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A483E" w14:textId="77777777" w:rsidR="00827D2B" w:rsidRPr="00AE257A" w:rsidRDefault="00827D2B" w:rsidP="00827D2B">
      <w:pPr>
        <w:spacing w:line="360" w:lineRule="auto"/>
        <w:ind w:rightChars="100" w:right="240" w:firstLineChars="200" w:firstLine="482"/>
        <w:jc w:val="center"/>
        <w:rPr>
          <w:rFonts w:ascii="Times New Roman" w:hAnsi="Times New Roman" w:cs="Times New Roman"/>
          <w:i/>
        </w:rPr>
      </w:pPr>
      <w:bookmarkStart w:id="0" w:name="OLE_LINK3"/>
      <w:bookmarkStart w:id="1" w:name="OLE_LINK4"/>
      <w:bookmarkStart w:id="2" w:name="_Hlk214012893"/>
      <w:r w:rsidRPr="00EB31DE">
        <w:rPr>
          <w:rFonts w:ascii="Times New Roman" w:hAnsi="Times New Roman" w:cs="Times New Roman"/>
          <w:b/>
          <w:bCs/>
        </w:rPr>
        <w:t xml:space="preserve">Trend- and </w:t>
      </w:r>
      <w:r>
        <w:rPr>
          <w:rFonts w:ascii="Times New Roman" w:hAnsi="Times New Roman" w:cs="Times New Roman" w:hint="eastAsia"/>
          <w:b/>
          <w:bCs/>
        </w:rPr>
        <w:t>Reference</w:t>
      </w:r>
      <w:r w:rsidRPr="00EB31DE">
        <w:rPr>
          <w:rFonts w:ascii="Times New Roman" w:hAnsi="Times New Roman" w:cs="Times New Roman"/>
          <w:b/>
          <w:bCs/>
        </w:rPr>
        <w:t>-Guided Hybrid Modeling of Temperature-Dependent Thermophysical Properties</w:t>
      </w:r>
      <w:r>
        <w:rPr>
          <w:rFonts w:ascii="Times New Roman" w:hAnsi="Times New Roman" w:cs="Times New Roman"/>
          <w:b/>
          <w:bCs/>
        </w:rPr>
        <w:br/>
      </w:r>
      <w:r>
        <w:rPr>
          <w:rFonts w:ascii="Times New Roman" w:hAnsi="Times New Roman" w:cs="Times New Roman" w:hint="eastAsia"/>
        </w:rPr>
        <w:t xml:space="preserve">Shuai Zhang </w:t>
      </w:r>
      <w:r w:rsidRPr="003E1A68">
        <w:rPr>
          <w:rFonts w:ascii="Times New Roman" w:hAnsi="Times New Roman" w:cs="Times New Roman" w:hint="eastAsia"/>
          <w:vertAlign w:val="superscript"/>
        </w:rPr>
        <w:t>a</w:t>
      </w:r>
      <w:r>
        <w:rPr>
          <w:rFonts w:ascii="Times New Roman" w:hAnsi="Times New Roman" w:cs="Times New Roman" w:hint="eastAsia"/>
        </w:rPr>
        <w:t xml:space="preserve">, </w:t>
      </w:r>
      <w:r w:rsidRPr="003E1A68">
        <w:rPr>
          <w:rFonts w:ascii="Times New Roman" w:hAnsi="Times New Roman" w:cs="Times New Roman" w:hint="eastAsia"/>
        </w:rPr>
        <w:t xml:space="preserve">Abdulelah S. </w:t>
      </w:r>
      <w:proofErr w:type="spellStart"/>
      <w:r w:rsidRPr="003E1A68">
        <w:rPr>
          <w:rFonts w:ascii="Times New Roman" w:hAnsi="Times New Roman" w:cs="Times New Roman" w:hint="eastAsia"/>
        </w:rPr>
        <w:t>Alshehrib</w:t>
      </w:r>
      <w:proofErr w:type="spellEnd"/>
      <w:r>
        <w:rPr>
          <w:rFonts w:ascii="Times New Roman" w:hAnsi="Times New Roman" w:cs="Times New Roman" w:hint="eastAsia"/>
        </w:rPr>
        <w:t xml:space="preserve"> </w:t>
      </w:r>
      <w:r w:rsidRPr="003E1A68">
        <w:rPr>
          <w:rFonts w:ascii="Times New Roman" w:hAnsi="Times New Roman" w:cs="Times New Roman" w:hint="eastAsia"/>
          <w:vertAlign w:val="superscript"/>
        </w:rPr>
        <w:t>b</w:t>
      </w:r>
      <w:r w:rsidRPr="003E1A68">
        <w:rPr>
          <w:rFonts w:ascii="Times New Roman" w:hAnsi="Times New Roman" w:cs="Times New Roman" w:hint="eastAsia"/>
        </w:rPr>
        <w:t xml:space="preserve">, Mansour S. </w:t>
      </w:r>
      <w:proofErr w:type="spellStart"/>
      <w:r w:rsidRPr="003E1A68">
        <w:rPr>
          <w:rFonts w:ascii="Times New Roman" w:hAnsi="Times New Roman" w:cs="Times New Roman" w:hint="eastAsia"/>
        </w:rPr>
        <w:t>Alhoshan</w:t>
      </w:r>
      <w:proofErr w:type="spellEnd"/>
      <w:r>
        <w:rPr>
          <w:rFonts w:ascii="Times New Roman" w:hAnsi="Times New Roman" w:cs="Times New Roman" w:hint="eastAsia"/>
        </w:rPr>
        <w:t xml:space="preserve"> </w:t>
      </w:r>
      <w:r w:rsidRPr="003E1A68">
        <w:rPr>
          <w:rFonts w:ascii="Times New Roman" w:hAnsi="Times New Roman" w:cs="Times New Roman" w:hint="eastAsia"/>
          <w:vertAlign w:val="superscript"/>
        </w:rPr>
        <w:t>b</w:t>
      </w:r>
      <w:bookmarkEnd w:id="0"/>
      <w:bookmarkEnd w:id="1"/>
      <w:r>
        <w:rPr>
          <w:rFonts w:ascii="Times New Roman" w:hAnsi="Times New Roman" w:cs="Times New Roman" w:hint="eastAsia"/>
        </w:rPr>
        <w:t>,</w:t>
      </w:r>
      <w:r w:rsidRPr="00873BB2">
        <w:rPr>
          <w:rFonts w:ascii="Times New Roman" w:hAnsi="Times New Roman" w:cs="Times New Roman"/>
        </w:rPr>
        <w:t xml:space="preserve"> Anjan Tula</w:t>
      </w:r>
      <w:r>
        <w:rPr>
          <w:rFonts w:ascii="Times New Roman" w:hAnsi="Times New Roman" w:cs="Times New Roman" w:hint="eastAsia"/>
        </w:rPr>
        <w:t xml:space="preserve"> </w:t>
      </w:r>
      <w:r w:rsidRPr="003E1A68">
        <w:rPr>
          <w:rFonts w:ascii="Times New Roman" w:hAnsi="Times New Roman" w:cs="Times New Roman" w:hint="eastAsia"/>
          <w:vertAlign w:val="superscript"/>
        </w:rPr>
        <w:t>a</w:t>
      </w:r>
      <w:r>
        <w:rPr>
          <w:rFonts w:ascii="Times New Roman" w:hAnsi="Times New Roman" w:cs="Times New Roman" w:hint="eastAsia"/>
          <w:vertAlign w:val="superscript"/>
        </w:rPr>
        <w:t>,</w:t>
      </w:r>
      <w:r w:rsidRPr="00873BB2">
        <w:rPr>
          <w:rStyle w:val="af0"/>
          <w:rFonts w:ascii="Times New Roman" w:hAnsi="Times New Roman" w:cs="Times New Roman"/>
        </w:rPr>
        <w:footnoteReference w:customMarkFollows="1" w:id="1"/>
        <w:sym w:font="Symbol" w:char="F02A"/>
      </w:r>
      <w:r>
        <w:rPr>
          <w:rFonts w:ascii="Times New Roman" w:hAnsi="Times New Roman" w:cs="Times New Roman"/>
        </w:rPr>
        <w:br/>
      </w:r>
      <w:r w:rsidRPr="003E1A68">
        <w:rPr>
          <w:rFonts w:ascii="Times New Roman" w:hAnsi="Times New Roman" w:cs="Times New Roman" w:hint="eastAsia"/>
          <w:i/>
          <w:vertAlign w:val="superscript"/>
        </w:rPr>
        <w:t>a</w:t>
      </w:r>
      <w:r>
        <w:rPr>
          <w:rFonts w:ascii="Times New Roman" w:hAnsi="Times New Roman" w:cs="Times New Roman" w:hint="eastAsia"/>
          <w:i/>
          <w:vertAlign w:val="superscript"/>
        </w:rPr>
        <w:t xml:space="preserve"> </w:t>
      </w:r>
      <w:r w:rsidRPr="00873BB2">
        <w:rPr>
          <w:rFonts w:ascii="Times New Roman" w:hAnsi="Times New Roman" w:cs="Times New Roman"/>
          <w:i/>
          <w:lang w:eastAsia="en-US"/>
        </w:rPr>
        <w:t>State Key Laboratory of Industrial Control Technology, College of Control Science and Engineering, Zhejiang University, Hangzhou 310027, China</w:t>
      </w:r>
      <w:r>
        <w:rPr>
          <w:rFonts w:ascii="Times New Roman" w:hAnsi="Times New Roman" w:cs="Times New Roman"/>
          <w:i/>
          <w:lang w:eastAsia="en-US"/>
        </w:rPr>
        <w:br/>
      </w:r>
      <w:r w:rsidRPr="003E1A68">
        <w:rPr>
          <w:rFonts w:ascii="Times New Roman" w:hAnsi="Times New Roman" w:cs="Times New Roman" w:hint="eastAsia"/>
          <w:i/>
          <w:vertAlign w:val="superscript"/>
        </w:rPr>
        <w:t>b</w:t>
      </w:r>
      <w:r>
        <w:rPr>
          <w:rFonts w:ascii="Times New Roman" w:hAnsi="Times New Roman" w:cs="Times New Roman" w:hint="eastAsia"/>
          <w:i/>
          <w:vertAlign w:val="superscript"/>
        </w:rPr>
        <w:t xml:space="preserve"> </w:t>
      </w:r>
      <w:r w:rsidRPr="003E1A68">
        <w:rPr>
          <w:rFonts w:ascii="Times New Roman" w:hAnsi="Times New Roman" w:cs="Times New Roman" w:hint="eastAsia"/>
          <w:i/>
        </w:rPr>
        <w:t>Chemical Engineering Department, College of Engineering, King Saud University, Riyadh 11421, KSA</w:t>
      </w:r>
      <w:r>
        <w:rPr>
          <w:rFonts w:ascii="Times New Roman" w:hAnsi="Times New Roman" w:cs="Times New Roman"/>
          <w:i/>
        </w:rPr>
        <w:br/>
      </w:r>
      <w:r>
        <w:rPr>
          <w:rFonts w:ascii="Times New Roman" w:hAnsi="Times New Roman" w:cs="Times New Roman"/>
          <w:i/>
        </w:rPr>
        <w:br/>
      </w:r>
      <w:r w:rsidRPr="00652DBF">
        <w:rPr>
          <w:rFonts w:ascii="Times New Roman" w:hAnsi="Times New Roman" w:cs="Times New Roman" w:hint="eastAsia"/>
          <w:iCs/>
        </w:rPr>
        <w:t>ABSTRACT</w:t>
      </w:r>
    </w:p>
    <w:p w14:paraId="3F1245C5" w14:textId="77777777" w:rsidR="00827D2B" w:rsidRDefault="00827D2B" w:rsidP="00827D2B">
      <w:pPr>
        <w:jc w:val="both"/>
        <w:rPr>
          <w:rFonts w:ascii="Times New Roman" w:hAnsi="Times New Roman" w:cs="Times New Roman"/>
          <w:szCs w:val="22"/>
        </w:rPr>
      </w:pPr>
      <w:r w:rsidRPr="00E75BAF">
        <w:rPr>
          <w:rFonts w:ascii="Times New Roman" w:hAnsi="Times New Roman" w:cs="Times New Roman"/>
          <w:szCs w:val="22"/>
        </w:rPr>
        <w:t>Temperature-dependent physicochemical property data are fundamental for process simulation, optimization, and sustainable molecular and product design. However, a critical data gap exists, with experimentally measured properties available for only a minuscule fraction of known chemicals, making their experimental determination resource-intensive and necessitating reliance on inefficient empirical methods. Furthermore, while numerous models predict single-point properties at fixed temperatures, accurately capturing continuous temperature-dependent behavior remains a significant challenge, as conventional approaches often neglect intermediate variations, leading to poor extrapolation. To address these limitations, we propose a mechanism-guided hybrid modeling framework that embeds physical knowledge into data-driven models. This framework integrates two complementary strategies: Strategy I corrects trend inconsistencies by constructing a temperature-dependent representation from multiple single-point predictors, incorporating both molecular descriptors and slope information, while Strategy II eliminates systematic bias by establishing a baseline function anchored by a high-accuracy single-point prediction and subsequently learning the residual deviations. Evaluation across ten thermophysical properties demonstrates the framework's effectiveness, with Strategy I reducing the mean squared error (MSE) by 19% for traditional QSPR models, approximately 20% for explicit regression models, and 36% for black-box machine learning models. Strategy II alone achieved a 47% MSE reduction for the machine learning models. This study confirms that embedding trend and slope-based mechanistic constraints enables physically consistent, bias-corrected, and accurate prediction of temperature-dependent properties, providing a scalable path to bridge the experimental data gap and accelerate computer-aided process engineering and molecular design.</w:t>
      </w:r>
    </w:p>
    <w:p w14:paraId="3B0B68D7" w14:textId="77777777" w:rsidR="00827D2B" w:rsidRPr="00F37E69" w:rsidRDefault="00827D2B" w:rsidP="00827D2B">
      <w:pPr>
        <w:jc w:val="both"/>
        <w:rPr>
          <w:rFonts w:ascii="Times New Roman" w:hAnsi="Times New Roman" w:cs="Times New Roman"/>
          <w:szCs w:val="22"/>
        </w:rPr>
      </w:pPr>
      <w:r w:rsidRPr="00F37E69">
        <w:rPr>
          <w:rFonts w:ascii="Times New Roman" w:hAnsi="Times New Roman" w:cs="Times New Roman"/>
          <w:b/>
          <w:bCs/>
          <w:szCs w:val="22"/>
        </w:rPr>
        <w:t>Keywords:</w:t>
      </w:r>
      <w:r w:rsidRPr="00F37E69">
        <w:rPr>
          <w:rFonts w:ascii="Times New Roman" w:hAnsi="Times New Roman" w:cs="Times New Roman"/>
          <w:szCs w:val="22"/>
        </w:rPr>
        <w:t xml:space="preserve"> Temperature-dependent property prediction; Hybrid modeling; Mechanistic constraints; Machine learning; Slope-based correction; Bias correction</w:t>
      </w:r>
    </w:p>
    <w:p w14:paraId="3FC1C484" w14:textId="77777777" w:rsidR="00827D2B" w:rsidRPr="00973CCD" w:rsidRDefault="00827D2B" w:rsidP="00827D2B">
      <w:pPr>
        <w:ind w:firstLineChars="200" w:firstLine="480"/>
        <w:jc w:val="both"/>
        <w:rPr>
          <w:rFonts w:ascii="Times New Roman" w:hAnsi="Times New Roman" w:cs="Times New Roman"/>
          <w:szCs w:val="22"/>
        </w:rPr>
      </w:pPr>
    </w:p>
    <w:p w14:paraId="079CCF94" w14:textId="7AD38DF7" w:rsidR="00827D2B" w:rsidRPr="00F666FE" w:rsidRDefault="00827D2B" w:rsidP="00827D2B">
      <w:pPr>
        <w:pStyle w:val="a9"/>
        <w:numPr>
          <w:ilvl w:val="0"/>
          <w:numId w:val="1"/>
        </w:numPr>
        <w:ind w:left="0" w:firstLineChars="200" w:firstLine="562"/>
        <w:jc w:val="both"/>
        <w:rPr>
          <w:rFonts w:ascii="Times New Roman" w:hAnsi="Times New Roman" w:cs="Times New Roman"/>
          <w:color w:val="EE0000"/>
          <w:sz w:val="28"/>
          <w:szCs w:val="28"/>
          <w14:ligatures w14:val="none"/>
        </w:rPr>
      </w:pPr>
      <w:r w:rsidRPr="00653548">
        <w:rPr>
          <w:rFonts w:ascii="Times New Roman" w:eastAsia="宋体" w:hAnsi="Times New Roman" w:cs="Times New Roman" w:hint="eastAsia"/>
          <w:b/>
          <w:bCs/>
          <w:kern w:val="0"/>
          <w:sz w:val="28"/>
          <w:szCs w:val="28"/>
          <w14:ligatures w14:val="none"/>
        </w:rPr>
        <w:lastRenderedPageBreak/>
        <w:t xml:space="preserve">Introduction </w:t>
      </w:r>
      <w:r>
        <w:rPr>
          <w:rFonts w:ascii="Times New Roman" w:hAnsi="Times New Roman" w:cs="Times New Roman"/>
          <w:sz w:val="28"/>
          <w:szCs w:val="28"/>
          <w14:ligatures w14:val="none"/>
        </w:rPr>
        <w:br/>
      </w:r>
      <w:r>
        <w:rPr>
          <w:rFonts w:ascii="Times New Roman" w:hAnsi="Times New Roman" w:cs="Times New Roman" w:hint="eastAsia"/>
          <w:sz w:val="28"/>
          <w:szCs w:val="28"/>
          <w14:ligatures w14:val="none"/>
        </w:rPr>
        <w:t xml:space="preserve">   </w:t>
      </w:r>
      <w:r w:rsidRPr="005D65EB">
        <w:rPr>
          <w:rFonts w:ascii="Times New Roman" w:hAnsi="Times New Roman" w:cs="Times New Roman" w:hint="eastAsia"/>
          <w:sz w:val="28"/>
          <w:szCs w:val="28"/>
          <w14:ligatures w14:val="none"/>
        </w:rPr>
        <w:t xml:space="preserve">The application value of organic compounds is rooted in their observable and measurable properties, which can be systematically categorized </w:t>
      </w:r>
      <w:proofErr w:type="gramStart"/>
      <w:r w:rsidRPr="005D65EB">
        <w:rPr>
          <w:rFonts w:ascii="Times New Roman" w:hAnsi="Times New Roman" w:cs="Times New Roman" w:hint="eastAsia"/>
          <w:sz w:val="28"/>
          <w:szCs w:val="28"/>
          <w14:ligatures w14:val="none"/>
        </w:rPr>
        <w:t xml:space="preserve">into </w:t>
      </w:r>
      <w:r w:rsidR="008C0BB7">
        <w:rPr>
          <w:rFonts w:ascii="Times New Roman" w:hAnsi="Times New Roman" w:cs="Times New Roman" w:hint="eastAsia"/>
          <w:sz w:val="28"/>
          <w:szCs w:val="28"/>
          <w14:ligatures w14:val="none"/>
        </w:rPr>
        <w:t xml:space="preserve"> </w:t>
      </w:r>
      <w:r w:rsidRPr="005D65EB">
        <w:rPr>
          <w:rFonts w:ascii="Times New Roman" w:hAnsi="Times New Roman" w:cs="Times New Roman" w:hint="eastAsia"/>
          <w:sz w:val="28"/>
          <w:szCs w:val="28"/>
          <w14:ligatures w14:val="none"/>
        </w:rPr>
        <w:t>two</w:t>
      </w:r>
      <w:proofErr w:type="gramEnd"/>
      <w:r w:rsidRPr="005D65EB">
        <w:rPr>
          <w:rFonts w:ascii="Times New Roman" w:hAnsi="Times New Roman" w:cs="Times New Roman" w:hint="eastAsia"/>
          <w:sz w:val="28"/>
          <w:szCs w:val="28"/>
          <w14:ligatures w14:val="none"/>
        </w:rPr>
        <w:t xml:space="preserve"> primary classes: physical properties and chemical properties. Physical properties are attributes that can be determined without altering the chemical composition of the substance, such as melting point, boiling point, solubility, density, and refractive index. These parameters are fundamental for identifying purity and designing separation processes, with standard data often compiled in authoritative references like the CRC Handbook of Chemistry and </w:t>
      </w:r>
      <w:proofErr w:type="gramStart"/>
      <w:r w:rsidRPr="005D65EB">
        <w:rPr>
          <w:rFonts w:ascii="Times New Roman" w:hAnsi="Times New Roman" w:cs="Times New Roman" w:hint="eastAsia"/>
          <w:sz w:val="28"/>
          <w:szCs w:val="28"/>
          <w14:ligatures w14:val="none"/>
        </w:rPr>
        <w:t>Physics[</w:t>
      </w:r>
      <w:proofErr w:type="gramEnd"/>
      <w:r w:rsidRPr="005D65EB">
        <w:rPr>
          <w:rFonts w:ascii="Times New Roman" w:hAnsi="Times New Roman" w:cs="Times New Roman" w:hint="eastAsia"/>
          <w:sz w:val="28"/>
          <w:szCs w:val="28"/>
          <w14:ligatures w14:val="none"/>
        </w:rPr>
        <w:t xml:space="preserve">1]. Conversely, chemical properties describe the behavior of a substance during chemical transformations, encompassing acidity/basicity, reactivity, redox stability, and the characteristic transformations of functional groups, with their underlying principles and mechanisms deeply elaborated in seminal texts such as March's Advanced Organic </w:t>
      </w:r>
      <w:proofErr w:type="gramStart"/>
      <w:r w:rsidRPr="005D65EB">
        <w:rPr>
          <w:rFonts w:ascii="Times New Roman" w:hAnsi="Times New Roman" w:cs="Times New Roman" w:hint="eastAsia"/>
          <w:sz w:val="28"/>
          <w:szCs w:val="28"/>
          <w14:ligatures w14:val="none"/>
        </w:rPr>
        <w:t>Chemistry[</w:t>
      </w:r>
      <w:proofErr w:type="gramEnd"/>
      <w:r w:rsidRPr="005D65EB">
        <w:rPr>
          <w:rFonts w:ascii="Times New Roman" w:hAnsi="Times New Roman" w:cs="Times New Roman" w:hint="eastAsia"/>
          <w:sz w:val="28"/>
          <w:szCs w:val="28"/>
          <w14:ligatures w14:val="none"/>
        </w:rPr>
        <w:t>2</w:t>
      </w:r>
      <w:proofErr w:type="gramStart"/>
      <w:r w:rsidRPr="005D65EB">
        <w:rPr>
          <w:rFonts w:ascii="Times New Roman" w:hAnsi="Times New Roman" w:cs="Times New Roman" w:hint="eastAsia"/>
          <w:sz w:val="28"/>
          <w:szCs w:val="28"/>
          <w14:ligatures w14:val="none"/>
        </w:rPr>
        <w:t>].</w:t>
      </w:r>
      <w:r w:rsidRPr="00176563">
        <w:rPr>
          <w:rFonts w:ascii="Times New Roman" w:hAnsi="Times New Roman" w:cs="Times New Roman" w:hint="eastAsia"/>
          <w:sz w:val="28"/>
          <w:szCs w:val="28"/>
          <w14:ligatures w14:val="none"/>
        </w:rPr>
        <w:t>These</w:t>
      </w:r>
      <w:proofErr w:type="gramEnd"/>
      <w:r w:rsidRPr="00176563">
        <w:rPr>
          <w:rFonts w:ascii="Times New Roman" w:hAnsi="Times New Roman" w:cs="Times New Roman" w:hint="eastAsia"/>
          <w:sz w:val="28"/>
          <w:szCs w:val="28"/>
          <w14:ligatures w14:val="none"/>
        </w:rPr>
        <w:t xml:space="preserve"> two classes of properties collectively form the cornerstone of functional applications for organic compounds. </w:t>
      </w:r>
      <w:r>
        <w:rPr>
          <w:rFonts w:ascii="Times New Roman" w:hAnsi="Times New Roman" w:cs="Times New Roman" w:hint="eastAsia"/>
          <w:sz w:val="28"/>
          <w:szCs w:val="28"/>
          <w14:ligatures w14:val="none"/>
        </w:rPr>
        <w:t>For example, t</w:t>
      </w:r>
      <w:r w:rsidRPr="00176563">
        <w:rPr>
          <w:rFonts w:ascii="Times New Roman" w:hAnsi="Times New Roman" w:cs="Times New Roman" w:hint="eastAsia"/>
          <w:sz w:val="28"/>
          <w:szCs w:val="28"/>
          <w14:ligatures w14:val="none"/>
        </w:rPr>
        <w:t xml:space="preserve">he </w:t>
      </w:r>
      <w:proofErr w:type="gramStart"/>
      <w:r w:rsidRPr="00176563">
        <w:rPr>
          <w:rFonts w:ascii="Times New Roman" w:hAnsi="Times New Roman" w:cs="Times New Roman" w:hint="eastAsia"/>
          <w:sz w:val="28"/>
          <w:szCs w:val="28"/>
          <w14:ligatures w14:val="none"/>
        </w:rPr>
        <w:t>volatility  and</w:t>
      </w:r>
      <w:proofErr w:type="gramEnd"/>
      <w:r w:rsidRPr="00176563">
        <w:rPr>
          <w:rFonts w:ascii="Times New Roman" w:hAnsi="Times New Roman" w:cs="Times New Roman" w:hint="eastAsia"/>
          <w:sz w:val="28"/>
          <w:szCs w:val="28"/>
          <w14:ligatures w14:val="none"/>
        </w:rPr>
        <w:t xml:space="preserve"> chemical inertness</w:t>
      </w:r>
      <w:r>
        <w:rPr>
          <w:rFonts w:ascii="Times New Roman" w:hAnsi="Times New Roman" w:cs="Times New Roman" w:hint="eastAsia"/>
          <w:sz w:val="28"/>
          <w:szCs w:val="28"/>
          <w14:ligatures w14:val="none"/>
        </w:rPr>
        <w:t xml:space="preserve"> </w:t>
      </w:r>
      <w:r w:rsidRPr="00176563">
        <w:rPr>
          <w:rFonts w:ascii="Times New Roman" w:hAnsi="Times New Roman" w:cs="Times New Roman" w:hint="eastAsia"/>
          <w:sz w:val="28"/>
          <w:szCs w:val="28"/>
          <w14:ligatures w14:val="none"/>
        </w:rPr>
        <w:t xml:space="preserve">of a solvent make it an ideal reaction medium, while its purification relies on a profound understanding of its physical </w:t>
      </w:r>
      <w:proofErr w:type="gramStart"/>
      <w:r w:rsidRPr="00176563">
        <w:rPr>
          <w:rFonts w:ascii="Times New Roman" w:hAnsi="Times New Roman" w:cs="Times New Roman" w:hint="eastAsia"/>
          <w:sz w:val="28"/>
          <w:szCs w:val="28"/>
          <w14:ligatures w14:val="none"/>
        </w:rPr>
        <w:t>characteristics[</w:t>
      </w:r>
      <w:proofErr w:type="gramEnd"/>
      <w:r w:rsidRPr="00176563">
        <w:rPr>
          <w:rFonts w:ascii="Times New Roman" w:hAnsi="Times New Roman" w:cs="Times New Roman" w:hint="eastAsia"/>
          <w:sz w:val="28"/>
          <w:szCs w:val="28"/>
          <w14:ligatures w14:val="none"/>
        </w:rPr>
        <w:t xml:space="preserve">3]. In pharmaceuticals, a drug's aqueous solubility and its metabolic reactivity within the body jointly determine its efficacy and safety, a core principle in rational drug </w:t>
      </w:r>
      <w:proofErr w:type="gramStart"/>
      <w:r w:rsidRPr="00176563">
        <w:rPr>
          <w:rFonts w:ascii="Times New Roman" w:hAnsi="Times New Roman" w:cs="Times New Roman" w:hint="eastAsia"/>
          <w:sz w:val="28"/>
          <w:szCs w:val="28"/>
          <w14:ligatures w14:val="none"/>
        </w:rPr>
        <w:t>design[</w:t>
      </w:r>
      <w:proofErr w:type="gramEnd"/>
      <w:r w:rsidRPr="00176563">
        <w:rPr>
          <w:rFonts w:ascii="Times New Roman" w:hAnsi="Times New Roman" w:cs="Times New Roman" w:hint="eastAsia"/>
          <w:sz w:val="28"/>
          <w:szCs w:val="28"/>
          <w14:ligatures w14:val="none"/>
        </w:rPr>
        <w:t xml:space="preserve">4]. The mechanical strength of a polymeric </w:t>
      </w:r>
      <w:proofErr w:type="gramStart"/>
      <w:r w:rsidRPr="00176563">
        <w:rPr>
          <w:rFonts w:ascii="Times New Roman" w:hAnsi="Times New Roman" w:cs="Times New Roman" w:hint="eastAsia"/>
          <w:sz w:val="28"/>
          <w:szCs w:val="28"/>
          <w14:ligatures w14:val="none"/>
        </w:rPr>
        <w:t xml:space="preserve">material  </w:t>
      </w:r>
      <w:r w:rsidRPr="00176563">
        <w:rPr>
          <w:rFonts w:ascii="Times New Roman" w:hAnsi="Times New Roman" w:cs="Times New Roman" w:hint="eastAsia"/>
          <w:sz w:val="28"/>
          <w:szCs w:val="28"/>
          <w14:ligatures w14:val="none"/>
        </w:rPr>
        <w:lastRenderedPageBreak/>
        <w:t>directly</w:t>
      </w:r>
      <w:proofErr w:type="gramEnd"/>
      <w:r w:rsidRPr="00176563">
        <w:rPr>
          <w:rFonts w:ascii="Times New Roman" w:hAnsi="Times New Roman" w:cs="Times New Roman" w:hint="eastAsia"/>
          <w:sz w:val="28"/>
          <w:szCs w:val="28"/>
          <w14:ligatures w14:val="none"/>
        </w:rPr>
        <w:t xml:space="preserve"> originates from the polymerization capability of its </w:t>
      </w:r>
      <w:proofErr w:type="gramStart"/>
      <w:r w:rsidRPr="00176563">
        <w:rPr>
          <w:rFonts w:ascii="Times New Roman" w:hAnsi="Times New Roman" w:cs="Times New Roman" w:hint="eastAsia"/>
          <w:sz w:val="28"/>
          <w:szCs w:val="28"/>
          <w14:ligatures w14:val="none"/>
        </w:rPr>
        <w:t>monomers[</w:t>
      </w:r>
      <w:proofErr w:type="gramEnd"/>
      <w:r w:rsidRPr="00176563">
        <w:rPr>
          <w:rFonts w:ascii="Times New Roman" w:hAnsi="Times New Roman" w:cs="Times New Roman" w:hint="eastAsia"/>
          <w:sz w:val="28"/>
          <w:szCs w:val="28"/>
          <w14:ligatures w14:val="none"/>
        </w:rPr>
        <w:t xml:space="preserve">5]. Similarly, the optoelectronic function of conjugated organic </w:t>
      </w:r>
      <w:proofErr w:type="gramStart"/>
      <w:r w:rsidRPr="00176563">
        <w:rPr>
          <w:rFonts w:ascii="Times New Roman" w:hAnsi="Times New Roman" w:cs="Times New Roman" w:hint="eastAsia"/>
          <w:sz w:val="28"/>
          <w:szCs w:val="28"/>
          <w14:ligatures w14:val="none"/>
        </w:rPr>
        <w:t>molecules  is</w:t>
      </w:r>
      <w:proofErr w:type="gramEnd"/>
      <w:r w:rsidRPr="00176563">
        <w:rPr>
          <w:rFonts w:ascii="Times New Roman" w:hAnsi="Times New Roman" w:cs="Times New Roman" w:hint="eastAsia"/>
          <w:sz w:val="28"/>
          <w:szCs w:val="28"/>
          <w14:ligatures w14:val="none"/>
        </w:rPr>
        <w:t xml:space="preserve"> dictated by their specific electronic </w:t>
      </w:r>
      <w:proofErr w:type="gramStart"/>
      <w:r w:rsidRPr="00176563">
        <w:rPr>
          <w:rFonts w:ascii="Times New Roman" w:hAnsi="Times New Roman" w:cs="Times New Roman" w:hint="eastAsia"/>
          <w:sz w:val="28"/>
          <w:szCs w:val="28"/>
          <w14:ligatures w14:val="none"/>
        </w:rPr>
        <w:t>structures[</w:t>
      </w:r>
      <w:proofErr w:type="gramEnd"/>
      <w:r w:rsidRPr="00176563">
        <w:rPr>
          <w:rFonts w:ascii="Times New Roman" w:hAnsi="Times New Roman" w:cs="Times New Roman" w:hint="eastAsia"/>
          <w:sz w:val="28"/>
          <w:szCs w:val="28"/>
          <w14:ligatures w14:val="none"/>
        </w:rPr>
        <w:t>6].</w:t>
      </w:r>
      <w:r w:rsidRPr="001E189E">
        <w:rPr>
          <w:rFonts w:ascii="Segoe UI" w:hAnsi="Segoe UI" w:cs="Segoe UI"/>
          <w:color w:val="0F1115"/>
          <w:shd w:val="clear" w:color="auto" w:fill="FFFFFF"/>
        </w:rPr>
        <w:t xml:space="preserve"> </w:t>
      </w:r>
      <w:r w:rsidRPr="001E189E">
        <w:rPr>
          <w:rFonts w:ascii="Times New Roman" w:hAnsi="Times New Roman" w:cs="Times New Roman"/>
          <w:sz w:val="28"/>
          <w:szCs w:val="28"/>
          <w14:ligatures w14:val="none"/>
        </w:rPr>
        <w:t>Therefore, the physical and chemical properties of organic compounds act as the critical bridge between molecular structure and macroscopic function</w:t>
      </w:r>
      <w:r w:rsidRPr="001E189E">
        <w:rPr>
          <w:rFonts w:ascii="Times New Roman" w:hAnsi="Times New Roman" w:cs="Times New Roman" w:hint="eastAsia"/>
          <w:sz w:val="28"/>
          <w:szCs w:val="28"/>
          <w14:ligatures w14:val="none"/>
        </w:rPr>
        <w:t xml:space="preserve">. </w:t>
      </w:r>
    </w:p>
    <w:p w14:paraId="25D40927" w14:textId="77777777" w:rsidR="00827D2B" w:rsidRDefault="00827D2B" w:rsidP="00827D2B">
      <w:pPr>
        <w:ind w:firstLineChars="200" w:firstLine="560"/>
        <w:jc w:val="both"/>
        <w:rPr>
          <w:rFonts w:ascii="Times New Roman" w:hAnsi="Times New Roman" w:cs="Times New Roman"/>
          <w:sz w:val="28"/>
          <w:szCs w:val="28"/>
        </w:rPr>
      </w:pPr>
      <w:r w:rsidRPr="00EB49F5">
        <w:rPr>
          <w:rFonts w:ascii="Times New Roman" w:hAnsi="Times New Roman" w:cs="Times New Roman" w:hint="eastAsia"/>
          <w:sz w:val="28"/>
          <w:szCs w:val="28"/>
        </w:rPr>
        <w:t>Among these, the physical properties</w:t>
      </w:r>
      <w:r w:rsidRPr="00EB49F5">
        <w:rPr>
          <w:rFonts w:ascii="Times New Roman" w:hAnsi="Times New Roman" w:cs="Times New Roman" w:hint="eastAsia"/>
          <w:sz w:val="28"/>
          <w:szCs w:val="28"/>
        </w:rPr>
        <w:t>—</w:t>
      </w:r>
      <w:r w:rsidRPr="00EB49F5">
        <w:rPr>
          <w:rFonts w:ascii="Times New Roman" w:hAnsi="Times New Roman" w:cs="Times New Roman" w:hint="eastAsia"/>
          <w:sz w:val="28"/>
          <w:szCs w:val="28"/>
        </w:rPr>
        <w:t>particularly those relevant to energy and phase behavior</w:t>
      </w:r>
      <w:r w:rsidRPr="00EB49F5">
        <w:rPr>
          <w:rFonts w:ascii="Times New Roman" w:hAnsi="Times New Roman" w:cs="Times New Roman" w:hint="eastAsia"/>
          <w:sz w:val="28"/>
          <w:szCs w:val="28"/>
        </w:rPr>
        <w:t>—</w:t>
      </w:r>
      <w:r w:rsidRPr="00EB49F5">
        <w:rPr>
          <w:rFonts w:ascii="Times New Roman" w:hAnsi="Times New Roman" w:cs="Times New Roman" w:hint="eastAsia"/>
          <w:sz w:val="28"/>
          <w:szCs w:val="28"/>
        </w:rPr>
        <w:t xml:space="preserve">are paramount for process design and optimization. </w:t>
      </w:r>
      <w:r w:rsidRPr="00CA0046">
        <w:rPr>
          <w:rFonts w:ascii="Times New Roman" w:hAnsi="Times New Roman" w:cs="Times New Roman" w:hint="eastAsia"/>
          <w:sz w:val="28"/>
          <w:szCs w:val="28"/>
        </w:rPr>
        <w:t>From a thermodynamic standpoint, the physical properties of organic compounds can be fundamentally classified into two distinct categories based on their relationship with temperature: Single-point properties and Temperature-dependent properties.</w:t>
      </w:r>
      <w:r>
        <w:rPr>
          <w:rFonts w:ascii="Times New Roman" w:hAnsi="Times New Roman" w:cs="Times New Roman" w:hint="eastAsia"/>
          <w:sz w:val="28"/>
          <w:szCs w:val="28"/>
        </w:rPr>
        <w:t xml:space="preserve"> </w:t>
      </w:r>
      <w:r w:rsidRPr="00CB24BB">
        <w:rPr>
          <w:rFonts w:ascii="Times New Roman" w:hAnsi="Times New Roman" w:cs="Times New Roman"/>
          <w:sz w:val="28"/>
          <w:szCs w:val="28"/>
        </w:rPr>
        <w:t>Single-point properties are a class of characteristic constants for a substance. Common examples are the critical pressure, standard enthalpy of formation, and normal boiling point. These properties provide a definitive fingerprint that is fundamental to a material's identity.</w:t>
      </w:r>
      <w:r>
        <w:rPr>
          <w:rFonts w:ascii="Times New Roman" w:hAnsi="Times New Roman" w:cs="Times New Roman"/>
          <w:sz w:val="28"/>
          <w:szCs w:val="28"/>
        </w:rPr>
        <w:t xml:space="preserve"> </w:t>
      </w:r>
      <w:r w:rsidRPr="00CA0046">
        <w:rPr>
          <w:rFonts w:ascii="Times New Roman" w:hAnsi="Times New Roman" w:cs="Times New Roman" w:hint="eastAsia"/>
          <w:sz w:val="28"/>
          <w:szCs w:val="28"/>
        </w:rPr>
        <w:t xml:space="preserve">In contrast, Temperature-dependent properties are those whose values intrinsically vary with thermal conditions. </w:t>
      </w:r>
      <w:r w:rsidRPr="00CB24BB">
        <w:rPr>
          <w:rFonts w:ascii="Times New Roman" w:hAnsi="Times New Roman" w:cs="Times New Roman"/>
          <w:sz w:val="28"/>
          <w:szCs w:val="28"/>
        </w:rPr>
        <w:t>Their values are meaningful only when associated with a specific temperature.</w:t>
      </w:r>
      <w:r w:rsidRPr="00CA0046">
        <w:rPr>
          <w:rFonts w:ascii="Times New Roman" w:hAnsi="Times New Roman" w:cs="Times New Roman" w:hint="eastAsia"/>
          <w:sz w:val="28"/>
          <w:szCs w:val="28"/>
        </w:rPr>
        <w:t xml:space="preserve"> Primary examples are </w:t>
      </w:r>
      <w:proofErr w:type="gramStart"/>
      <w:r w:rsidRPr="00CA0046">
        <w:rPr>
          <w:rFonts w:ascii="Times New Roman" w:hAnsi="Times New Roman" w:cs="Times New Roman" w:hint="eastAsia"/>
          <w:sz w:val="28"/>
          <w:szCs w:val="28"/>
        </w:rPr>
        <w:t>heat</w:t>
      </w:r>
      <w:proofErr w:type="gramEnd"/>
      <w:r w:rsidRPr="00CA0046">
        <w:rPr>
          <w:rFonts w:ascii="Times New Roman" w:hAnsi="Times New Roman" w:cs="Times New Roman" w:hint="eastAsia"/>
          <w:sz w:val="28"/>
          <w:szCs w:val="28"/>
        </w:rPr>
        <w:t xml:space="preserve"> capacity, which quantifies a substance's energy storage ability, and vapor pressure, which defines its phase equilibrium behavior. These properties are inherently dynamic and must be considered across a temperature range to fully characterize a substance's behavior. This </w:t>
      </w:r>
      <w:r w:rsidRPr="00CA0046">
        <w:rPr>
          <w:rFonts w:ascii="Times New Roman" w:hAnsi="Times New Roman" w:cs="Times New Roman" w:hint="eastAsia"/>
          <w:sz w:val="28"/>
          <w:szCs w:val="28"/>
        </w:rPr>
        <w:lastRenderedPageBreak/>
        <w:t>fundamental distinction is critical for the accurate application of physical properties in both analysis and design.</w:t>
      </w:r>
    </w:p>
    <w:p w14:paraId="526FF356" w14:textId="77777777" w:rsidR="00827D2B" w:rsidRPr="00A9264A" w:rsidRDefault="00827D2B" w:rsidP="00827D2B">
      <w:pPr>
        <w:ind w:firstLineChars="200" w:firstLine="560"/>
        <w:jc w:val="both"/>
        <w:rPr>
          <w:rFonts w:ascii="Times New Roman" w:hAnsi="Times New Roman" w:cs="Times New Roman"/>
          <w:sz w:val="28"/>
          <w:szCs w:val="28"/>
        </w:rPr>
      </w:pPr>
      <w:r w:rsidRPr="00A9264A">
        <w:rPr>
          <w:rFonts w:ascii="Times New Roman" w:hAnsi="Times New Roman" w:cs="Times New Roman"/>
          <w:sz w:val="28"/>
          <w:szCs w:val="28"/>
        </w:rPr>
        <w:t xml:space="preserve">The </w:t>
      </w:r>
      <w:r w:rsidRPr="00CB24BB">
        <w:rPr>
          <w:rFonts w:ascii="Times New Roman" w:hAnsi="Times New Roman" w:cs="Times New Roman"/>
          <w:sz w:val="28"/>
          <w:szCs w:val="28"/>
        </w:rPr>
        <w:t xml:space="preserve">obtaining </w:t>
      </w:r>
      <w:r w:rsidRPr="00A9264A">
        <w:rPr>
          <w:rFonts w:ascii="Times New Roman" w:hAnsi="Times New Roman" w:cs="Times New Roman"/>
          <w:sz w:val="28"/>
          <w:szCs w:val="28"/>
        </w:rPr>
        <w:t>of these properties, however, presents a formidable challenge. Practitioners generally rely on three approaches: </w:t>
      </w:r>
      <w:r w:rsidRPr="003D05E8">
        <w:rPr>
          <w:rFonts w:ascii="Times New Roman" w:hAnsi="Times New Roman" w:cs="Times New Roman"/>
          <w:sz w:val="28"/>
          <w:szCs w:val="28"/>
        </w:rPr>
        <w:t>(</w:t>
      </w:r>
      <w:proofErr w:type="spellStart"/>
      <w:r w:rsidRPr="003D05E8">
        <w:rPr>
          <w:rFonts w:ascii="Times New Roman" w:hAnsi="Times New Roman" w:cs="Times New Roman"/>
          <w:sz w:val="28"/>
          <w:szCs w:val="28"/>
        </w:rPr>
        <w:t>i</w:t>
      </w:r>
      <w:proofErr w:type="spellEnd"/>
      <w:r w:rsidRPr="003D05E8">
        <w:rPr>
          <w:rFonts w:ascii="Times New Roman" w:hAnsi="Times New Roman" w:cs="Times New Roman"/>
          <w:sz w:val="28"/>
          <w:szCs w:val="28"/>
        </w:rPr>
        <w:t>)</w:t>
      </w:r>
      <w:r w:rsidRPr="00A9264A">
        <w:rPr>
          <w:rFonts w:ascii="Times New Roman" w:hAnsi="Times New Roman" w:cs="Times New Roman"/>
          <w:sz w:val="28"/>
          <w:szCs w:val="28"/>
        </w:rPr>
        <w:t> retrieving data from established databases; </w:t>
      </w:r>
      <w:r w:rsidRPr="003D05E8">
        <w:rPr>
          <w:rFonts w:ascii="Times New Roman" w:hAnsi="Times New Roman" w:cs="Times New Roman"/>
          <w:sz w:val="28"/>
          <w:szCs w:val="28"/>
        </w:rPr>
        <w:t>(ii)</w:t>
      </w:r>
      <w:r w:rsidRPr="00A9264A">
        <w:rPr>
          <w:rFonts w:ascii="Times New Roman" w:hAnsi="Times New Roman" w:cs="Times New Roman"/>
          <w:sz w:val="28"/>
          <w:szCs w:val="28"/>
        </w:rPr>
        <w:t> performing new laboratory measurements; and </w:t>
      </w:r>
      <w:r w:rsidRPr="003D05E8">
        <w:rPr>
          <w:rFonts w:ascii="Times New Roman" w:hAnsi="Times New Roman" w:cs="Times New Roman"/>
          <w:sz w:val="28"/>
          <w:szCs w:val="28"/>
        </w:rPr>
        <w:t>(iii)</w:t>
      </w:r>
      <w:r w:rsidRPr="00A9264A">
        <w:rPr>
          <w:rFonts w:ascii="Times New Roman" w:hAnsi="Times New Roman" w:cs="Times New Roman"/>
          <w:sz w:val="28"/>
          <w:szCs w:val="28"/>
        </w:rPr>
        <w:t xml:space="preserve"> employing property prediction models. Each of these methods faces significant limitations. The primary constraint of database retrieval is the severe scarcity of available data. This is </w:t>
      </w:r>
      <w:r w:rsidRPr="007C1748">
        <w:rPr>
          <w:rFonts w:ascii="Times New Roman" w:hAnsi="Times New Roman" w:cs="Times New Roman"/>
          <w:sz w:val="28"/>
          <w:szCs w:val="28"/>
        </w:rPr>
        <w:t xml:space="preserve">clearly </w:t>
      </w:r>
      <w:r w:rsidRPr="00A9264A">
        <w:rPr>
          <w:rFonts w:ascii="Times New Roman" w:hAnsi="Times New Roman" w:cs="Times New Roman"/>
          <w:sz w:val="28"/>
          <w:szCs w:val="28"/>
        </w:rPr>
        <w:t>illustrated by the disparity between large molecular registries and curated handbooks: while PubChem lists over 100 million compounds, the authoritative </w:t>
      </w:r>
      <w:r w:rsidRPr="003D05E8">
        <w:rPr>
          <w:rFonts w:ascii="Times New Roman" w:hAnsi="Times New Roman" w:cs="Times New Roman"/>
          <w:sz w:val="28"/>
          <w:szCs w:val="28"/>
        </w:rPr>
        <w:t>CRC Handbook of Chemistry and Physics</w:t>
      </w:r>
      <w:r w:rsidRPr="00A9264A">
        <w:rPr>
          <w:rFonts w:ascii="Times New Roman" w:hAnsi="Times New Roman" w:cs="Times New Roman"/>
          <w:sz w:val="28"/>
          <w:szCs w:val="28"/>
        </w:rPr>
        <w:t> contains single-point properties for only approximately </w:t>
      </w:r>
      <w:r w:rsidRPr="003D05E8">
        <w:rPr>
          <w:rFonts w:ascii="Times New Roman" w:hAnsi="Times New Roman" w:cs="Times New Roman"/>
          <w:sz w:val="28"/>
          <w:szCs w:val="28"/>
        </w:rPr>
        <w:t>10,900</w:t>
      </w:r>
      <w:r w:rsidRPr="00A9264A">
        <w:rPr>
          <w:rFonts w:ascii="Times New Roman" w:hAnsi="Times New Roman" w:cs="Times New Roman"/>
          <w:sz w:val="28"/>
          <w:szCs w:val="28"/>
        </w:rPr>
        <w:t> substances, and this number plummets to a mere </w:t>
      </w:r>
      <w:r w:rsidRPr="003D05E8">
        <w:rPr>
          <w:rFonts w:ascii="Times New Roman" w:hAnsi="Times New Roman" w:cs="Times New Roman"/>
          <w:sz w:val="28"/>
          <w:szCs w:val="28"/>
        </w:rPr>
        <w:t>80</w:t>
      </w:r>
      <w:r w:rsidRPr="00A9264A">
        <w:rPr>
          <w:rFonts w:ascii="Times New Roman" w:hAnsi="Times New Roman" w:cs="Times New Roman"/>
          <w:sz w:val="28"/>
          <w:szCs w:val="28"/>
        </w:rPr>
        <w:t xml:space="preserve"> for compounds with fully parameterized temperature-dependent properties. Meanwhile, laboratory measurement, while considered the gold standard, is often time-consuming, expensive, and impractical for screening large numbers of compounds. These inherent drawbacks make property prediction </w:t>
      </w:r>
      <w:r>
        <w:rPr>
          <w:rFonts w:ascii="Times New Roman" w:hAnsi="Times New Roman" w:cs="Times New Roman" w:hint="eastAsia"/>
          <w:sz w:val="28"/>
          <w:szCs w:val="28"/>
        </w:rPr>
        <w:t xml:space="preserve">models </w:t>
      </w:r>
      <w:r w:rsidRPr="00A9264A">
        <w:rPr>
          <w:rFonts w:ascii="Times New Roman" w:hAnsi="Times New Roman" w:cs="Times New Roman"/>
          <w:sz w:val="28"/>
          <w:szCs w:val="28"/>
        </w:rPr>
        <w:t>the most viable and practical approach for obtaining necessary properties in the early stages of design.</w:t>
      </w:r>
    </w:p>
    <w:p w14:paraId="2BD6FFBD" w14:textId="77777777" w:rsidR="00827D2B" w:rsidRDefault="00827D2B" w:rsidP="00827D2B">
      <w:pPr>
        <w:ind w:firstLineChars="200" w:firstLine="560"/>
        <w:jc w:val="both"/>
        <w:rPr>
          <w:rFonts w:ascii="Times New Roman" w:hAnsi="Times New Roman" w:cs="Times New Roman"/>
          <w:sz w:val="28"/>
          <w:szCs w:val="28"/>
        </w:rPr>
      </w:pPr>
      <w:r w:rsidRPr="00A9264A">
        <w:rPr>
          <w:rFonts w:ascii="Times New Roman" w:hAnsi="Times New Roman" w:cs="Times New Roman"/>
          <w:sz w:val="28"/>
          <w:szCs w:val="28"/>
        </w:rPr>
        <w:t xml:space="preserve">Consequently, the field of property prediction has seen substantial research activity. However, this effort has been overwhelmingly concentrated on the development of models for single-point properties, benefiting from the relative abundance of standardized data points. </w:t>
      </w:r>
      <w:r w:rsidRPr="00DD2B13">
        <w:rPr>
          <w:rFonts w:ascii="Times New Roman" w:hAnsi="Times New Roman" w:cs="Times New Roman"/>
          <w:sz w:val="28"/>
          <w:szCs w:val="28"/>
        </w:rPr>
        <w:t xml:space="preserve"> </w:t>
      </w:r>
      <w:r w:rsidRPr="00AD65ED">
        <w:rPr>
          <w:rFonts w:ascii="Times New Roman" w:hAnsi="Times New Roman" w:cs="Times New Roman"/>
          <w:sz w:val="28"/>
          <w:szCs w:val="28"/>
        </w:rPr>
        <w:t xml:space="preserve">In </w:t>
      </w:r>
      <w:r w:rsidRPr="00AD65ED">
        <w:rPr>
          <w:rFonts w:ascii="Times New Roman" w:hAnsi="Times New Roman" w:cs="Times New Roman"/>
          <w:sz w:val="28"/>
          <w:szCs w:val="28"/>
        </w:rPr>
        <w:lastRenderedPageBreak/>
        <w:t>stark contrast, the development of models for </w:t>
      </w:r>
      <w:r w:rsidRPr="00DD2B13">
        <w:rPr>
          <w:rFonts w:ascii="Times New Roman" w:hAnsi="Times New Roman" w:cs="Times New Roman"/>
          <w:sz w:val="28"/>
          <w:szCs w:val="28"/>
        </w:rPr>
        <w:t>temperature-dependent properties</w:t>
      </w:r>
      <w:r w:rsidRPr="00AD65ED">
        <w:rPr>
          <w:rFonts w:ascii="Times New Roman" w:hAnsi="Times New Roman" w:cs="Times New Roman"/>
          <w:sz w:val="28"/>
          <w:szCs w:val="28"/>
        </w:rPr>
        <w:t xml:space="preserve"> remains a notably under-explored </w:t>
      </w:r>
      <w:r>
        <w:rPr>
          <w:rFonts w:ascii="Times New Roman" w:hAnsi="Times New Roman" w:cs="Times New Roman" w:hint="eastAsia"/>
          <w:sz w:val="28"/>
          <w:szCs w:val="28"/>
        </w:rPr>
        <w:t>area</w:t>
      </w:r>
      <w:r w:rsidRPr="00AD65ED">
        <w:rPr>
          <w:rFonts w:ascii="Times New Roman" w:hAnsi="Times New Roman" w:cs="Times New Roman"/>
          <w:sz w:val="28"/>
          <w:szCs w:val="28"/>
        </w:rPr>
        <w:t>. This research gap is not only due to the scarcity of comprehensive experimental data but, more fundamentally, to the significant increase in modeling complexity. Predicting a single value is a fundamentally different and simpler task than learning a continuous </w:t>
      </w:r>
      <w:r w:rsidRPr="00DD2B13">
        <w:rPr>
          <w:rFonts w:ascii="Times New Roman" w:hAnsi="Times New Roman" w:cs="Times New Roman"/>
          <w:sz w:val="28"/>
          <w:szCs w:val="28"/>
        </w:rPr>
        <w:t>function of temperature</w:t>
      </w:r>
      <w:r w:rsidRPr="00AD65ED">
        <w:rPr>
          <w:rFonts w:ascii="Times New Roman" w:hAnsi="Times New Roman" w:cs="Times New Roman"/>
          <w:sz w:val="28"/>
          <w:szCs w:val="28"/>
        </w:rPr>
        <w:t xml:space="preserve">. Such models must simultaneously capture the influence of molecular structure and thermal </w:t>
      </w:r>
      <w:r>
        <w:rPr>
          <w:rFonts w:ascii="Times New Roman" w:hAnsi="Times New Roman" w:cs="Times New Roman"/>
          <w:sz w:val="28"/>
          <w:szCs w:val="28"/>
        </w:rPr>
        <w:t>behavior</w:t>
      </w:r>
      <w:r w:rsidRPr="00AD65ED">
        <w:rPr>
          <w:rFonts w:ascii="Times New Roman" w:hAnsi="Times New Roman" w:cs="Times New Roman"/>
          <w:sz w:val="28"/>
          <w:szCs w:val="28"/>
        </w:rPr>
        <w:t>, often requiring them to adhere to underlying physical laws and generalize across both chemical space and a continuous temperature domain.</w:t>
      </w:r>
      <w:r w:rsidRPr="0064302D">
        <w:rPr>
          <w:rFonts w:ascii="Times New Roman" w:hAnsi="Times New Roman" w:cs="Times New Roman"/>
          <w:sz w:val="28"/>
          <w:szCs w:val="28"/>
        </w:rPr>
        <w:t xml:space="preserve"> </w:t>
      </w:r>
      <w:r w:rsidRPr="00CA48B3">
        <w:rPr>
          <w:rFonts w:ascii="Times New Roman" w:hAnsi="Times New Roman" w:cs="Times New Roman"/>
          <w:sz w:val="28"/>
          <w:szCs w:val="28"/>
        </w:rPr>
        <w:t xml:space="preserve">This stark data gap motivates the need for accurate and efficient predictive models that can estimate temperature-dependent thermophysical properties for compounds lacking experimental data. </w:t>
      </w:r>
      <w:commentRangeStart w:id="3"/>
      <w:commentRangeEnd w:id="3"/>
      <w:r w:rsidRPr="00CA48B3">
        <w:rPr>
          <w:rFonts w:ascii="Times New Roman" w:hAnsi="Times New Roman" w:cs="Times New Roman"/>
          <w:sz w:val="28"/>
          <w:szCs w:val="28"/>
        </w:rPr>
        <w:commentReference w:id="3"/>
      </w:r>
    </w:p>
    <w:p w14:paraId="721DB2CD" w14:textId="77777777" w:rsidR="00827D2B" w:rsidRPr="0064302D" w:rsidRDefault="00827D2B" w:rsidP="00827D2B">
      <w:pPr>
        <w:ind w:firstLineChars="200" w:firstLine="560"/>
        <w:jc w:val="both"/>
        <w:rPr>
          <w:rFonts w:ascii="Times New Roman" w:hAnsi="Times New Roman" w:cs="Times New Roman"/>
          <w:sz w:val="28"/>
          <w:szCs w:val="28"/>
        </w:rPr>
      </w:pPr>
      <w:r w:rsidRPr="0064302D">
        <w:rPr>
          <w:rFonts w:ascii="Times New Roman" w:hAnsi="Times New Roman" w:cs="Times New Roman" w:hint="eastAsia"/>
          <w:sz w:val="28"/>
          <w:szCs w:val="28"/>
        </w:rPr>
        <w:t>This pronounced disparity in research focus is quantitatively illustrated in Figure 1, which presents a survey of predictive modeling publications from the past five years. The data clearly shows that while single-point property prediction dominates the literature, the development of predictive models for temperature-dependent properties remains critically underdeveloped. This stark contrast underscores the pressing need for accurate and efficient approaches specifically aimed at estimating thermal behavior for the vast number of compounds lacking experimental data.</w:t>
      </w:r>
    </w:p>
    <w:p w14:paraId="786144B3" w14:textId="77777777" w:rsidR="00827D2B" w:rsidRDefault="00827D2B" w:rsidP="00827D2B">
      <w:pPr>
        <w:rPr>
          <w:rFonts w:ascii="Times New Roman" w:hAnsi="Times New Roman" w:cs="Times New Roman"/>
          <w:sz w:val="28"/>
          <w:szCs w:val="28"/>
        </w:rPr>
      </w:pPr>
      <w:r w:rsidRPr="00CA48B3">
        <w:rPr>
          <w:rFonts w:ascii="Times New Roman" w:hAnsi="Times New Roman" w:cs="Times New Roman"/>
          <w:noProof/>
          <w:sz w:val="28"/>
          <w:szCs w:val="28"/>
        </w:rPr>
        <w:lastRenderedPageBreak/>
        <w:drawing>
          <wp:inline distT="0" distB="0" distL="0" distR="0" wp14:anchorId="070DBFD1" wp14:editId="35845E11">
            <wp:extent cx="5591908" cy="3341077"/>
            <wp:effectExtent l="0" t="0" r="8890" b="12065"/>
            <wp:docPr id="1429147492" name="图表 1">
              <a:extLst xmlns:a="http://schemas.openxmlformats.org/drawingml/2006/main">
                <a:ext uri="{FF2B5EF4-FFF2-40B4-BE49-F238E27FC236}">
                  <a16:creationId xmlns:a16="http://schemas.microsoft.com/office/drawing/2014/main" id="{30F74E81-145A-8F84-CF10-C74B4EA1E06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74DD365B" w14:textId="657B3139" w:rsidR="000E2E90" w:rsidRDefault="00827D2B" w:rsidP="000E2E90">
      <w:pPr>
        <w:jc w:val="center"/>
        <w:rPr>
          <w:rFonts w:ascii="Times New Roman" w:hAnsi="Times New Roman" w:cs="Times New Roman"/>
          <w:sz w:val="28"/>
          <w:szCs w:val="28"/>
        </w:rPr>
      </w:pPr>
      <w:r w:rsidRPr="000E2E90">
        <w:rPr>
          <w:rFonts w:ascii="Times New Roman" w:hAnsi="Times New Roman" w:cs="Times New Roman"/>
          <w:sz w:val="22"/>
          <w:szCs w:val="22"/>
        </w:rPr>
        <w:t>Figure</w:t>
      </w:r>
      <w:r w:rsidR="0084784C" w:rsidRPr="000E2E90">
        <w:rPr>
          <w:rFonts w:ascii="Times New Roman" w:hAnsi="Times New Roman" w:cs="Times New Roman" w:hint="eastAsia"/>
          <w:sz w:val="22"/>
          <w:szCs w:val="22"/>
        </w:rPr>
        <w:t>.</w:t>
      </w:r>
      <w:r w:rsidRPr="000E2E90">
        <w:rPr>
          <w:rFonts w:ascii="Times New Roman" w:hAnsi="Times New Roman" w:cs="Times New Roman"/>
          <w:sz w:val="22"/>
          <w:szCs w:val="22"/>
        </w:rPr>
        <w:t>1</w:t>
      </w:r>
      <w:r w:rsidR="000E2E90" w:rsidRPr="000E2E90">
        <w:rPr>
          <w:rFonts w:ascii="Times New Roman" w:hAnsi="Times New Roman" w:cs="Times New Roman" w:hint="eastAsia"/>
          <w:sz w:val="22"/>
          <w:szCs w:val="22"/>
        </w:rPr>
        <w:t xml:space="preserve"> </w:t>
      </w:r>
      <w:r w:rsidR="000E2E90" w:rsidRPr="000E2E90">
        <w:rPr>
          <w:rFonts w:ascii="Times New Roman" w:hAnsi="Times New Roman" w:cs="Times New Roman"/>
          <w:sz w:val="22"/>
          <w:szCs w:val="22"/>
        </w:rPr>
        <w:t>Number of Property Prediction Studies (2020-2025)</w:t>
      </w:r>
      <w:r w:rsidR="0084784C" w:rsidRPr="000E2E90">
        <w:rPr>
          <w:rFonts w:ascii="Times New Roman" w:hAnsi="Times New Roman" w:cs="Times New Roman" w:hint="eastAsia"/>
          <w:sz w:val="22"/>
          <w:szCs w:val="22"/>
        </w:rPr>
        <w:t xml:space="preserve"> </w:t>
      </w:r>
    </w:p>
    <w:p w14:paraId="53EC9CBF" w14:textId="77777777" w:rsidR="000E2E90" w:rsidRDefault="000E2E90" w:rsidP="000E2E90">
      <w:pPr>
        <w:jc w:val="center"/>
        <w:rPr>
          <w:rFonts w:ascii="Times New Roman" w:hAnsi="Times New Roman" w:cs="Times New Roman"/>
          <w:sz w:val="28"/>
          <w:szCs w:val="28"/>
        </w:rPr>
      </w:pPr>
    </w:p>
    <w:p w14:paraId="553C281C" w14:textId="0F922342" w:rsidR="00827D2B" w:rsidRDefault="003C4D7A" w:rsidP="00827D2B">
      <w:pPr>
        <w:pStyle w:val="a9"/>
        <w:ind w:left="0" w:firstLineChars="200" w:firstLine="560"/>
        <w:jc w:val="both"/>
        <w:rPr>
          <w:rFonts w:ascii="Times New Roman" w:hAnsi="Times New Roman" w:cs="Times New Roman"/>
          <w:sz w:val="28"/>
          <w:szCs w:val="28"/>
          <w14:ligatures w14:val="none"/>
        </w:rPr>
      </w:pPr>
      <w:r w:rsidRPr="003C4D7A">
        <w:rPr>
          <w:rFonts w:ascii="Times New Roman" w:hAnsi="Times New Roman" w:cs="Times New Roman"/>
          <w:sz w:val="28"/>
          <w:szCs w:val="28"/>
          <w14:ligatures w14:val="none"/>
        </w:rPr>
        <w:t xml:space="preserve">To address the challenge of predicting temperature-dependent properties, several modeling </w:t>
      </w:r>
      <w:r w:rsidR="005A24F6">
        <w:rPr>
          <w:rFonts w:ascii="Times New Roman" w:hAnsi="Times New Roman" w:cs="Times New Roman" w:hint="eastAsia"/>
          <w:sz w:val="28"/>
          <w:szCs w:val="28"/>
          <w14:ligatures w14:val="none"/>
        </w:rPr>
        <w:t>a</w:t>
      </w:r>
      <w:r w:rsidR="005A24F6" w:rsidRPr="005A24F6">
        <w:rPr>
          <w:rFonts w:ascii="Times New Roman" w:hAnsi="Times New Roman" w:cs="Times New Roman"/>
          <w:sz w:val="28"/>
          <w:szCs w:val="28"/>
          <w14:ligatures w14:val="none"/>
        </w:rPr>
        <w:t>pproaches</w:t>
      </w:r>
      <w:r w:rsidRPr="003C4D7A">
        <w:rPr>
          <w:rFonts w:ascii="Times New Roman" w:hAnsi="Times New Roman" w:cs="Times New Roman"/>
          <w:sz w:val="28"/>
          <w:szCs w:val="28"/>
          <w14:ligatures w14:val="none"/>
        </w:rPr>
        <w:t xml:space="preserve"> have been developed. Among them, three categories form the cornerstone of current research: group contribution (GC) methods, quantitative structure–property relationship (QSPR) models, and machine learning (ML) approaches.</w:t>
      </w:r>
      <w:r>
        <w:rPr>
          <w:rFonts w:ascii="Times New Roman" w:hAnsi="Times New Roman" w:cs="Times New Roman" w:hint="eastAsia"/>
          <w:sz w:val="28"/>
          <w:szCs w:val="28"/>
          <w14:ligatures w14:val="none"/>
        </w:rPr>
        <w:t xml:space="preserve"> </w:t>
      </w:r>
      <w:r w:rsidR="00827D2B" w:rsidRPr="00DA0A74">
        <w:rPr>
          <w:rFonts w:ascii="Times New Roman" w:hAnsi="Times New Roman" w:cs="Times New Roman" w:hint="eastAsia"/>
          <w:sz w:val="28"/>
          <w:szCs w:val="28"/>
          <w14:ligatures w14:val="none"/>
        </w:rPr>
        <w:t xml:space="preserve">Many of the aforementioned models are fundamentally based on molecular structure information. For predicting single-point properties at a fixed temperature, relying solely on structural descriptors has proven highly effective. However, a fundamental flaw emerges when extending this </w:t>
      </w:r>
      <w:r w:rsidR="005A24F6">
        <w:rPr>
          <w:rFonts w:ascii="Times New Roman" w:hAnsi="Times New Roman" w:cs="Times New Roman" w:hint="eastAsia"/>
          <w:sz w:val="28"/>
          <w:szCs w:val="28"/>
          <w14:ligatures w14:val="none"/>
        </w:rPr>
        <w:t>a</w:t>
      </w:r>
      <w:r w:rsidR="005A24F6" w:rsidRPr="005A24F6">
        <w:rPr>
          <w:rFonts w:ascii="Times New Roman" w:hAnsi="Times New Roman" w:cs="Times New Roman"/>
          <w:sz w:val="28"/>
          <w:szCs w:val="28"/>
          <w14:ligatures w14:val="none"/>
        </w:rPr>
        <w:t>pproach</w:t>
      </w:r>
      <w:r w:rsidR="00827D2B" w:rsidRPr="00DA0A74">
        <w:rPr>
          <w:rFonts w:ascii="Times New Roman" w:hAnsi="Times New Roman" w:cs="Times New Roman" w:hint="eastAsia"/>
          <w:sz w:val="28"/>
          <w:szCs w:val="28"/>
          <w14:ligatures w14:val="none"/>
        </w:rPr>
        <w:t xml:space="preserve"> to model continuous temperature dependence. The prevailing approach treats data points at different temperatures for the same substance merely as an expansion of the dataset volume, where each (temperature, property) pair </w:t>
      </w:r>
      <w:r w:rsidR="00827D2B" w:rsidRPr="00DA0A74">
        <w:rPr>
          <w:rFonts w:ascii="Times New Roman" w:hAnsi="Times New Roman" w:cs="Times New Roman" w:hint="eastAsia"/>
          <w:sz w:val="28"/>
          <w:szCs w:val="28"/>
          <w14:ligatures w14:val="none"/>
        </w:rPr>
        <w:lastRenderedPageBreak/>
        <w:t>is processed as an independent sample. This treatment inherently disregards the intrinsic physical correlation between points on the same temperature-property curve. Consequently, conventional models that fit property values to discrete (temperature, structure) pairs fail to learn the continuous functional relationship, leading to predictions that lack physical consistency, manifesting as incorrect curvature and poor extrapolation beyond the training range.</w:t>
      </w:r>
      <w:r w:rsidR="00827D2B">
        <w:rPr>
          <w:rFonts w:ascii="Times New Roman" w:hAnsi="Times New Roman" w:cs="Times New Roman" w:hint="eastAsia"/>
          <w:sz w:val="28"/>
          <w:szCs w:val="28"/>
          <w14:ligatures w14:val="none"/>
        </w:rPr>
        <w:t xml:space="preserve"> </w:t>
      </w:r>
    </w:p>
    <w:p w14:paraId="7FDBACE2" w14:textId="0AEFFDA4" w:rsidR="00827D2B" w:rsidRDefault="00827D2B" w:rsidP="00827D2B">
      <w:pPr>
        <w:pStyle w:val="a9"/>
        <w:ind w:left="0" w:firstLineChars="200" w:firstLine="560"/>
        <w:jc w:val="both"/>
        <w:rPr>
          <w:rFonts w:ascii="Times New Roman" w:hAnsi="Times New Roman" w:cs="Times New Roman"/>
          <w:sz w:val="28"/>
          <w:szCs w:val="28"/>
          <w14:ligatures w14:val="none"/>
        </w:rPr>
      </w:pPr>
      <w:r w:rsidRPr="00CA48B3">
        <w:rPr>
          <w:rFonts w:ascii="Times New Roman" w:hAnsi="Times New Roman" w:cs="Times New Roman"/>
          <w:sz w:val="28"/>
          <w:szCs w:val="28"/>
          <w14:ligatures w14:val="none"/>
        </w:rPr>
        <w:t xml:space="preserve">The remainder of this paper is organized as follows: Section 2 reviews the Group Contribution (GC) principle and common data-driven models; Section 3 describes the two strategies; </w:t>
      </w:r>
      <w:r w:rsidR="0052291C" w:rsidRPr="0052291C">
        <w:rPr>
          <w:rFonts w:ascii="Times New Roman" w:hAnsi="Times New Roman" w:cs="Times New Roman" w:hint="eastAsia"/>
          <w:sz w:val="28"/>
          <w:szCs w:val="28"/>
          <w14:ligatures w14:val="none"/>
        </w:rPr>
        <w:t>Section 4 presents comparative results against conventional models and provides an outlook for future work.</w:t>
      </w:r>
      <w:r w:rsidR="0052291C">
        <w:rPr>
          <w:rFonts w:ascii="Times New Roman" w:hAnsi="Times New Roman" w:cs="Times New Roman" w:hint="eastAsia"/>
          <w:sz w:val="28"/>
          <w:szCs w:val="28"/>
          <w14:ligatures w14:val="none"/>
        </w:rPr>
        <w:t xml:space="preserve"> </w:t>
      </w:r>
    </w:p>
    <w:p w14:paraId="36A1B334" w14:textId="165542BE" w:rsidR="009B258A" w:rsidRDefault="00E31D3D" w:rsidP="00827D2B">
      <w:pPr>
        <w:pStyle w:val="a9"/>
        <w:ind w:left="0" w:firstLineChars="200" w:firstLine="560"/>
        <w:jc w:val="both"/>
        <w:rPr>
          <w:rFonts w:ascii="Times New Roman" w:hAnsi="Times New Roman" w:cs="Times New Roman"/>
          <w:sz w:val="28"/>
          <w:szCs w:val="28"/>
          <w14:ligatures w14:val="none"/>
        </w:rPr>
      </w:pPr>
      <w:r>
        <w:rPr>
          <w:rFonts w:ascii="Times New Roman" w:hAnsi="Times New Roman" w:cs="Times New Roman" w:hint="eastAsia"/>
          <w:b/>
          <w:bCs/>
          <w:sz w:val="28"/>
          <w:szCs w:val="28"/>
        </w:rPr>
        <w:t xml:space="preserve">2. </w:t>
      </w:r>
      <w:r w:rsidRPr="00686EEB">
        <w:rPr>
          <w:rFonts w:ascii="Times New Roman" w:hAnsi="Times New Roman" w:cs="Times New Roman"/>
          <w:b/>
          <w:bCs/>
          <w:sz w:val="28"/>
          <w:szCs w:val="28"/>
        </w:rPr>
        <w:t>The Transition from Single-Point to Temperature-Dependent Models</w:t>
      </w:r>
    </w:p>
    <w:p w14:paraId="4D8D05A9" w14:textId="3248540B" w:rsidR="00E31D3D" w:rsidRPr="00785B91" w:rsidRDefault="00785B91" w:rsidP="00785B91">
      <w:pPr>
        <w:pStyle w:val="a9"/>
        <w:ind w:left="0" w:firstLineChars="200" w:firstLine="560"/>
        <w:jc w:val="both"/>
        <w:rPr>
          <w:rFonts w:ascii="Times New Roman" w:hAnsi="Times New Roman" w:cs="Times New Roman"/>
          <w:sz w:val="28"/>
          <w:szCs w:val="28"/>
          <w14:ligatures w14:val="none"/>
        </w:rPr>
      </w:pPr>
      <w:r w:rsidRPr="00785B91">
        <w:rPr>
          <w:rFonts w:ascii="Times New Roman" w:hAnsi="Times New Roman" w:cs="Times New Roman" w:hint="eastAsia"/>
          <w:sz w:val="28"/>
          <w:szCs w:val="28"/>
          <w14:ligatures w14:val="none"/>
        </w:rPr>
        <w:t xml:space="preserve">The prediction of properties for organic compounds is primarily built upon three computational </w:t>
      </w:r>
      <w:r w:rsidR="005A24F6" w:rsidRPr="005A24F6">
        <w:rPr>
          <w:rFonts w:ascii="Times New Roman" w:hAnsi="Times New Roman" w:cs="Times New Roman" w:hint="eastAsia"/>
          <w:sz w:val="28"/>
          <w:szCs w:val="28"/>
          <w14:ligatures w14:val="none"/>
        </w:rPr>
        <w:t>a</w:t>
      </w:r>
      <w:r w:rsidR="005A24F6" w:rsidRPr="005A24F6">
        <w:rPr>
          <w:rFonts w:ascii="Times New Roman" w:hAnsi="Times New Roman" w:cs="Times New Roman"/>
          <w:sz w:val="28"/>
          <w:szCs w:val="28"/>
          <w14:ligatures w14:val="none"/>
        </w:rPr>
        <w:t>pproach</w:t>
      </w:r>
      <w:r w:rsidR="008C0BB7">
        <w:rPr>
          <w:rFonts w:ascii="Times New Roman" w:hAnsi="Times New Roman" w:cs="Times New Roman" w:hint="eastAsia"/>
          <w:sz w:val="28"/>
          <w:szCs w:val="28"/>
          <w14:ligatures w14:val="none"/>
        </w:rPr>
        <w:t>e</w:t>
      </w:r>
      <w:r w:rsidR="005A24F6" w:rsidRPr="005A24F6">
        <w:rPr>
          <w:rFonts w:ascii="Times New Roman" w:hAnsi="Times New Roman" w:cs="Times New Roman" w:hint="eastAsia"/>
          <w:sz w:val="28"/>
          <w:szCs w:val="28"/>
          <w14:ligatures w14:val="none"/>
        </w:rPr>
        <w:t>s</w:t>
      </w:r>
      <w:r w:rsidRPr="00785B91">
        <w:rPr>
          <w:rFonts w:ascii="Times New Roman" w:hAnsi="Times New Roman" w:cs="Times New Roman" w:hint="eastAsia"/>
          <w:sz w:val="28"/>
          <w:szCs w:val="28"/>
          <w14:ligatures w14:val="none"/>
        </w:rPr>
        <w:t>: Group Contribution (GC) methods, Quantitative Structure-Property Relationship (QSPR) modeling, and Machine Learning (ML) approaches. These methods provide the fundamental framework for estimating properties at fixed temperatures, while also forming the essential building blocks for constructing models that capture temperature-dependent behavior.</w:t>
      </w:r>
    </w:p>
    <w:p w14:paraId="1A297C70" w14:textId="4C3CB920" w:rsidR="00827D2B" w:rsidRDefault="00827D2B" w:rsidP="00827D2B">
      <w:pPr>
        <w:pStyle w:val="a9"/>
        <w:ind w:left="0" w:firstLineChars="200" w:firstLine="560"/>
        <w:jc w:val="both"/>
        <w:rPr>
          <w:rFonts w:ascii="Times New Roman" w:hAnsi="Times New Roman" w:cs="Times New Roman"/>
          <w:szCs w:val="22"/>
          <w14:ligatures w14:val="none"/>
        </w:rPr>
      </w:pPr>
      <w:commentRangeStart w:id="4"/>
      <w:r w:rsidRPr="00854D07">
        <w:rPr>
          <w:rFonts w:ascii="Times New Roman" w:hAnsi="Times New Roman" w:cs="Times New Roman" w:hint="eastAsia"/>
          <w:b/>
          <w:bCs/>
          <w:sz w:val="28"/>
          <w:szCs w:val="28"/>
        </w:rPr>
        <w:t>2.</w:t>
      </w:r>
      <w:r>
        <w:rPr>
          <w:rFonts w:ascii="Times New Roman" w:hAnsi="Times New Roman" w:cs="Times New Roman" w:hint="eastAsia"/>
          <w:b/>
          <w:bCs/>
          <w:sz w:val="28"/>
          <w:szCs w:val="28"/>
        </w:rPr>
        <w:t>1.1</w:t>
      </w:r>
      <w:r w:rsidRPr="00854D07">
        <w:rPr>
          <w:rFonts w:ascii="Times New Roman" w:hAnsi="Times New Roman" w:cs="Times New Roman"/>
          <w:b/>
          <w:bCs/>
          <w:sz w:val="28"/>
          <w:szCs w:val="28"/>
        </w:rPr>
        <w:tab/>
        <w:t>Group Contribution</w:t>
      </w:r>
      <w:r w:rsidRPr="00854D07">
        <w:rPr>
          <w:rFonts w:ascii="Times New Roman" w:hAnsi="Times New Roman" w:cs="Times New Roman" w:hint="eastAsia"/>
          <w:b/>
          <w:bCs/>
          <w:sz w:val="28"/>
          <w:szCs w:val="28"/>
        </w:rPr>
        <w:t xml:space="preserve"> Model</w:t>
      </w:r>
      <w:commentRangeEnd w:id="4"/>
      <w:r>
        <w:rPr>
          <w:rStyle w:val="af9"/>
        </w:rPr>
        <w:commentReference w:id="4"/>
      </w:r>
    </w:p>
    <w:p w14:paraId="44979520" w14:textId="77777777" w:rsidR="00827D2B" w:rsidRPr="003F6521" w:rsidRDefault="00827D2B" w:rsidP="00827D2B">
      <w:pPr>
        <w:ind w:firstLineChars="200" w:firstLine="560"/>
        <w:jc w:val="both"/>
        <w:rPr>
          <w:rFonts w:ascii="Times New Roman" w:hAnsi="Times New Roman" w:cs="Times New Roman"/>
          <w:sz w:val="28"/>
          <w:szCs w:val="28"/>
        </w:rPr>
      </w:pPr>
      <w:r w:rsidRPr="003F6521">
        <w:rPr>
          <w:rFonts w:ascii="Times New Roman" w:hAnsi="Times New Roman" w:cs="Times New Roman"/>
          <w:sz w:val="28"/>
          <w:szCs w:val="28"/>
        </w:rPr>
        <w:lastRenderedPageBreak/>
        <w:t xml:space="preserve">In the GC model, the target property is tied to molecular structure: a molecule is decomposed into </w:t>
      </w:r>
      <w:r>
        <w:rPr>
          <w:rFonts w:ascii="Times New Roman" w:hAnsi="Times New Roman" w:cs="Times New Roman"/>
          <w:sz w:val="28"/>
          <w:szCs w:val="28"/>
        </w:rPr>
        <w:t xml:space="preserve">functional </w:t>
      </w:r>
      <w:r w:rsidRPr="003F6521">
        <w:rPr>
          <w:rFonts w:ascii="Times New Roman" w:hAnsi="Times New Roman" w:cs="Times New Roman"/>
          <w:sz w:val="28"/>
          <w:szCs w:val="28"/>
        </w:rPr>
        <w:t xml:space="preserve">groups, </w:t>
      </w:r>
      <w:r>
        <w:rPr>
          <w:rFonts w:ascii="Times New Roman" w:hAnsi="Times New Roman" w:cs="Times New Roman"/>
          <w:sz w:val="28"/>
          <w:szCs w:val="28"/>
        </w:rPr>
        <w:t xml:space="preserve">and </w:t>
      </w:r>
      <w:r w:rsidRPr="003F6521">
        <w:rPr>
          <w:rFonts w:ascii="Times New Roman" w:hAnsi="Times New Roman" w:cs="Times New Roman"/>
          <w:sz w:val="28"/>
          <w:szCs w:val="28"/>
        </w:rPr>
        <w:t>group contributions are regressed from experimental data, and the prediction is obtained by summing these contributions. A common formulation is</w:t>
      </w:r>
      <w:r w:rsidRPr="003F6521">
        <w:rPr>
          <w:rFonts w:ascii="Times New Roman" w:hAnsi="Times New Roman" w:cs="Times New Roman" w:hint="eastAsia"/>
          <w:sz w:val="28"/>
          <w:szCs w:val="28"/>
        </w:rPr>
        <w:t>:</w:t>
      </w:r>
    </w:p>
    <w:p w14:paraId="0640CE8F" w14:textId="77777777" w:rsidR="00827D2B" w:rsidRDefault="00827D2B" w:rsidP="00827D2B">
      <w:pPr>
        <w:jc w:val="both"/>
        <w:rPr>
          <w:rFonts w:hint="eastAsia"/>
        </w:rPr>
      </w:pPr>
      <m:oMathPara>
        <m:oMath>
          <m:r>
            <w:rPr>
              <w:rFonts w:ascii="Cambria Math" w:hAnsi="Cambria Math" w:cs="Times New Roman"/>
              <w:sz w:val="28"/>
              <w:szCs w:val="28"/>
            </w:rPr>
            <m:t>f</m:t>
          </m:r>
          <m:d>
            <m:dPr>
              <m:ctrlPr>
                <w:rPr>
                  <w:rFonts w:ascii="Cambria Math" w:hAnsi="Cambria Math" w:cs="Times New Roman"/>
                  <w:sz w:val="28"/>
                  <w:szCs w:val="28"/>
                </w:rPr>
              </m:ctrlPr>
            </m:dPr>
            <m:e>
              <m:r>
                <w:rPr>
                  <w:rFonts w:ascii="Cambria Math" w:hAnsi="Cambria Math" w:cs="Times New Roman"/>
                  <w:sz w:val="28"/>
                  <w:szCs w:val="28"/>
                </w:rPr>
                <m:t>X</m:t>
              </m:r>
            </m:e>
          </m:d>
          <m:r>
            <m:rPr>
              <m:sty m:val="p"/>
            </m:rPr>
            <w:rPr>
              <w:rFonts w:ascii="Cambria Math" w:hAnsi="Cambria Math" w:cs="Times New Roman"/>
              <w:sz w:val="28"/>
              <w:szCs w:val="28"/>
            </w:rPr>
            <m:t>=</m:t>
          </m:r>
          <m:nary>
            <m:naryPr>
              <m:chr m:val="∑"/>
              <m:limLoc m:val="undOvr"/>
              <m:ctrlPr>
                <w:rPr>
                  <w:rFonts w:ascii="Cambria Math" w:hAnsi="Cambria Math" w:cs="Times New Roman"/>
                  <w:sz w:val="28"/>
                  <w:szCs w:val="28"/>
                </w:rPr>
              </m:ctrlPr>
            </m:naryPr>
            <m:sub>
              <m:r>
                <w:rPr>
                  <w:rFonts w:ascii="Cambria Math" w:hAnsi="Cambria Math" w:cs="Times New Roman"/>
                  <w:sz w:val="28"/>
                  <w:szCs w:val="28"/>
                </w:rPr>
                <m:t>i</m:t>
              </m:r>
              <m:r>
                <m:rPr>
                  <m:sty m:val="p"/>
                </m:rPr>
                <w:rPr>
                  <w:rFonts w:ascii="Cambria Math" w:hAnsi="Cambria Math" w:cs="Times New Roman"/>
                  <w:sz w:val="28"/>
                  <w:szCs w:val="28"/>
                </w:rPr>
                <m:t>=1</m:t>
              </m:r>
            </m:sub>
            <m:sup>
              <m:r>
                <w:rPr>
                  <w:rFonts w:ascii="Cambria Math" w:hAnsi="Cambria Math" w:cs="Times New Roman"/>
                  <w:sz w:val="28"/>
                  <w:szCs w:val="28"/>
                </w:rPr>
                <m:t>N</m:t>
              </m:r>
            </m:sup>
            <m:e>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i</m:t>
                  </m:r>
                </m:sub>
              </m:sSub>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i</m:t>
                  </m:r>
                </m:sub>
              </m:sSub>
            </m:e>
          </m:nary>
        </m:oMath>
      </m:oMathPara>
    </w:p>
    <w:p w14:paraId="7F4106EE" w14:textId="79D77DA8" w:rsidR="00827D2B" w:rsidRPr="003F6521" w:rsidRDefault="00827D2B" w:rsidP="00827D2B">
      <w:pPr>
        <w:ind w:firstLineChars="200" w:firstLine="560"/>
        <w:jc w:val="both"/>
        <w:rPr>
          <w:rFonts w:ascii="Times New Roman" w:hAnsi="Times New Roman" w:cs="Times New Roman"/>
          <w:sz w:val="28"/>
          <w:szCs w:val="28"/>
        </w:rPr>
      </w:pPr>
      <w:r w:rsidRPr="003F6521">
        <w:rPr>
          <w:rFonts w:ascii="Times New Roman" w:hAnsi="Times New Roman" w:cs="Times New Roman"/>
          <w:sz w:val="28"/>
          <w:szCs w:val="28"/>
        </w:rPr>
        <w:t xml:space="preserve">In this notation, </w:t>
      </w:r>
      <m:oMath>
        <m:r>
          <w:rPr>
            <w:rFonts w:ascii="Cambria Math" w:hAnsi="Cambria Math" w:cs="Times New Roman"/>
            <w:sz w:val="28"/>
            <w:szCs w:val="28"/>
          </w:rPr>
          <m:t>X</m:t>
        </m:r>
      </m:oMath>
      <w:r w:rsidRPr="003F6521">
        <w:rPr>
          <w:rFonts w:ascii="Times New Roman" w:hAnsi="Times New Roman" w:cs="Times New Roman" w:hint="eastAsia"/>
          <w:sz w:val="28"/>
          <w:szCs w:val="28"/>
        </w:rPr>
        <w:t xml:space="preserve"> </w:t>
      </w:r>
      <w:r w:rsidRPr="003F6521">
        <w:rPr>
          <w:rFonts w:ascii="Times New Roman" w:hAnsi="Times New Roman" w:cs="Times New Roman"/>
          <w:sz w:val="28"/>
          <w:szCs w:val="28"/>
        </w:rPr>
        <w:t>denotes a given molecule and</w:t>
      </w:r>
      <w:r w:rsidRPr="003F6521">
        <w:rPr>
          <w:rFonts w:ascii="Times New Roman" w:hAnsi="Times New Roman" w:cs="Times New Roman" w:hint="eastAsia"/>
          <w:sz w:val="28"/>
          <w:szCs w:val="28"/>
        </w:rPr>
        <w:t xml:space="preserve"> </w:t>
      </w:r>
      <m:oMath>
        <m:r>
          <w:rPr>
            <w:rFonts w:ascii="Cambria Math" w:hAnsi="Cambria Math" w:cs="Times New Roman"/>
            <w:sz w:val="28"/>
            <w:szCs w:val="28"/>
          </w:rPr>
          <m:t>f</m:t>
        </m:r>
        <m:d>
          <m:dPr>
            <m:ctrlPr>
              <w:rPr>
                <w:rFonts w:ascii="Cambria Math" w:hAnsi="Cambria Math" w:cs="Times New Roman"/>
                <w:sz w:val="28"/>
                <w:szCs w:val="28"/>
              </w:rPr>
            </m:ctrlPr>
          </m:dPr>
          <m:e>
            <m:r>
              <w:rPr>
                <w:rFonts w:ascii="Cambria Math" w:hAnsi="Cambria Math" w:cs="Times New Roman"/>
                <w:sz w:val="28"/>
                <w:szCs w:val="28"/>
              </w:rPr>
              <m:t>X</m:t>
            </m:r>
          </m:e>
        </m:d>
      </m:oMath>
      <w:r w:rsidRPr="003F6521">
        <w:rPr>
          <w:rFonts w:ascii="Times New Roman" w:hAnsi="Times New Roman" w:cs="Times New Roman" w:hint="eastAsia"/>
          <w:sz w:val="28"/>
          <w:szCs w:val="28"/>
        </w:rPr>
        <w:t xml:space="preserve"> </w:t>
      </w:r>
      <w:r w:rsidRPr="003F6521">
        <w:rPr>
          <w:rFonts w:ascii="Times New Roman" w:hAnsi="Times New Roman" w:cs="Times New Roman"/>
          <w:sz w:val="28"/>
          <w:szCs w:val="28"/>
        </w:rPr>
        <w:t>its target property</w:t>
      </w:r>
      <w:r w:rsidRPr="003F6521">
        <w:rPr>
          <w:rFonts w:ascii="Times New Roman" w:hAnsi="Times New Roman" w:cs="Times New Roman" w:hint="eastAsia"/>
          <w:sz w:val="28"/>
          <w:szCs w:val="28"/>
        </w:rPr>
        <w:t>.</w:t>
      </w:r>
      <w:r w:rsidRPr="003F6521">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i</m:t>
            </m:r>
          </m:sub>
        </m:sSub>
        <m:r>
          <m:rPr>
            <m:sty m:val="p"/>
          </m:rPr>
          <w:rPr>
            <w:rFonts w:ascii="Cambria Math" w:hAnsi="Cambria Math" w:cs="Times New Roman"/>
            <w:sz w:val="28"/>
            <w:szCs w:val="28"/>
          </w:rPr>
          <m:t xml:space="preserve"> </m:t>
        </m:r>
      </m:oMath>
      <w:r w:rsidRPr="003F6521">
        <w:rPr>
          <w:rFonts w:ascii="Times New Roman" w:hAnsi="Times New Roman" w:cs="Times New Roman" w:hint="eastAsia"/>
          <w:sz w:val="28"/>
          <w:szCs w:val="28"/>
        </w:rPr>
        <w:t xml:space="preserve"> </w:t>
      </w:r>
      <w:r w:rsidRPr="00057875">
        <w:rPr>
          <w:rFonts w:ascii="Times New Roman" w:hAnsi="Times New Roman" w:cs="Times New Roman" w:hint="eastAsia"/>
          <w:sz w:val="28"/>
          <w:szCs w:val="28"/>
        </w:rPr>
        <w:t xml:space="preserve">represents the number of </w:t>
      </w:r>
      <w:proofErr w:type="spellStart"/>
      <w:r w:rsidRPr="00057875">
        <w:rPr>
          <w:rFonts w:ascii="Times New Roman" w:hAnsi="Times New Roman" w:cs="Times New Roman" w:hint="eastAsia"/>
          <w:sz w:val="28"/>
          <w:szCs w:val="28"/>
        </w:rPr>
        <w:t>i-th</w:t>
      </w:r>
      <w:proofErr w:type="spellEnd"/>
      <w:r w:rsidRPr="00057875">
        <w:rPr>
          <w:rFonts w:ascii="Times New Roman" w:hAnsi="Times New Roman" w:cs="Times New Roman" w:hint="eastAsia"/>
          <w:sz w:val="28"/>
          <w:szCs w:val="28"/>
        </w:rPr>
        <w:t xml:space="preserve"> functional groups</w:t>
      </w:r>
      <w:r w:rsidRPr="00057875">
        <w:rPr>
          <w:rFonts w:ascii="Times New Roman" w:hAnsi="Times New Roman" w:cs="Times New Roman"/>
          <w:sz w:val="28"/>
          <w:szCs w:val="28"/>
        </w:rPr>
        <w:t xml:space="preserve"> in </w:t>
      </w:r>
      <m:oMath>
        <m:r>
          <w:rPr>
            <w:rFonts w:ascii="Cambria Math" w:hAnsi="Cambria Math" w:cs="Times New Roman"/>
            <w:sz w:val="28"/>
            <w:szCs w:val="28"/>
          </w:rPr>
          <m:t>X</m:t>
        </m:r>
      </m:oMath>
      <w:r w:rsidRPr="00057875">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i</m:t>
            </m:r>
          </m:sub>
        </m:sSub>
        <m:r>
          <w:rPr>
            <w:rFonts w:ascii="Cambria Math" w:hAnsi="Cambria Math"/>
          </w:rPr>
          <m:t xml:space="preserve">  </m:t>
        </m:r>
      </m:oMath>
      <w:r w:rsidRPr="003F6521">
        <w:rPr>
          <w:rFonts w:ascii="Times New Roman" w:hAnsi="Times New Roman" w:cs="Times New Roman"/>
          <w:sz w:val="28"/>
          <w:szCs w:val="28"/>
        </w:rPr>
        <w:t>are the corresponding regression coefficients; and</w:t>
      </w:r>
      <w:r>
        <w:rPr>
          <w:rFonts w:ascii="Times New Roman" w:hAnsi="Times New Roman" w:cs="Times New Roman" w:hint="eastAsia"/>
          <w:sz w:val="28"/>
          <w:szCs w:val="28"/>
        </w:rPr>
        <w:t xml:space="preserve"> </w:t>
      </w:r>
      <m:oMath>
        <m:r>
          <w:rPr>
            <w:rFonts w:ascii="Cambria Math" w:hAnsi="Cambria Math" w:cs="Times New Roman"/>
            <w:sz w:val="28"/>
            <w:szCs w:val="28"/>
          </w:rPr>
          <m:t>N</m:t>
        </m:r>
      </m:oMath>
      <w:r w:rsidRPr="003F6521">
        <w:rPr>
          <w:rFonts w:ascii="Times New Roman" w:hAnsi="Times New Roman" w:cs="Times New Roman" w:hint="eastAsia"/>
          <w:sz w:val="28"/>
          <w:szCs w:val="28"/>
        </w:rPr>
        <w:t xml:space="preserve"> </w:t>
      </w:r>
      <w:r w:rsidRPr="003F6521">
        <w:rPr>
          <w:rFonts w:ascii="Times New Roman" w:hAnsi="Times New Roman" w:cs="Times New Roman"/>
          <w:sz w:val="28"/>
          <w:szCs w:val="28"/>
        </w:rPr>
        <w:t>are the numbers of groups defined in the library.</w:t>
      </w:r>
      <w:r w:rsidRPr="003F6521">
        <w:rPr>
          <w:rFonts w:ascii="Times New Roman" w:hAnsi="Times New Roman" w:cs="Times New Roman" w:hint="eastAsia"/>
          <w:sz w:val="28"/>
          <w:szCs w:val="28"/>
        </w:rPr>
        <w:t xml:space="preserve"> Based on this basic expression, prior studies have used GC models to predict 25 pure-component properties [</w:t>
      </w:r>
      <w:r w:rsidR="002A2DC7">
        <w:rPr>
          <w:rFonts w:ascii="Times New Roman" w:hAnsi="Times New Roman" w:cs="Times New Roman" w:hint="eastAsia"/>
          <w:sz w:val="28"/>
          <w:szCs w:val="28"/>
        </w:rPr>
        <w:t>7</w:t>
      </w:r>
      <w:r w:rsidRPr="003F6521">
        <w:rPr>
          <w:rFonts w:ascii="Times New Roman" w:hAnsi="Times New Roman" w:cs="Times New Roman" w:hint="eastAsia"/>
          <w:sz w:val="28"/>
          <w:szCs w:val="28"/>
        </w:rPr>
        <w:t>,</w:t>
      </w:r>
      <w:r w:rsidR="002A2DC7">
        <w:rPr>
          <w:rFonts w:ascii="Times New Roman" w:hAnsi="Times New Roman" w:cs="Times New Roman" w:hint="eastAsia"/>
          <w:sz w:val="28"/>
          <w:szCs w:val="28"/>
        </w:rPr>
        <w:t>8</w:t>
      </w:r>
      <w:r w:rsidRPr="003F6521">
        <w:rPr>
          <w:rFonts w:ascii="Times New Roman" w:hAnsi="Times New Roman" w:cs="Times New Roman" w:hint="eastAsia"/>
          <w:sz w:val="28"/>
          <w:szCs w:val="28"/>
        </w:rPr>
        <w:t>,</w:t>
      </w:r>
      <w:r w:rsidR="002A2DC7">
        <w:rPr>
          <w:rFonts w:ascii="Times New Roman" w:hAnsi="Times New Roman" w:cs="Times New Roman" w:hint="eastAsia"/>
          <w:sz w:val="28"/>
          <w:szCs w:val="28"/>
        </w:rPr>
        <w:t>9</w:t>
      </w:r>
      <w:r w:rsidRPr="003F6521">
        <w:rPr>
          <w:rFonts w:ascii="Times New Roman" w:hAnsi="Times New Roman" w:cs="Times New Roman" w:hint="eastAsia"/>
          <w:sz w:val="28"/>
          <w:szCs w:val="28"/>
        </w:rPr>
        <w:t>].</w:t>
      </w:r>
    </w:p>
    <w:p w14:paraId="7CB3E77F" w14:textId="77777777" w:rsidR="00827D2B" w:rsidRPr="00601080" w:rsidRDefault="00827D2B" w:rsidP="00827D2B">
      <w:pPr>
        <w:jc w:val="both"/>
        <w:rPr>
          <w:rFonts w:ascii="Times New Roman" w:hAnsi="Times New Roman" w:cs="Times New Roman"/>
          <w:b/>
          <w:bCs/>
          <w:sz w:val="28"/>
          <w:szCs w:val="28"/>
        </w:rPr>
      </w:pPr>
      <w:r w:rsidRPr="00854D07">
        <w:rPr>
          <w:rFonts w:ascii="Times New Roman" w:hAnsi="Times New Roman" w:cs="Times New Roman" w:hint="eastAsia"/>
          <w:b/>
          <w:bCs/>
          <w:sz w:val="28"/>
          <w:szCs w:val="28"/>
        </w:rPr>
        <w:t>2.</w:t>
      </w:r>
      <w:r>
        <w:rPr>
          <w:rFonts w:ascii="Times New Roman" w:hAnsi="Times New Roman" w:cs="Times New Roman" w:hint="eastAsia"/>
          <w:b/>
          <w:bCs/>
          <w:sz w:val="28"/>
          <w:szCs w:val="28"/>
        </w:rPr>
        <w:t>1.2</w:t>
      </w:r>
      <w:r w:rsidRPr="00854D07">
        <w:rPr>
          <w:rFonts w:ascii="Times New Roman" w:hAnsi="Times New Roman" w:cs="Times New Roman" w:hint="eastAsia"/>
          <w:b/>
          <w:bCs/>
          <w:sz w:val="28"/>
          <w:szCs w:val="28"/>
        </w:rPr>
        <w:t xml:space="preserve"> </w:t>
      </w:r>
      <w:r w:rsidRPr="00854D07">
        <w:rPr>
          <w:rFonts w:ascii="Times New Roman" w:hAnsi="Times New Roman" w:cs="Times New Roman"/>
          <w:b/>
          <w:bCs/>
          <w:sz w:val="28"/>
          <w:szCs w:val="28"/>
        </w:rPr>
        <w:t>Extending the GC</w:t>
      </w:r>
      <w:r>
        <w:rPr>
          <w:rFonts w:ascii="Times New Roman" w:hAnsi="Times New Roman" w:cs="Times New Roman" w:hint="eastAsia"/>
          <w:b/>
          <w:bCs/>
          <w:sz w:val="28"/>
          <w:szCs w:val="28"/>
        </w:rPr>
        <w:t xml:space="preserve"> </w:t>
      </w:r>
      <w:r w:rsidRPr="004003D7">
        <w:rPr>
          <w:rFonts w:ascii="Times New Roman" w:hAnsi="Times New Roman" w:cs="Times New Roman"/>
          <w:b/>
          <w:bCs/>
          <w:sz w:val="28"/>
          <w:szCs w:val="28"/>
        </w:rPr>
        <w:t>Frameworks</w:t>
      </w:r>
      <w:r w:rsidRPr="00854D07">
        <w:rPr>
          <w:rFonts w:ascii="Times New Roman" w:hAnsi="Times New Roman" w:cs="Times New Roman"/>
          <w:b/>
          <w:bCs/>
          <w:sz w:val="28"/>
          <w:szCs w:val="28"/>
        </w:rPr>
        <w:t>: Parameterizing Physical Equations</w:t>
      </w:r>
    </w:p>
    <w:p w14:paraId="1CC4E9E7" w14:textId="77777777" w:rsidR="00827D2B" w:rsidRPr="003F6521" w:rsidRDefault="00827D2B" w:rsidP="00827D2B">
      <w:pPr>
        <w:ind w:firstLineChars="200" w:firstLine="560"/>
        <w:jc w:val="both"/>
        <w:rPr>
          <w:rFonts w:ascii="Times New Roman" w:hAnsi="Times New Roman" w:cs="Times New Roman"/>
          <w:sz w:val="28"/>
          <w:szCs w:val="28"/>
        </w:rPr>
      </w:pPr>
      <w:r w:rsidRPr="003F6521">
        <w:rPr>
          <w:rFonts w:ascii="Times New Roman" w:hAnsi="Times New Roman" w:cs="Times New Roman"/>
          <w:sz w:val="28"/>
          <w:szCs w:val="28"/>
        </w:rPr>
        <w:t xml:space="preserve">The GC method is extended by using it to predict the parameters of thermodynamically sensible temperature functions, rather than the property value directly. The values of these GC-derived parameters directly determine the slope, curvature, and vertical offset of the resulting </w:t>
      </w:r>
      <w:r w:rsidRPr="003F6521">
        <w:rPr>
          <w:rFonts w:ascii="Times New Roman" w:hAnsi="Times New Roman" w:cs="Times New Roman" w:hint="eastAsia"/>
          <w:sz w:val="28"/>
          <w:szCs w:val="28"/>
        </w:rPr>
        <w:t>p</w:t>
      </w:r>
      <w:r w:rsidRPr="003F6521">
        <w:rPr>
          <w:rFonts w:ascii="Times New Roman" w:hAnsi="Times New Roman" w:cs="Times New Roman"/>
          <w:sz w:val="28"/>
          <w:szCs w:val="28"/>
        </w:rPr>
        <w:t>roperty-temperature curve.</w:t>
      </w:r>
    </w:p>
    <w:p w14:paraId="494DF2A6" w14:textId="7C1A209E" w:rsidR="00827D2B" w:rsidRPr="003F6521" w:rsidRDefault="00827D2B" w:rsidP="00827D2B">
      <w:pPr>
        <w:ind w:firstLineChars="200" w:firstLine="560"/>
        <w:jc w:val="both"/>
        <w:rPr>
          <w:rFonts w:ascii="Times New Roman" w:hAnsi="Times New Roman" w:cs="Times New Roman"/>
          <w:sz w:val="28"/>
          <w:szCs w:val="28"/>
        </w:rPr>
      </w:pPr>
      <w:r w:rsidRPr="003F6521">
        <w:rPr>
          <w:rFonts w:ascii="Times New Roman" w:hAnsi="Times New Roman" w:cs="Times New Roman"/>
          <w:sz w:val="28"/>
          <w:szCs w:val="28"/>
        </w:rPr>
        <w:t xml:space="preserve">The coefficients in a predefined temperature function are obtained by summing group contributions. In engineering practice, this common approach chooses a thermodynamically sensible temperature function as the backbone and then uses the GC framework to model that function’s </w:t>
      </w:r>
      <w:r w:rsidRPr="003F6521">
        <w:rPr>
          <w:rFonts w:ascii="Times New Roman" w:hAnsi="Times New Roman" w:cs="Times New Roman"/>
          <w:sz w:val="28"/>
          <w:szCs w:val="28"/>
        </w:rPr>
        <w:lastRenderedPageBreak/>
        <w:t>parameters, yielding the full property–temperature curve. This workflow and its essentials are well captured by early foundational work [</w:t>
      </w:r>
      <w:r w:rsidR="002A2DC7">
        <w:rPr>
          <w:rFonts w:ascii="Times New Roman" w:hAnsi="Times New Roman" w:cs="Times New Roman" w:hint="eastAsia"/>
          <w:sz w:val="28"/>
          <w:szCs w:val="28"/>
        </w:rPr>
        <w:t>10</w:t>
      </w:r>
      <w:r w:rsidRPr="003F6521">
        <w:rPr>
          <w:rFonts w:ascii="Times New Roman" w:hAnsi="Times New Roman" w:cs="Times New Roman"/>
          <w:sz w:val="28"/>
          <w:szCs w:val="28"/>
        </w:rPr>
        <w:t>]. Early temperature-dependent predictive models include:</w:t>
      </w:r>
    </w:p>
    <w:p w14:paraId="4E6298D4" w14:textId="77777777" w:rsidR="00827D2B" w:rsidRPr="003F6521" w:rsidRDefault="00827D2B" w:rsidP="00827D2B">
      <w:pPr>
        <w:pStyle w:val="a9"/>
        <w:numPr>
          <w:ilvl w:val="0"/>
          <w:numId w:val="2"/>
        </w:numPr>
        <w:jc w:val="both"/>
        <w:rPr>
          <w:rFonts w:ascii="Times New Roman" w:hAnsi="Times New Roman" w:cs="Times New Roman"/>
          <w:sz w:val="28"/>
          <w:szCs w:val="28"/>
          <w14:ligatures w14:val="none"/>
        </w:rPr>
      </w:pPr>
      <w:r w:rsidRPr="003F6521">
        <w:rPr>
          <w:rFonts w:ascii="Times New Roman" w:hAnsi="Times New Roman" w:cs="Times New Roman"/>
          <w:sz w:val="28"/>
          <w:szCs w:val="28"/>
          <w14:ligatures w14:val="none"/>
        </w:rPr>
        <w:t>Heat capacity polynomial</w:t>
      </w:r>
    </w:p>
    <w:p w14:paraId="378DE4A4" w14:textId="77777777" w:rsidR="00827D2B" w:rsidRPr="003F6521" w:rsidRDefault="00000000" w:rsidP="00827D2B">
      <w:pPr>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p</m:t>
              </m:r>
            </m:sub>
          </m:sSub>
          <m:r>
            <m:rPr>
              <m:sty m:val="p"/>
            </m:rPr>
            <w:rPr>
              <w:rFonts w:ascii="Cambria Math" w:hAnsi="Cambria Math" w:cs="Times New Roman"/>
              <w:sz w:val="28"/>
              <w:szCs w:val="28"/>
            </w:rPr>
            <m:t>=[∑</m:t>
          </m:r>
          <m:d>
            <m:dPr>
              <m:ctrlPr>
                <w:rPr>
                  <w:rFonts w:ascii="Cambria Math" w:hAnsi="Cambria Math" w:cs="Times New Roman"/>
                  <w:sz w:val="28"/>
                  <w:szCs w:val="28"/>
                </w:rPr>
              </m:ctrlPr>
            </m:dPr>
            <m:e>
              <m:r>
                <w:rPr>
                  <w:rFonts w:ascii="Cambria Math" w:hAnsi="Cambria Math" w:cs="Times New Roman"/>
                  <w:sz w:val="28"/>
                  <w:szCs w:val="28"/>
                </w:rPr>
                <m:t>a</m:t>
              </m:r>
            </m:e>
          </m:d>
          <m:r>
            <m:rPr>
              <m:sty m:val="p"/>
            </m:rPr>
            <w:rPr>
              <w:rFonts w:ascii="Cambria Math" w:hAnsi="Cambria Math" w:cs="Times New Roman"/>
              <w:sz w:val="28"/>
              <w:szCs w:val="28"/>
            </w:rPr>
            <m:t>-37.93]+</m:t>
          </m:r>
          <m:d>
            <m:dPr>
              <m:begChr m:val="["/>
              <m:endChr m:val="]"/>
              <m:ctrlPr>
                <w:rPr>
                  <w:rFonts w:ascii="Cambria Math" w:hAnsi="Cambria Math" w:cs="Times New Roman"/>
                  <w:sz w:val="28"/>
                  <w:szCs w:val="28"/>
                </w:rPr>
              </m:ctrlPr>
            </m:dPr>
            <m:e>
              <m:r>
                <m:rPr>
                  <m:sty m:val="p"/>
                </m:rPr>
                <w:rPr>
                  <w:rFonts w:ascii="Cambria Math" w:hAnsi="Cambria Math" w:cs="Times New Roman"/>
                  <w:sz w:val="28"/>
                  <w:szCs w:val="28"/>
                </w:rPr>
                <m:t>∑</m:t>
              </m:r>
              <m:d>
                <m:dPr>
                  <m:ctrlPr>
                    <w:rPr>
                      <w:rFonts w:ascii="Cambria Math" w:hAnsi="Cambria Math" w:cs="Times New Roman"/>
                      <w:sz w:val="28"/>
                      <w:szCs w:val="28"/>
                    </w:rPr>
                  </m:ctrlPr>
                </m:dPr>
                <m:e>
                  <m:r>
                    <w:rPr>
                      <w:rFonts w:ascii="Cambria Math" w:hAnsi="Cambria Math" w:cs="Times New Roman"/>
                      <w:sz w:val="28"/>
                      <w:szCs w:val="28"/>
                    </w:rPr>
                    <m:t>b</m:t>
                  </m:r>
                </m:e>
              </m:d>
              <m:r>
                <m:rPr>
                  <m:sty m:val="p"/>
                </m:rPr>
                <w:rPr>
                  <w:rFonts w:ascii="Cambria Math" w:hAnsi="Cambria Math" w:cs="Times New Roman"/>
                  <w:sz w:val="28"/>
                  <w:szCs w:val="28"/>
                </w:rPr>
                <m:t>+0.210</m:t>
              </m:r>
            </m:e>
          </m:d>
          <m:r>
            <w:rPr>
              <w:rFonts w:ascii="Cambria Math" w:hAnsi="Cambria Math" w:cs="Times New Roman"/>
              <w:sz w:val="28"/>
              <w:szCs w:val="28"/>
            </w:rPr>
            <m:t>T</m:t>
          </m:r>
          <m:r>
            <m:rPr>
              <m:sty m:val="p"/>
            </m:rPr>
            <w:rPr>
              <w:rFonts w:ascii="Cambria Math" w:hAnsi="Cambria Math" w:cs="Times New Roman"/>
              <w:sz w:val="28"/>
              <w:szCs w:val="28"/>
            </w:rPr>
            <m:t>+</m:t>
          </m:r>
          <m:d>
            <m:dPr>
              <m:begChr m:val="["/>
              <m:endChr m:val="]"/>
              <m:ctrlPr>
                <w:rPr>
                  <w:rFonts w:ascii="Cambria Math" w:hAnsi="Cambria Math" w:cs="Times New Roman"/>
                  <w:sz w:val="28"/>
                  <w:szCs w:val="28"/>
                </w:rPr>
              </m:ctrlPr>
            </m:dPr>
            <m:e>
              <m:r>
                <m:rPr>
                  <m:sty m:val="p"/>
                </m:rPr>
                <w:rPr>
                  <w:rFonts w:ascii="Cambria Math" w:hAnsi="Cambria Math" w:cs="Times New Roman"/>
                  <w:sz w:val="28"/>
                  <w:szCs w:val="28"/>
                </w:rPr>
                <m:t>∑</m:t>
              </m:r>
              <m:d>
                <m:dPr>
                  <m:ctrlPr>
                    <w:rPr>
                      <w:rFonts w:ascii="Cambria Math" w:hAnsi="Cambria Math" w:cs="Times New Roman"/>
                      <w:sz w:val="28"/>
                      <w:szCs w:val="28"/>
                    </w:rPr>
                  </m:ctrlPr>
                </m:dPr>
                <m:e>
                  <m:r>
                    <w:rPr>
                      <w:rFonts w:ascii="Cambria Math" w:hAnsi="Cambria Math" w:cs="Times New Roman"/>
                      <w:sz w:val="28"/>
                      <w:szCs w:val="28"/>
                    </w:rPr>
                    <m:t>c</m:t>
                  </m:r>
                </m:e>
              </m:d>
              <m:r>
                <m:rPr>
                  <m:sty m:val="p"/>
                </m:rPr>
                <w:rPr>
                  <w:rFonts w:ascii="Cambria Math" w:hAnsi="Cambria Math" w:cs="Times New Roman"/>
                  <w:sz w:val="28"/>
                  <w:szCs w:val="28"/>
                </w:rPr>
                <m:t>-3.91×</m:t>
              </m:r>
              <m:sSup>
                <m:sSupPr>
                  <m:ctrlPr>
                    <w:rPr>
                      <w:rFonts w:ascii="Cambria Math" w:hAnsi="Cambria Math" w:cs="Times New Roman"/>
                      <w:sz w:val="28"/>
                      <w:szCs w:val="28"/>
                    </w:rPr>
                  </m:ctrlPr>
                </m:sSupPr>
                <m:e>
                  <m:r>
                    <m:rPr>
                      <m:sty m:val="p"/>
                    </m:rPr>
                    <w:rPr>
                      <w:rFonts w:ascii="Cambria Math" w:hAnsi="Cambria Math" w:cs="Times New Roman"/>
                      <w:sz w:val="28"/>
                      <w:szCs w:val="28"/>
                    </w:rPr>
                    <m:t>10</m:t>
                  </m:r>
                </m:e>
                <m:sup>
                  <m:r>
                    <m:rPr>
                      <m:sty m:val="p"/>
                    </m:rPr>
                    <w:rPr>
                      <w:rFonts w:ascii="Cambria Math" w:hAnsi="Cambria Math" w:cs="Times New Roman"/>
                      <w:sz w:val="28"/>
                      <w:szCs w:val="28"/>
                    </w:rPr>
                    <m:t>-4</m:t>
                  </m:r>
                </m:sup>
              </m:sSup>
            </m:e>
          </m:d>
          <m:sSup>
            <m:sSupPr>
              <m:ctrlPr>
                <w:rPr>
                  <w:rFonts w:ascii="Cambria Math" w:hAnsi="Cambria Math" w:cs="Times New Roman"/>
                  <w:sz w:val="28"/>
                  <w:szCs w:val="28"/>
                </w:rPr>
              </m:ctrlPr>
            </m:sSupPr>
            <m:e>
              <m:r>
                <w:rPr>
                  <w:rFonts w:ascii="Cambria Math" w:hAnsi="Cambria Math" w:cs="Times New Roman"/>
                  <w:sz w:val="28"/>
                  <w:szCs w:val="28"/>
                </w:rPr>
                <m:t>T</m:t>
              </m:r>
            </m:e>
            <m:sup>
              <m:r>
                <m:rPr>
                  <m:sty m:val="p"/>
                </m:rPr>
                <w:rPr>
                  <w:rFonts w:ascii="Cambria Math" w:hAnsi="Cambria Math" w:cs="Times New Roman"/>
                  <w:sz w:val="28"/>
                  <w:szCs w:val="28"/>
                </w:rPr>
                <m:t>2</m:t>
              </m:r>
            </m:sup>
          </m:sSup>
          <m:r>
            <m:rPr>
              <m:sty m:val="p"/>
            </m:rPr>
            <w:rPr>
              <w:rFonts w:ascii="Cambria Math" w:hAnsi="Cambria Math" w:cs="Times New Roman"/>
              <w:sz w:val="28"/>
              <w:szCs w:val="28"/>
            </w:rPr>
            <m:t>+</m:t>
          </m:r>
          <m:d>
            <m:dPr>
              <m:begChr m:val="["/>
              <m:endChr m:val="]"/>
              <m:ctrlPr>
                <w:rPr>
                  <w:rFonts w:ascii="Cambria Math" w:hAnsi="Cambria Math" w:cs="Times New Roman"/>
                  <w:sz w:val="28"/>
                  <w:szCs w:val="28"/>
                </w:rPr>
              </m:ctrlPr>
            </m:dPr>
            <m:e>
              <m:r>
                <m:rPr>
                  <m:sty m:val="p"/>
                </m:rPr>
                <w:rPr>
                  <w:rFonts w:ascii="Cambria Math" w:hAnsi="Cambria Math" w:cs="Times New Roman"/>
                  <w:sz w:val="28"/>
                  <w:szCs w:val="28"/>
                </w:rPr>
                <m:t>∑</m:t>
              </m:r>
              <m:d>
                <m:dPr>
                  <m:ctrlPr>
                    <w:rPr>
                      <w:rFonts w:ascii="Cambria Math" w:hAnsi="Cambria Math" w:cs="Times New Roman"/>
                      <w:sz w:val="28"/>
                      <w:szCs w:val="28"/>
                    </w:rPr>
                  </m:ctrlPr>
                </m:dPr>
                <m:e>
                  <m:r>
                    <w:rPr>
                      <w:rFonts w:ascii="Cambria Math" w:hAnsi="Cambria Math" w:cs="Times New Roman"/>
                      <w:sz w:val="28"/>
                      <w:szCs w:val="28"/>
                    </w:rPr>
                    <m:t>d</m:t>
                  </m:r>
                </m:e>
              </m:d>
              <m:r>
                <m:rPr>
                  <m:sty m:val="p"/>
                </m:rPr>
                <w:rPr>
                  <w:rFonts w:ascii="Cambria Math" w:hAnsi="Cambria Math" w:cs="Times New Roman"/>
                  <w:sz w:val="28"/>
                  <w:szCs w:val="28"/>
                </w:rPr>
                <m:t>+2.06×</m:t>
              </m:r>
              <m:sSup>
                <m:sSupPr>
                  <m:ctrlPr>
                    <w:rPr>
                      <w:rFonts w:ascii="Cambria Math" w:hAnsi="Cambria Math" w:cs="Times New Roman"/>
                      <w:sz w:val="28"/>
                      <w:szCs w:val="28"/>
                    </w:rPr>
                  </m:ctrlPr>
                </m:sSupPr>
                <m:e>
                  <m:r>
                    <m:rPr>
                      <m:sty m:val="p"/>
                    </m:rPr>
                    <w:rPr>
                      <w:rFonts w:ascii="Cambria Math" w:hAnsi="Cambria Math" w:cs="Times New Roman"/>
                      <w:sz w:val="28"/>
                      <w:szCs w:val="28"/>
                    </w:rPr>
                    <m:t>10</m:t>
                  </m:r>
                </m:e>
                <m:sup>
                  <m:r>
                    <m:rPr>
                      <m:sty m:val="p"/>
                    </m:rPr>
                    <w:rPr>
                      <w:rFonts w:ascii="Cambria Math" w:hAnsi="Cambria Math" w:cs="Times New Roman"/>
                      <w:sz w:val="28"/>
                      <w:szCs w:val="28"/>
                    </w:rPr>
                    <m:t>-7</m:t>
                  </m:r>
                </m:sup>
              </m:sSup>
            </m:e>
          </m:d>
          <m:sSup>
            <m:sSupPr>
              <m:ctrlPr>
                <w:rPr>
                  <w:rFonts w:ascii="Cambria Math" w:hAnsi="Cambria Math" w:cs="Times New Roman"/>
                  <w:sz w:val="28"/>
                  <w:szCs w:val="28"/>
                </w:rPr>
              </m:ctrlPr>
            </m:sSupPr>
            <m:e>
              <m:r>
                <w:rPr>
                  <w:rFonts w:ascii="Cambria Math" w:hAnsi="Cambria Math" w:cs="Times New Roman"/>
                  <w:sz w:val="28"/>
                  <w:szCs w:val="28"/>
                </w:rPr>
                <m:t>T</m:t>
              </m:r>
            </m:e>
            <m:sup>
              <m:r>
                <m:rPr>
                  <m:sty m:val="p"/>
                </m:rPr>
                <w:rPr>
                  <w:rFonts w:ascii="Cambria Math" w:hAnsi="Cambria Math" w:cs="Times New Roman"/>
                  <w:sz w:val="28"/>
                  <w:szCs w:val="28"/>
                </w:rPr>
                <m:t>3</m:t>
              </m:r>
            </m:sup>
          </m:sSup>
        </m:oMath>
      </m:oMathPara>
    </w:p>
    <w:p w14:paraId="5989496F" w14:textId="77777777" w:rsidR="00827D2B" w:rsidRPr="003F6521" w:rsidRDefault="00827D2B" w:rsidP="00827D2B">
      <w:pPr>
        <w:pStyle w:val="a9"/>
        <w:ind w:left="0" w:firstLineChars="200" w:firstLine="560"/>
        <w:jc w:val="both"/>
        <w:rPr>
          <w:rFonts w:ascii="Times New Roman" w:hAnsi="Times New Roman" w:cs="Times New Roman"/>
          <w:sz w:val="28"/>
          <w:szCs w:val="28"/>
          <w14:ligatures w14:val="none"/>
        </w:rPr>
      </w:pPr>
      <w:r w:rsidRPr="003F6521">
        <w:rPr>
          <w:rFonts w:ascii="Times New Roman" w:hAnsi="Times New Roman" w:cs="Times New Roman"/>
          <w:sz w:val="28"/>
          <w:szCs w:val="28"/>
          <w14:ligatures w14:val="none"/>
        </w:rPr>
        <w:t>(2) Liquid-viscosity (Andrade-type) relation</w:t>
      </w:r>
    </w:p>
    <w:p w14:paraId="02D309B6" w14:textId="77777777" w:rsidR="00827D2B" w:rsidRPr="003F6521" w:rsidRDefault="00000000" w:rsidP="00827D2B">
      <w:pPr>
        <w:pStyle w:val="a9"/>
        <w:ind w:left="0" w:firstLineChars="200" w:firstLine="560"/>
        <w:jc w:val="both"/>
        <w:rPr>
          <w:rFonts w:ascii="Times New Roman" w:hAnsi="Times New Roman" w:cs="Times New Roman"/>
          <w:sz w:val="28"/>
          <w:szCs w:val="28"/>
          <w14:ligatures w14:val="none"/>
        </w:rPr>
      </w:pPr>
      <m:oMathPara>
        <m:oMath>
          <m:sSub>
            <m:sSubPr>
              <m:ctrlPr>
                <w:rPr>
                  <w:rFonts w:ascii="Cambria Math" w:hAnsi="Cambria Math" w:cs="Times New Roman"/>
                  <w:sz w:val="28"/>
                  <w:szCs w:val="28"/>
                  <w14:ligatures w14:val="none"/>
                </w:rPr>
              </m:ctrlPr>
            </m:sSubPr>
            <m:e>
              <m:r>
                <w:rPr>
                  <w:rFonts w:ascii="Cambria Math" w:hAnsi="Cambria Math" w:cs="Times New Roman"/>
                  <w:sz w:val="28"/>
                  <w:szCs w:val="28"/>
                  <w14:ligatures w14:val="none"/>
                </w:rPr>
                <m:t>η</m:t>
              </m:r>
            </m:e>
            <m:sub>
              <m:r>
                <w:rPr>
                  <w:rFonts w:ascii="Cambria Math" w:hAnsi="Cambria Math" w:cs="Times New Roman"/>
                  <w:sz w:val="28"/>
                  <w:szCs w:val="28"/>
                  <w14:ligatures w14:val="none"/>
                </w:rPr>
                <m:t>L</m:t>
              </m:r>
            </m:sub>
          </m:sSub>
          <m:r>
            <m:rPr>
              <m:sty m:val="p"/>
            </m:rPr>
            <w:rPr>
              <w:rFonts w:ascii="Cambria Math" w:hAnsi="Cambria Math" w:cs="Times New Roman"/>
              <w:sz w:val="28"/>
              <w:szCs w:val="28"/>
              <w14:ligatures w14:val="none"/>
            </w:rPr>
            <m:t>=</m:t>
          </m:r>
          <m:r>
            <w:rPr>
              <w:rFonts w:ascii="Cambria Math" w:hAnsi="Cambria Math" w:cs="Times New Roman"/>
              <w:sz w:val="28"/>
              <w:szCs w:val="28"/>
              <w14:ligatures w14:val="none"/>
            </w:rPr>
            <m:t>mw</m:t>
          </m:r>
          <m:r>
            <m:rPr>
              <m:sty m:val="p"/>
            </m:rPr>
            <w:rPr>
              <w:rFonts w:ascii="Cambria Math" w:hAnsi="Cambria Math" w:cs="Times New Roman"/>
              <w:sz w:val="28"/>
              <w:szCs w:val="28"/>
              <w14:ligatures w14:val="none"/>
            </w:rPr>
            <m:t>×exp⁡{</m:t>
          </m:r>
          <m:f>
            <m:fPr>
              <m:ctrlPr>
                <w:rPr>
                  <w:rFonts w:ascii="Cambria Math" w:hAnsi="Cambria Math" w:cs="Times New Roman"/>
                  <w:sz w:val="28"/>
                  <w:szCs w:val="28"/>
                  <w14:ligatures w14:val="none"/>
                </w:rPr>
              </m:ctrlPr>
            </m:fPr>
            <m:num>
              <m:r>
                <m:rPr>
                  <m:sty m:val="p"/>
                </m:rPr>
                <w:rPr>
                  <w:rFonts w:ascii="Cambria Math" w:hAnsi="Cambria Math" w:cs="Times New Roman"/>
                  <w:sz w:val="28"/>
                  <w:szCs w:val="28"/>
                  <w14:ligatures w14:val="none"/>
                </w:rPr>
                <m:t>∑</m:t>
              </m:r>
              <m:d>
                <m:dPr>
                  <m:ctrlPr>
                    <w:rPr>
                      <w:rFonts w:ascii="Cambria Math" w:hAnsi="Cambria Math" w:cs="Times New Roman"/>
                      <w:sz w:val="28"/>
                      <w:szCs w:val="28"/>
                      <w14:ligatures w14:val="none"/>
                    </w:rPr>
                  </m:ctrlPr>
                </m:dPr>
                <m:e>
                  <m:sSub>
                    <m:sSubPr>
                      <m:ctrlPr>
                        <w:rPr>
                          <w:rFonts w:ascii="Cambria Math" w:hAnsi="Cambria Math" w:cs="Times New Roman"/>
                          <w:sz w:val="28"/>
                          <w:szCs w:val="28"/>
                          <w14:ligatures w14:val="none"/>
                        </w:rPr>
                      </m:ctrlPr>
                    </m:sSubPr>
                    <m:e>
                      <m:r>
                        <w:rPr>
                          <w:rFonts w:ascii="Cambria Math" w:hAnsi="Cambria Math" w:cs="Times New Roman"/>
                          <w:sz w:val="28"/>
                          <w:szCs w:val="28"/>
                          <w14:ligatures w14:val="none"/>
                        </w:rPr>
                        <m:t>η</m:t>
                      </m:r>
                    </m:e>
                    <m:sub>
                      <m:r>
                        <w:rPr>
                          <w:rFonts w:ascii="Cambria Math" w:hAnsi="Cambria Math" w:cs="Times New Roman"/>
                          <w:sz w:val="28"/>
                          <w:szCs w:val="28"/>
                          <w14:ligatures w14:val="none"/>
                        </w:rPr>
                        <m:t>a</m:t>
                      </m:r>
                    </m:sub>
                  </m:sSub>
                </m:e>
              </m:d>
              <m:r>
                <m:rPr>
                  <m:sty m:val="p"/>
                </m:rPr>
                <w:rPr>
                  <w:rFonts w:ascii="Cambria Math" w:hAnsi="Cambria Math" w:cs="Times New Roman"/>
                  <w:sz w:val="28"/>
                  <w:szCs w:val="28"/>
                  <w14:ligatures w14:val="none"/>
                </w:rPr>
                <m:t>-597.82</m:t>
              </m:r>
            </m:num>
            <m:den>
              <m:r>
                <w:rPr>
                  <w:rFonts w:ascii="Cambria Math" w:hAnsi="Cambria Math" w:cs="Times New Roman"/>
                  <w:sz w:val="28"/>
                  <w:szCs w:val="28"/>
                  <w14:ligatures w14:val="none"/>
                </w:rPr>
                <m:t>T</m:t>
              </m:r>
            </m:den>
          </m:f>
          <m:r>
            <m:rPr>
              <m:sty m:val="p"/>
            </m:rPr>
            <w:rPr>
              <w:rFonts w:ascii="Cambria Math" w:hAnsi="Cambria Math" w:cs="Times New Roman"/>
              <w:sz w:val="28"/>
              <w:szCs w:val="28"/>
              <w14:ligatures w14:val="none"/>
            </w:rPr>
            <m:t>+∑</m:t>
          </m:r>
          <m:d>
            <m:dPr>
              <m:ctrlPr>
                <w:rPr>
                  <w:rFonts w:ascii="Cambria Math" w:hAnsi="Cambria Math" w:cs="Times New Roman"/>
                  <w:sz w:val="28"/>
                  <w:szCs w:val="28"/>
                  <w14:ligatures w14:val="none"/>
                </w:rPr>
              </m:ctrlPr>
            </m:dPr>
            <m:e>
              <m:sSub>
                <m:sSubPr>
                  <m:ctrlPr>
                    <w:rPr>
                      <w:rFonts w:ascii="Cambria Math" w:hAnsi="Cambria Math" w:cs="Times New Roman"/>
                      <w:sz w:val="28"/>
                      <w:szCs w:val="28"/>
                      <w14:ligatures w14:val="none"/>
                    </w:rPr>
                  </m:ctrlPr>
                </m:sSubPr>
                <m:e>
                  <m:r>
                    <w:rPr>
                      <w:rFonts w:ascii="Cambria Math" w:hAnsi="Cambria Math" w:cs="Times New Roman"/>
                      <w:sz w:val="28"/>
                      <w:szCs w:val="28"/>
                      <w14:ligatures w14:val="none"/>
                    </w:rPr>
                    <m:t>η</m:t>
                  </m:r>
                </m:e>
                <m:sub>
                  <m:r>
                    <w:rPr>
                      <w:rFonts w:ascii="Cambria Math" w:hAnsi="Cambria Math" w:cs="Times New Roman"/>
                      <w:sz w:val="28"/>
                      <w:szCs w:val="28"/>
                      <w14:ligatures w14:val="none"/>
                    </w:rPr>
                    <m:t>b</m:t>
                  </m:r>
                </m:sub>
              </m:sSub>
            </m:e>
          </m:d>
          <m:r>
            <m:rPr>
              <m:sty m:val="p"/>
            </m:rPr>
            <w:rPr>
              <w:rFonts w:ascii="Cambria Math" w:hAnsi="Cambria Math" w:cs="Times New Roman"/>
              <w:sz w:val="28"/>
              <w:szCs w:val="28"/>
              <w14:ligatures w14:val="none"/>
            </w:rPr>
            <m:t>-11.202}</m:t>
          </m:r>
        </m:oMath>
      </m:oMathPara>
    </w:p>
    <w:p w14:paraId="75282B2F" w14:textId="77777777" w:rsidR="00827D2B" w:rsidRPr="003F6521" w:rsidRDefault="00827D2B" w:rsidP="00827D2B">
      <w:pPr>
        <w:pStyle w:val="a9"/>
        <w:ind w:left="0" w:firstLineChars="200" w:firstLine="560"/>
        <w:jc w:val="both"/>
        <w:rPr>
          <w:rFonts w:ascii="Times New Roman" w:hAnsi="Times New Roman" w:cs="Times New Roman"/>
          <w:sz w:val="28"/>
          <w:szCs w:val="28"/>
          <w14:ligatures w14:val="none"/>
        </w:rPr>
      </w:pPr>
      <w:r w:rsidRPr="003F6521">
        <w:rPr>
          <w:rFonts w:ascii="Times New Roman" w:hAnsi="Times New Roman" w:cs="Times New Roman"/>
          <w:sz w:val="28"/>
          <w:szCs w:val="28"/>
          <w14:ligatures w14:val="none"/>
        </w:rPr>
        <w:t xml:space="preserve">Here, </w:t>
      </w:r>
      <m:oMath>
        <m:sSub>
          <m:sSubPr>
            <m:ctrlPr>
              <w:rPr>
                <w:rFonts w:ascii="Cambria Math" w:hAnsi="Cambria Math" w:cs="Times New Roman"/>
                <w:sz w:val="28"/>
                <w:szCs w:val="28"/>
                <w14:ligatures w14:val="none"/>
              </w:rPr>
            </m:ctrlPr>
          </m:sSubPr>
          <m:e>
            <m:r>
              <w:rPr>
                <w:rFonts w:ascii="Cambria Math" w:hAnsi="Cambria Math" w:cs="Times New Roman"/>
                <w:sz w:val="28"/>
                <w:szCs w:val="28"/>
                <w14:ligatures w14:val="none"/>
              </w:rPr>
              <m:t>C</m:t>
            </m:r>
          </m:e>
          <m:sub>
            <m:r>
              <w:rPr>
                <w:rFonts w:ascii="Cambria Math" w:hAnsi="Cambria Math" w:cs="Times New Roman"/>
                <w:sz w:val="28"/>
                <w:szCs w:val="28"/>
                <w14:ligatures w14:val="none"/>
              </w:rPr>
              <m:t>p</m:t>
            </m:r>
          </m:sub>
        </m:sSub>
      </m:oMath>
      <w:r w:rsidRPr="003F6521">
        <w:rPr>
          <w:rFonts w:ascii="Times New Roman" w:hAnsi="Times New Roman" w:cs="Times New Roman" w:hint="eastAsia"/>
          <w:sz w:val="28"/>
          <w:szCs w:val="28"/>
          <w14:ligatures w14:val="none"/>
        </w:rPr>
        <w:t xml:space="preserve"> </w:t>
      </w:r>
      <w:r w:rsidRPr="003F6521">
        <w:rPr>
          <w:rFonts w:ascii="Times New Roman" w:hAnsi="Times New Roman" w:cs="Times New Roman"/>
          <w:sz w:val="28"/>
          <w:szCs w:val="28"/>
          <w14:ligatures w14:val="none"/>
        </w:rPr>
        <w:t xml:space="preserve">denotes the ideal-gas heat capacity. </w:t>
      </w:r>
      <m:oMath>
        <m:r>
          <m:rPr>
            <m:sty m:val="p"/>
          </m:rPr>
          <w:rPr>
            <w:rFonts w:ascii="Cambria Math" w:hAnsi="Cambria Math" w:cs="Times New Roman"/>
            <w:sz w:val="28"/>
            <w:szCs w:val="28"/>
            <w14:ligatures w14:val="none"/>
          </w:rPr>
          <m:t>∑</m:t>
        </m:r>
        <m:d>
          <m:dPr>
            <m:ctrlPr>
              <w:rPr>
                <w:rFonts w:ascii="Cambria Math" w:hAnsi="Cambria Math" w:cs="Times New Roman"/>
                <w:sz w:val="28"/>
                <w:szCs w:val="28"/>
                <w14:ligatures w14:val="none"/>
              </w:rPr>
            </m:ctrlPr>
          </m:dPr>
          <m:e>
            <m:r>
              <w:rPr>
                <w:rFonts w:ascii="Cambria Math" w:hAnsi="Cambria Math" w:cs="Times New Roman"/>
                <w:sz w:val="28"/>
                <w:szCs w:val="28"/>
                <w14:ligatures w14:val="none"/>
              </w:rPr>
              <m:t>a</m:t>
            </m:r>
          </m:e>
        </m:d>
      </m:oMath>
      <w:r w:rsidRPr="003F6521">
        <w:rPr>
          <w:rFonts w:ascii="Times New Roman" w:hAnsi="Times New Roman" w:cs="Times New Roman"/>
          <w:sz w:val="28"/>
          <w:szCs w:val="28"/>
          <w14:ligatures w14:val="none"/>
        </w:rPr>
        <w:t xml:space="preserve"> means the coefficient </w:t>
      </w:r>
      <m:oMath>
        <m:r>
          <w:rPr>
            <w:rFonts w:ascii="Cambria Math" w:hAnsi="Cambria Math" w:cs="Times New Roman"/>
            <w:sz w:val="28"/>
            <w:szCs w:val="28"/>
            <w14:ligatures w14:val="none"/>
          </w:rPr>
          <m:t>a</m:t>
        </m:r>
      </m:oMath>
      <w:r w:rsidRPr="003F6521">
        <w:rPr>
          <w:rFonts w:ascii="Times New Roman" w:hAnsi="Times New Roman" w:cs="Times New Roman"/>
          <w:sz w:val="28"/>
          <w:szCs w:val="28"/>
          <w14:ligatures w14:val="none"/>
        </w:rPr>
        <w:t xml:space="preserve"> is obtained by group-contribution regression and then summed over the molecule’s structural groups; the coefficients </w:t>
      </w:r>
      <m:oMath>
        <m:r>
          <w:rPr>
            <w:rFonts w:ascii="Cambria Math" w:hAnsi="Cambria Math" w:cs="Times New Roman"/>
            <w:sz w:val="28"/>
            <w:szCs w:val="28"/>
            <w14:ligatures w14:val="none"/>
          </w:rPr>
          <m:t>b</m:t>
        </m:r>
      </m:oMath>
      <w:r w:rsidRPr="003F6521">
        <w:rPr>
          <w:rFonts w:ascii="Times New Roman" w:hAnsi="Times New Roman" w:cs="Times New Roman"/>
          <w:sz w:val="28"/>
          <w:szCs w:val="28"/>
          <w14:ligatures w14:val="none"/>
        </w:rPr>
        <w:t xml:space="preserve">, </w:t>
      </w:r>
      <m:oMath>
        <m:r>
          <w:rPr>
            <w:rFonts w:ascii="Cambria Math" w:hAnsi="Cambria Math" w:cs="Times New Roman"/>
            <w:sz w:val="28"/>
            <w:szCs w:val="28"/>
            <w14:ligatures w14:val="none"/>
          </w:rPr>
          <m:t>c</m:t>
        </m:r>
      </m:oMath>
      <w:r w:rsidRPr="003F6521">
        <w:rPr>
          <w:rFonts w:ascii="Times New Roman" w:hAnsi="Times New Roman" w:cs="Times New Roman"/>
          <w:sz w:val="28"/>
          <w:szCs w:val="28"/>
          <w14:ligatures w14:val="none"/>
        </w:rPr>
        <w:t xml:space="preserve">, and </w:t>
      </w:r>
      <m:oMath>
        <m:r>
          <w:rPr>
            <w:rFonts w:ascii="Cambria Math" w:hAnsi="Cambria Math" w:cs="Times New Roman"/>
            <w:sz w:val="28"/>
            <w:szCs w:val="28"/>
            <w14:ligatures w14:val="none"/>
          </w:rPr>
          <m:t>d</m:t>
        </m:r>
      </m:oMath>
      <w:r w:rsidRPr="003F6521">
        <w:rPr>
          <w:rFonts w:ascii="Times New Roman" w:hAnsi="Times New Roman" w:cs="Times New Roman"/>
          <w:sz w:val="28"/>
          <w:szCs w:val="28"/>
          <w14:ligatures w14:val="none"/>
        </w:rPr>
        <w:t xml:space="preserve"> are defined in the same way. the GC model serves to regress the temperature-dependent coefficients up to third order (a, b, c, d), acting essentially as a polynomial fitting function. The outcome of this regression directly fixes the values of these coefficients, thereby governing the predicted temperature dependence of the heat capacity.</w:t>
      </w:r>
    </w:p>
    <w:p w14:paraId="210DA064" w14:textId="77777777" w:rsidR="00827D2B" w:rsidRPr="003F6521" w:rsidRDefault="00827D2B" w:rsidP="00827D2B">
      <w:pPr>
        <w:pStyle w:val="a9"/>
        <w:ind w:left="0" w:firstLineChars="200" w:firstLine="560"/>
        <w:jc w:val="both"/>
        <w:rPr>
          <w:rFonts w:ascii="Times New Roman" w:hAnsi="Times New Roman" w:cs="Times New Roman"/>
          <w:sz w:val="28"/>
          <w:szCs w:val="28"/>
          <w14:ligatures w14:val="none"/>
        </w:rPr>
      </w:pPr>
      <w:r w:rsidRPr="003F6521">
        <w:rPr>
          <w:rFonts w:ascii="Times New Roman" w:hAnsi="Times New Roman" w:cs="Times New Roman"/>
          <w:sz w:val="28"/>
          <w:szCs w:val="28"/>
          <w14:ligatures w14:val="none"/>
        </w:rPr>
        <w:t xml:space="preserve">For the viscosity model, </w:t>
      </w:r>
      <m:oMath>
        <m:r>
          <w:rPr>
            <w:rFonts w:ascii="Cambria Math" w:hAnsi="Cambria Math" w:cs="Times New Roman"/>
            <w:sz w:val="28"/>
            <w:szCs w:val="28"/>
            <w14:ligatures w14:val="none"/>
          </w:rPr>
          <m:t>mw</m:t>
        </m:r>
      </m:oMath>
      <w:r w:rsidRPr="003F6521">
        <w:rPr>
          <w:rFonts w:ascii="Times New Roman" w:hAnsi="Times New Roman" w:cs="Times New Roman"/>
          <w:sz w:val="28"/>
          <w:szCs w:val="28"/>
          <w14:ligatures w14:val="none"/>
        </w:rPr>
        <w:t xml:space="preserve"> is the molecular weight</w:t>
      </w:r>
      <w:r w:rsidRPr="003F6521">
        <w:rPr>
          <w:rFonts w:ascii="Times New Roman" w:hAnsi="Times New Roman" w:cs="Times New Roman" w:hint="eastAsia"/>
          <w:sz w:val="28"/>
          <w:szCs w:val="28"/>
          <w14:ligatures w14:val="none"/>
        </w:rPr>
        <w:t xml:space="preserve">, </w:t>
      </w:r>
      <m:oMath>
        <m:sSub>
          <m:sSubPr>
            <m:ctrlPr>
              <w:rPr>
                <w:rFonts w:ascii="Cambria Math" w:hAnsi="Cambria Math" w:cs="Times New Roman"/>
                <w:sz w:val="28"/>
                <w:szCs w:val="28"/>
                <w14:ligatures w14:val="none"/>
              </w:rPr>
            </m:ctrlPr>
          </m:sSubPr>
          <m:e>
            <m:r>
              <w:rPr>
                <w:rFonts w:ascii="Cambria Math" w:hAnsi="Cambria Math" w:cs="Times New Roman"/>
                <w:sz w:val="28"/>
                <w:szCs w:val="28"/>
                <w14:ligatures w14:val="none"/>
              </w:rPr>
              <m:t>η</m:t>
            </m:r>
          </m:e>
          <m:sub>
            <m:r>
              <w:rPr>
                <w:rFonts w:ascii="Cambria Math" w:hAnsi="Cambria Math" w:cs="Times New Roman"/>
                <w:sz w:val="28"/>
                <w:szCs w:val="28"/>
                <w14:ligatures w14:val="none"/>
              </w:rPr>
              <m:t>L</m:t>
            </m:r>
          </m:sub>
        </m:sSub>
      </m:oMath>
      <w:r w:rsidRPr="003F6521">
        <w:rPr>
          <w:rFonts w:ascii="Times New Roman" w:hAnsi="Times New Roman" w:cs="Times New Roman"/>
          <w:sz w:val="28"/>
          <w:szCs w:val="28"/>
          <w14:ligatures w14:val="none"/>
        </w:rPr>
        <w:t xml:space="preserve"> denotes the liquid viscosity, and </w:t>
      </w:r>
      <m:oMath>
        <m:r>
          <m:rPr>
            <m:sty m:val="p"/>
          </m:rPr>
          <w:rPr>
            <w:rFonts w:ascii="Cambria Math" w:hAnsi="Cambria Math" w:cs="Times New Roman"/>
            <w:sz w:val="28"/>
            <w:szCs w:val="28"/>
            <w14:ligatures w14:val="none"/>
          </w:rPr>
          <m:t>∑</m:t>
        </m:r>
        <m:d>
          <m:dPr>
            <m:ctrlPr>
              <w:rPr>
                <w:rFonts w:ascii="Cambria Math" w:hAnsi="Cambria Math" w:cs="Times New Roman"/>
                <w:sz w:val="28"/>
                <w:szCs w:val="28"/>
                <w14:ligatures w14:val="none"/>
              </w:rPr>
            </m:ctrlPr>
          </m:dPr>
          <m:e>
            <m:sSub>
              <m:sSubPr>
                <m:ctrlPr>
                  <w:rPr>
                    <w:rFonts w:ascii="Cambria Math" w:hAnsi="Cambria Math" w:cs="Times New Roman"/>
                    <w:sz w:val="28"/>
                    <w:szCs w:val="28"/>
                    <w14:ligatures w14:val="none"/>
                  </w:rPr>
                </m:ctrlPr>
              </m:sSubPr>
              <m:e>
                <m:r>
                  <w:rPr>
                    <w:rFonts w:ascii="Cambria Math" w:hAnsi="Cambria Math" w:cs="Times New Roman"/>
                    <w:sz w:val="28"/>
                    <w:szCs w:val="28"/>
                    <w14:ligatures w14:val="none"/>
                  </w:rPr>
                  <m:t>η</m:t>
                </m:r>
              </m:e>
              <m:sub>
                <m:r>
                  <w:rPr>
                    <w:rFonts w:ascii="Cambria Math" w:hAnsi="Cambria Math" w:cs="Times New Roman"/>
                    <w:sz w:val="28"/>
                    <w:szCs w:val="28"/>
                    <w14:ligatures w14:val="none"/>
                  </w:rPr>
                  <m:t>a</m:t>
                </m:r>
              </m:sub>
            </m:sSub>
          </m:e>
        </m:d>
      </m:oMath>
      <w:r w:rsidRPr="003F6521">
        <w:rPr>
          <w:rFonts w:ascii="Times New Roman" w:hAnsi="Times New Roman" w:cs="Times New Roman"/>
          <w:sz w:val="28"/>
          <w:szCs w:val="28"/>
          <w14:ligatures w14:val="none"/>
        </w:rPr>
        <w:t xml:space="preserve"> indicates that the parameter </w:t>
      </w:r>
      <m:oMath>
        <m:sSub>
          <m:sSubPr>
            <m:ctrlPr>
              <w:rPr>
                <w:rFonts w:ascii="Cambria Math" w:hAnsi="Cambria Math" w:cs="Times New Roman"/>
                <w:sz w:val="28"/>
                <w:szCs w:val="28"/>
                <w14:ligatures w14:val="none"/>
              </w:rPr>
            </m:ctrlPr>
          </m:sSubPr>
          <m:e>
            <m:r>
              <w:rPr>
                <w:rFonts w:ascii="Cambria Math" w:hAnsi="Cambria Math" w:cs="Times New Roman"/>
                <w:sz w:val="28"/>
                <w:szCs w:val="28"/>
                <w14:ligatures w14:val="none"/>
              </w:rPr>
              <m:t>η</m:t>
            </m:r>
          </m:e>
          <m:sub>
            <m:r>
              <w:rPr>
                <w:rFonts w:ascii="Cambria Math" w:hAnsi="Cambria Math" w:cs="Times New Roman"/>
                <w:sz w:val="28"/>
                <w:szCs w:val="28"/>
                <w14:ligatures w14:val="none"/>
              </w:rPr>
              <m:t>a</m:t>
            </m:r>
          </m:sub>
        </m:sSub>
      </m:oMath>
      <w:r w:rsidRPr="003F6521">
        <w:rPr>
          <w:rFonts w:ascii="Times New Roman" w:hAnsi="Times New Roman" w:cs="Times New Roman"/>
          <w:sz w:val="28"/>
          <w:szCs w:val="28"/>
          <w14:ligatures w14:val="none"/>
        </w:rPr>
        <w:t xml:space="preserve">​ is obtained by group-contribution regression and summed over groups; </w:t>
      </w:r>
      <m:oMath>
        <m:r>
          <m:rPr>
            <m:sty m:val="p"/>
          </m:rPr>
          <w:rPr>
            <w:rFonts w:ascii="Cambria Math" w:hAnsi="Cambria Math" w:cs="Times New Roman"/>
            <w:sz w:val="28"/>
            <w:szCs w:val="28"/>
            <w14:ligatures w14:val="none"/>
          </w:rPr>
          <m:t>∑</m:t>
        </m:r>
        <m:d>
          <m:dPr>
            <m:ctrlPr>
              <w:rPr>
                <w:rFonts w:ascii="Cambria Math" w:hAnsi="Cambria Math" w:cs="Times New Roman"/>
                <w:sz w:val="28"/>
                <w:szCs w:val="28"/>
                <w14:ligatures w14:val="none"/>
              </w:rPr>
            </m:ctrlPr>
          </m:dPr>
          <m:e>
            <m:sSub>
              <m:sSubPr>
                <m:ctrlPr>
                  <w:rPr>
                    <w:rFonts w:ascii="Cambria Math" w:hAnsi="Cambria Math" w:cs="Times New Roman"/>
                    <w:sz w:val="28"/>
                    <w:szCs w:val="28"/>
                    <w14:ligatures w14:val="none"/>
                  </w:rPr>
                </m:ctrlPr>
              </m:sSubPr>
              <m:e>
                <m:r>
                  <w:rPr>
                    <w:rFonts w:ascii="Cambria Math" w:hAnsi="Cambria Math" w:cs="Times New Roman"/>
                    <w:sz w:val="28"/>
                    <w:szCs w:val="28"/>
                    <w14:ligatures w14:val="none"/>
                  </w:rPr>
                  <m:t>η</m:t>
                </m:r>
              </m:e>
              <m:sub>
                <m:r>
                  <w:rPr>
                    <w:rFonts w:ascii="Cambria Math" w:hAnsi="Cambria Math" w:cs="Times New Roman"/>
                    <w:sz w:val="28"/>
                    <w:szCs w:val="28"/>
                    <w14:ligatures w14:val="none"/>
                  </w:rPr>
                  <m:t>b</m:t>
                </m:r>
              </m:sub>
            </m:sSub>
          </m:e>
        </m:d>
      </m:oMath>
      <w:r w:rsidRPr="003F6521">
        <w:rPr>
          <w:rFonts w:ascii="Times New Roman" w:hAnsi="Times New Roman" w:cs="Times New Roman"/>
          <w:sz w:val="28"/>
          <w:szCs w:val="28"/>
          <w14:ligatures w14:val="none"/>
        </w:rPr>
        <w:t xml:space="preserve">​ is defined analogously. The GC regression determines the group increments </w:t>
      </w:r>
      <m:oMath>
        <m:sSub>
          <m:sSubPr>
            <m:ctrlPr>
              <w:rPr>
                <w:rFonts w:ascii="Cambria Math" w:hAnsi="Cambria Math" w:cs="Times New Roman"/>
                <w:sz w:val="28"/>
                <w:szCs w:val="28"/>
                <w14:ligatures w14:val="none"/>
              </w:rPr>
            </m:ctrlPr>
          </m:sSubPr>
          <m:e>
            <m:r>
              <w:rPr>
                <w:rFonts w:ascii="Cambria Math" w:hAnsi="Cambria Math" w:cs="Times New Roman"/>
                <w:sz w:val="28"/>
                <w:szCs w:val="28"/>
                <w14:ligatures w14:val="none"/>
              </w:rPr>
              <m:t>η</m:t>
            </m:r>
          </m:e>
          <m:sub>
            <m:r>
              <w:rPr>
                <w:rFonts w:ascii="Cambria Math" w:hAnsi="Cambria Math" w:cs="Times New Roman"/>
                <w:sz w:val="28"/>
                <w:szCs w:val="28"/>
                <w14:ligatures w14:val="none"/>
              </w:rPr>
              <m:t>a</m:t>
            </m:r>
          </m:sub>
        </m:sSub>
      </m:oMath>
      <w:r w:rsidRPr="003F6521">
        <w:rPr>
          <w:rFonts w:ascii="Times New Roman" w:hAnsi="Times New Roman" w:cs="Times New Roman"/>
          <w:sz w:val="28"/>
          <w:szCs w:val="28"/>
          <w14:ligatures w14:val="none"/>
        </w:rPr>
        <w:t xml:space="preserve"> and </w:t>
      </w:r>
      <m:oMath>
        <m:sSub>
          <m:sSubPr>
            <m:ctrlPr>
              <w:rPr>
                <w:rFonts w:ascii="Cambria Math" w:hAnsi="Cambria Math" w:cs="Times New Roman"/>
                <w:sz w:val="28"/>
                <w:szCs w:val="28"/>
                <w14:ligatures w14:val="none"/>
              </w:rPr>
            </m:ctrlPr>
          </m:sSubPr>
          <m:e>
            <m:r>
              <w:rPr>
                <w:rFonts w:ascii="Cambria Math" w:hAnsi="Cambria Math" w:cs="Times New Roman"/>
                <w:sz w:val="28"/>
                <w:szCs w:val="28"/>
                <w14:ligatures w14:val="none"/>
              </w:rPr>
              <m:t>η</m:t>
            </m:r>
          </m:e>
          <m:sub>
            <m:r>
              <w:rPr>
                <w:rFonts w:ascii="Cambria Math" w:hAnsi="Cambria Math" w:cs="Times New Roman"/>
                <w:sz w:val="28"/>
                <w:szCs w:val="28"/>
                <w14:ligatures w14:val="none"/>
              </w:rPr>
              <m:t>b</m:t>
            </m:r>
          </m:sub>
        </m:sSub>
      </m:oMath>
      <w:r w:rsidRPr="003F6521">
        <w:rPr>
          <w:rFonts w:ascii="Times New Roman" w:hAnsi="Times New Roman" w:cs="Times New Roman"/>
          <w:sz w:val="28"/>
          <w:szCs w:val="28"/>
          <w14:ligatures w14:val="none"/>
        </w:rPr>
        <w:t xml:space="preserve">; these increments govern the magnitude and </w:t>
      </w:r>
      <w:r w:rsidRPr="003F6521">
        <w:rPr>
          <w:rFonts w:ascii="Times New Roman" w:hAnsi="Times New Roman" w:cs="Times New Roman"/>
          <w:sz w:val="28"/>
          <w:szCs w:val="28"/>
          <w14:ligatures w14:val="none"/>
        </w:rPr>
        <w:lastRenderedPageBreak/>
        <w:t>temperature sensitivity of the exponential term and thus directly dictate the predicted viscosity magnitude and its temperature trend.</w:t>
      </w:r>
    </w:p>
    <w:p w14:paraId="22CEDF8A" w14:textId="18C354D1" w:rsidR="00827D2B" w:rsidRPr="00AD4D43" w:rsidRDefault="00827D2B" w:rsidP="00827D2B">
      <w:pPr>
        <w:pStyle w:val="a9"/>
        <w:ind w:left="0" w:firstLineChars="200" w:firstLine="560"/>
        <w:jc w:val="both"/>
        <w:rPr>
          <w:rFonts w:ascii="Times New Roman" w:hAnsi="Times New Roman" w:cs="Times New Roman"/>
          <w:sz w:val="28"/>
          <w:szCs w:val="28"/>
          <w14:ligatures w14:val="none"/>
        </w:rPr>
      </w:pPr>
      <w:r w:rsidRPr="00AD4D43">
        <w:rPr>
          <w:rFonts w:ascii="Times New Roman" w:hAnsi="Times New Roman" w:cs="Times New Roman"/>
          <w:sz w:val="28"/>
          <w:szCs w:val="28"/>
          <w14:ligatures w14:val="none"/>
        </w:rPr>
        <w:t>Ceriani</w:t>
      </w:r>
      <w:r w:rsidRPr="006173AE">
        <w:rPr>
          <w:rFonts w:ascii="Times New Roman" w:hAnsi="Times New Roman" w:cs="Times New Roman"/>
          <w:sz w:val="28"/>
          <w:szCs w:val="28"/>
          <w14:ligatures w14:val="none"/>
        </w:rPr>
        <w:t xml:space="preserve"> </w:t>
      </w:r>
      <w:r w:rsidRPr="00BC2EDD">
        <w:rPr>
          <w:rFonts w:ascii="Times New Roman" w:hAnsi="Times New Roman" w:cs="Times New Roman"/>
          <w:sz w:val="28"/>
          <w:szCs w:val="28"/>
          <w14:ligatures w14:val="none"/>
        </w:rPr>
        <w:t>et al.</w:t>
      </w:r>
      <w:r w:rsidRPr="00AD4D43">
        <w:rPr>
          <w:rFonts w:ascii="Times New Roman" w:hAnsi="Times New Roman" w:cs="Times New Roman"/>
          <w:sz w:val="28"/>
          <w:szCs w:val="28"/>
          <w14:ligatures w14:val="none"/>
        </w:rPr>
        <w:t xml:space="preserve"> [</w:t>
      </w:r>
      <w:r w:rsidR="002A2DC7">
        <w:rPr>
          <w:rFonts w:ascii="Times New Roman" w:hAnsi="Times New Roman" w:cs="Times New Roman" w:hint="eastAsia"/>
          <w:sz w:val="28"/>
          <w:szCs w:val="28"/>
          <w14:ligatures w14:val="none"/>
        </w:rPr>
        <w:t>11</w:t>
      </w:r>
      <w:r w:rsidRPr="00AD4D43">
        <w:rPr>
          <w:rFonts w:ascii="Times New Roman" w:hAnsi="Times New Roman" w:cs="Times New Roman"/>
          <w:sz w:val="28"/>
          <w:szCs w:val="28"/>
          <w14:ligatures w14:val="none"/>
        </w:rPr>
        <w:t>] extend the same philosophy to two key temperature-dependent properties of organic liquids. For liquid heat capacity they adopt a temperature-linear model whose intercept and slope are decomposed into group contributions:</w:t>
      </w:r>
    </w:p>
    <w:p w14:paraId="75628859" w14:textId="77777777" w:rsidR="00827D2B" w:rsidRDefault="00827D2B" w:rsidP="00827D2B">
      <w:pPr>
        <w:pStyle w:val="a9"/>
        <w:ind w:firstLineChars="200" w:firstLine="440"/>
        <w:jc w:val="both"/>
        <w:rPr>
          <w:rFonts w:ascii="Times New Roman" w:hAnsi="Times New Roman" w:cs="Times New Roman"/>
          <w:szCs w:val="22"/>
          <w14:ligatures w14:val="none"/>
        </w:rPr>
      </w:pPr>
    </w:p>
    <w:p w14:paraId="6015A8A7" w14:textId="77777777" w:rsidR="00827D2B" w:rsidRPr="00AD4D43" w:rsidRDefault="00000000" w:rsidP="00827D2B">
      <w:pPr>
        <w:pStyle w:val="a9"/>
        <w:ind w:firstLineChars="200" w:firstLine="440"/>
        <w:jc w:val="both"/>
        <w:rPr>
          <w:rFonts w:ascii="Times New Roman" w:hAnsi="Times New Roman" w:cs="Times New Roman"/>
          <w:iCs/>
          <w:szCs w:val="22"/>
        </w:rPr>
      </w:pPr>
      <m:oMathPara>
        <m:oMathParaPr>
          <m:jc m:val="center"/>
        </m:oMathParaPr>
        <m:oMath>
          <m:sSub>
            <m:sSubPr>
              <m:ctrlPr>
                <w:rPr>
                  <w:rFonts w:ascii="Cambria Math" w:hAnsi="Cambria Math" w:cs="Times New Roman"/>
                  <w:i/>
                  <w:szCs w:val="22"/>
                  <w14:ligatures w14:val="none"/>
                </w:rPr>
              </m:ctrlPr>
            </m:sSubPr>
            <m:e>
              <m:r>
                <w:rPr>
                  <w:rFonts w:ascii="Cambria Math" w:hAnsi="Cambria Math" w:cs="Times New Roman"/>
                  <w:szCs w:val="22"/>
                  <w14:ligatures w14:val="none"/>
                </w:rPr>
                <m:t>C</m:t>
              </m:r>
            </m:e>
            <m:sub>
              <m:r>
                <w:rPr>
                  <w:rFonts w:ascii="Cambria Math" w:hAnsi="Cambria Math" w:cs="Times New Roman"/>
                  <w:szCs w:val="22"/>
                  <w14:ligatures w14:val="none"/>
                </w:rPr>
                <m:t>p</m:t>
              </m:r>
            </m:sub>
          </m:sSub>
          <m:r>
            <w:rPr>
              <w:rFonts w:ascii="Cambria Math" w:hAnsi="Cambria Math" w:cs="Times New Roman"/>
              <w:szCs w:val="22"/>
            </w:rPr>
            <m:t>=</m:t>
          </m:r>
          <m:nary>
            <m:naryPr>
              <m:chr m:val="∑"/>
              <m:supHide m:val="1"/>
              <m:ctrlPr>
                <w:rPr>
                  <w:rFonts w:ascii="Cambria Math" w:hAnsi="Cambria Math" w:cs="Times New Roman"/>
                  <w:i/>
                  <w:iCs/>
                  <w:szCs w:val="22"/>
                </w:rPr>
              </m:ctrlPr>
            </m:naryPr>
            <m:sub>
              <m:r>
                <w:rPr>
                  <w:rFonts w:ascii="Cambria Math" w:hAnsi="Cambria Math" w:cs="Times New Roman"/>
                  <w:szCs w:val="22"/>
                </w:rPr>
                <m:t>k</m:t>
              </m:r>
            </m:sub>
            <m:sup/>
            <m:e>
              <m:sSub>
                <m:sSubPr>
                  <m:ctrlPr>
                    <w:rPr>
                      <w:rFonts w:ascii="Cambria Math" w:hAnsi="Cambria Math" w:cs="Times New Roman"/>
                      <w:i/>
                      <w:iCs/>
                      <w:szCs w:val="22"/>
                    </w:rPr>
                  </m:ctrlPr>
                </m:sSubPr>
                <m:e>
                  <m:r>
                    <w:rPr>
                      <w:rFonts w:ascii="Cambria Math" w:hAnsi="Cambria Math" w:cs="Times New Roman"/>
                      <w:szCs w:val="22"/>
                    </w:rPr>
                    <m:t>N</m:t>
                  </m:r>
                </m:e>
                <m:sub>
                  <m:r>
                    <w:rPr>
                      <w:rFonts w:ascii="Cambria Math" w:hAnsi="Cambria Math" w:cs="Times New Roman"/>
                      <w:szCs w:val="22"/>
                    </w:rPr>
                    <m:t>k</m:t>
                  </m:r>
                </m:sub>
              </m:sSub>
              <m:r>
                <w:rPr>
                  <w:rFonts w:ascii="Cambria Math" w:hAnsi="Cambria Math" w:cs="Times New Roman"/>
                  <w:szCs w:val="22"/>
                </w:rPr>
                <m:t>(</m:t>
              </m:r>
              <m:sSub>
                <m:sSubPr>
                  <m:ctrlPr>
                    <w:rPr>
                      <w:rFonts w:ascii="Cambria Math" w:hAnsi="Cambria Math" w:cs="Times New Roman"/>
                      <w:i/>
                      <w:iCs/>
                      <w:szCs w:val="22"/>
                    </w:rPr>
                  </m:ctrlPr>
                </m:sSubPr>
                <m:e>
                  <m:r>
                    <w:rPr>
                      <w:rFonts w:ascii="Cambria Math" w:hAnsi="Cambria Math" w:cs="Times New Roman"/>
                      <w:szCs w:val="22"/>
                    </w:rPr>
                    <m:t>A</m:t>
                  </m:r>
                </m:e>
                <m:sub>
                  <m:r>
                    <w:rPr>
                      <w:rFonts w:ascii="Cambria Math" w:hAnsi="Cambria Math" w:cs="Times New Roman"/>
                      <w:szCs w:val="22"/>
                    </w:rPr>
                    <m:t>K</m:t>
                  </m:r>
                </m:sub>
              </m:sSub>
              <m:r>
                <w:rPr>
                  <w:rFonts w:ascii="Cambria Math" w:hAnsi="Cambria Math" w:cs="Times New Roman"/>
                  <w:szCs w:val="22"/>
                </w:rPr>
                <m:t>+</m:t>
              </m:r>
              <m:sSub>
                <m:sSubPr>
                  <m:ctrlPr>
                    <w:rPr>
                      <w:rFonts w:ascii="Cambria Math" w:hAnsi="Cambria Math" w:cs="Times New Roman"/>
                      <w:i/>
                      <w:iCs/>
                      <w:szCs w:val="22"/>
                    </w:rPr>
                  </m:ctrlPr>
                </m:sSubPr>
                <m:e>
                  <m:r>
                    <w:rPr>
                      <w:rFonts w:ascii="Cambria Math" w:hAnsi="Cambria Math" w:cs="Times New Roman"/>
                      <w:szCs w:val="22"/>
                    </w:rPr>
                    <m:t>B</m:t>
                  </m:r>
                </m:e>
                <m:sub>
                  <m:r>
                    <w:rPr>
                      <w:rFonts w:ascii="Cambria Math" w:hAnsi="Cambria Math" w:cs="Times New Roman"/>
                      <w:szCs w:val="22"/>
                    </w:rPr>
                    <m:t>K</m:t>
                  </m:r>
                </m:sub>
              </m:sSub>
              <m:r>
                <w:rPr>
                  <w:rFonts w:ascii="Cambria Math" w:hAnsi="Cambria Math" w:cs="Times New Roman"/>
                  <w:szCs w:val="22"/>
                </w:rPr>
                <m:t>T)</m:t>
              </m:r>
            </m:e>
          </m:nary>
        </m:oMath>
      </m:oMathPara>
    </w:p>
    <w:p w14:paraId="39F40548" w14:textId="77777777" w:rsidR="00827D2B" w:rsidRPr="00AD4D43" w:rsidRDefault="00000000" w:rsidP="00827D2B">
      <w:pPr>
        <w:ind w:firstLineChars="200" w:firstLine="560"/>
        <w:jc w:val="both"/>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k</m:t>
            </m:r>
          </m:sub>
        </m:sSub>
        <m:r>
          <m:rPr>
            <m:sty m:val="p"/>
          </m:rPr>
          <w:rPr>
            <w:rFonts w:ascii="Cambria Math" w:hAnsi="Cambria Math" w:cs="Times New Roman"/>
            <w:sz w:val="28"/>
            <w:szCs w:val="28"/>
          </w:rPr>
          <m:t> </m:t>
        </m:r>
        <m:r>
          <w:rPr>
            <w:rFonts w:ascii="Cambria Math" w:hAnsi="Cambria Math" w:cs="Times New Roman"/>
            <w:sz w:val="28"/>
            <w:szCs w:val="28"/>
          </w:rPr>
          <m:t>represent</m:t>
        </m:r>
      </m:oMath>
      <w:r w:rsidR="00827D2B" w:rsidRPr="00AD4D43">
        <w:rPr>
          <w:rFonts w:ascii="Times New Roman" w:hAnsi="Times New Roman" w:cs="Times New Roman"/>
          <w:sz w:val="28"/>
          <w:szCs w:val="28"/>
        </w:rPr>
        <w:t xml:space="preserve"> the number of each </w:t>
      </w:r>
      <w:proofErr w:type="gramStart"/>
      <w:r w:rsidR="00827D2B" w:rsidRPr="00AD4D43">
        <w:rPr>
          <w:rFonts w:ascii="Times New Roman" w:hAnsi="Times New Roman" w:cs="Times New Roman"/>
          <w:sz w:val="28"/>
          <w:szCs w:val="28"/>
        </w:rPr>
        <w:t>groups</w:t>
      </w:r>
      <w:proofErr w:type="gramEnd"/>
      <w:r w:rsidR="00827D2B" w:rsidRPr="00AD4D43">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A</m:t>
            </m:r>
          </m:e>
          <m:sub>
            <m:r>
              <w:rPr>
                <w:rFonts w:ascii="Cambria Math" w:hAnsi="Cambria Math" w:cs="Times New Roman"/>
                <w:sz w:val="28"/>
                <w:szCs w:val="28"/>
              </w:rPr>
              <m:t>K</m:t>
            </m:r>
          </m:sub>
        </m:sSub>
      </m:oMath>
      <w:r w:rsidR="00827D2B" w:rsidRPr="00AD4D43">
        <w:rPr>
          <w:rFonts w:ascii="Times New Roman" w:hAnsi="Times New Roman" w:cs="Times New Roman"/>
          <w:sz w:val="28"/>
          <w:szCs w:val="28"/>
        </w:rPr>
        <w:t xml:space="preserve">and </w:t>
      </w:r>
      <m:oMath>
        <m:sSub>
          <m:sSubPr>
            <m:ctrlPr>
              <w:rPr>
                <w:rFonts w:ascii="Cambria Math" w:hAnsi="Cambria Math" w:cs="Times New Roman"/>
                <w:sz w:val="28"/>
                <w:szCs w:val="28"/>
              </w:rPr>
            </m:ctrlPr>
          </m:sSubPr>
          <m:e>
            <m:r>
              <w:rPr>
                <w:rFonts w:ascii="Cambria Math" w:hAnsi="Cambria Math" w:cs="Times New Roman"/>
                <w:sz w:val="28"/>
                <w:szCs w:val="28"/>
              </w:rPr>
              <m:t>B</m:t>
            </m:r>
          </m:e>
          <m:sub>
            <m:r>
              <w:rPr>
                <w:rFonts w:ascii="Cambria Math" w:hAnsi="Cambria Math" w:cs="Times New Roman"/>
                <w:sz w:val="28"/>
                <w:szCs w:val="28"/>
              </w:rPr>
              <m:t>K</m:t>
            </m:r>
          </m:sub>
        </m:sSub>
        <m:r>
          <m:rPr>
            <m:sty m:val="p"/>
          </m:rPr>
          <w:rPr>
            <w:rFonts w:ascii="Cambria Math" w:hAnsi="Cambria Math" w:cs="Times New Roman"/>
            <w:sz w:val="28"/>
            <w:szCs w:val="28"/>
          </w:rPr>
          <m:t> </m:t>
        </m:r>
      </m:oMath>
      <w:r w:rsidR="00827D2B" w:rsidRPr="00AD4D43">
        <w:rPr>
          <w:rFonts w:ascii="Times New Roman" w:hAnsi="Times New Roman" w:cs="Times New Roman"/>
          <w:sz w:val="28"/>
          <w:szCs w:val="28"/>
        </w:rPr>
        <w:t>is the parameters needed to be tuned.</w:t>
      </w:r>
      <w:r w:rsidR="00827D2B" w:rsidRPr="00AD4D43">
        <w:rPr>
          <w:rFonts w:ascii="Times New Roman" w:hAnsi="Times New Roman" w:cs="Times New Roman" w:hint="eastAsia"/>
          <w:sz w:val="28"/>
          <w:szCs w:val="28"/>
        </w:rPr>
        <w:t xml:space="preserve"> </w:t>
      </w:r>
      <w:r w:rsidR="00827D2B">
        <w:rPr>
          <w:rFonts w:ascii="Times New Roman" w:hAnsi="Times New Roman" w:cs="Times New Roman"/>
          <w:szCs w:val="22"/>
        </w:rPr>
        <w:br/>
      </w:r>
      <w:r w:rsidR="00827D2B">
        <w:rPr>
          <w:rFonts w:ascii="Times New Roman" w:hAnsi="Times New Roman" w:cs="Times New Roman" w:hint="eastAsia"/>
          <w:szCs w:val="22"/>
        </w:rPr>
        <w:t xml:space="preserve">    </w:t>
      </w:r>
      <w:r w:rsidR="00827D2B" w:rsidRPr="00AD4D43">
        <w:rPr>
          <w:rFonts w:ascii="Times New Roman" w:hAnsi="Times New Roman" w:cs="Times New Roman" w:hint="eastAsia"/>
          <w:sz w:val="28"/>
          <w:szCs w:val="28"/>
        </w:rPr>
        <w:t>F</w:t>
      </w:r>
      <w:r w:rsidR="00827D2B" w:rsidRPr="00AD4D43">
        <w:rPr>
          <w:rFonts w:ascii="Times New Roman" w:hAnsi="Times New Roman" w:cs="Times New Roman"/>
          <w:sz w:val="28"/>
          <w:szCs w:val="28"/>
        </w:rPr>
        <w:t xml:space="preserve">or the heat of </w:t>
      </w:r>
      <w:proofErr w:type="gramStart"/>
      <w:r w:rsidR="00827D2B" w:rsidRPr="00AD4D43">
        <w:rPr>
          <w:rFonts w:ascii="Times New Roman" w:hAnsi="Times New Roman" w:cs="Times New Roman"/>
          <w:sz w:val="28"/>
          <w:szCs w:val="28"/>
        </w:rPr>
        <w:t>vaporization</w:t>
      </w:r>
      <w:proofErr w:type="gramEnd"/>
      <w:r w:rsidR="00827D2B" w:rsidRPr="00AD4D43">
        <w:rPr>
          <w:rFonts w:ascii="Times New Roman" w:hAnsi="Times New Roman" w:cs="Times New Roman"/>
          <w:sz w:val="28"/>
          <w:szCs w:val="28"/>
        </w:rPr>
        <w:t xml:space="preserve"> they first fit a GC-parameterized vapor-pressure relation and then apply Clausius–Clapeyron to obtain an explicit temperature function</w:t>
      </w:r>
      <w:r w:rsidR="00827D2B" w:rsidRPr="00AD4D43">
        <w:rPr>
          <w:rFonts w:ascii="Times New Roman" w:hAnsi="Times New Roman" w:cs="Times New Roman" w:hint="eastAsia"/>
          <w:sz w:val="28"/>
          <w:szCs w:val="28"/>
        </w:rPr>
        <w:t>.</w:t>
      </w:r>
    </w:p>
    <w:p w14:paraId="617B633C" w14:textId="77777777" w:rsidR="00827D2B" w:rsidRPr="00AD4D43" w:rsidRDefault="00000000" w:rsidP="00852CDC">
      <w:pPr>
        <w:pStyle w:val="a9"/>
        <w:ind w:left="0" w:firstLineChars="200" w:firstLine="560"/>
        <w:jc w:val="center"/>
        <w:rPr>
          <w:rFonts w:ascii="Times New Roman" w:hAnsi="Times New Roman" w:cs="Times New Roman"/>
          <w:sz w:val="28"/>
          <w:szCs w:val="28"/>
          <w14:ligatures w14:val="none"/>
        </w:rPr>
      </w:pPr>
      <m:oMathPara>
        <m:oMath>
          <m:sSubSup>
            <m:sSubSupPr>
              <m:ctrlPr>
                <w:rPr>
                  <w:rFonts w:ascii="Cambria Math" w:hAnsi="Cambria Math" w:cs="Times New Roman"/>
                  <w:sz w:val="28"/>
                  <w:szCs w:val="28"/>
                  <w14:ligatures w14:val="none"/>
                </w:rPr>
              </m:ctrlPr>
            </m:sSubSupPr>
            <m:e>
              <m:r>
                <w:rPr>
                  <w:rFonts w:ascii="Cambria Math" w:hAnsi="Cambria Math" w:cs="Times New Roman"/>
                  <w:sz w:val="28"/>
                  <w:szCs w:val="28"/>
                  <w14:ligatures w14:val="none"/>
                </w:rPr>
                <m:t>H</m:t>
              </m:r>
            </m:e>
            <m:sub>
              <m:r>
                <w:rPr>
                  <w:rFonts w:ascii="Cambria Math" w:hAnsi="Cambria Math" w:cs="Times New Roman"/>
                  <w:sz w:val="28"/>
                  <w:szCs w:val="28"/>
                  <w14:ligatures w14:val="none"/>
                </w:rPr>
                <m:t>i</m:t>
              </m:r>
            </m:sub>
            <m:sup>
              <m:r>
                <w:rPr>
                  <w:rFonts w:ascii="Cambria Math" w:hAnsi="Cambria Math" w:cs="Times New Roman"/>
                  <w:sz w:val="28"/>
                  <w:szCs w:val="28"/>
                  <w14:ligatures w14:val="none"/>
                </w:rPr>
                <m:t>vp</m:t>
              </m:r>
            </m:sup>
          </m:sSubSup>
          <m:r>
            <m:rPr>
              <m:sty m:val="p"/>
            </m:rPr>
            <w:rPr>
              <w:rFonts w:ascii="Cambria Math" w:hAnsi="Cambria Math" w:cs="Times New Roman"/>
              <w:sz w:val="28"/>
              <w:szCs w:val="28"/>
              <w14:ligatures w14:val="none"/>
            </w:rPr>
            <m:t>=-R⁡(</m:t>
          </m:r>
          <m:f>
            <m:fPr>
              <m:ctrlPr>
                <w:rPr>
                  <w:rFonts w:ascii="Cambria Math" w:hAnsi="Cambria Math" w:cs="Times New Roman"/>
                  <w:sz w:val="28"/>
                  <w:szCs w:val="28"/>
                  <w14:ligatures w14:val="none"/>
                </w:rPr>
              </m:ctrlPr>
            </m:fPr>
            <m:num>
              <m:r>
                <m:rPr>
                  <m:sty m:val="p"/>
                </m:rPr>
                <w:rPr>
                  <w:rFonts w:ascii="Cambria Math" w:hAnsi="Cambria Math" w:cs="Times New Roman"/>
                  <w:sz w:val="28"/>
                  <w:szCs w:val="28"/>
                  <w14:ligatures w14:val="none"/>
                </w:rPr>
                <m:t>1.5*</m:t>
              </m:r>
              <m:sSubSup>
                <m:sSubSupPr>
                  <m:ctrlPr>
                    <w:rPr>
                      <w:rFonts w:ascii="Cambria Math" w:hAnsi="Cambria Math" w:cs="Times New Roman"/>
                      <w:sz w:val="28"/>
                      <w:szCs w:val="28"/>
                      <w14:ligatures w14:val="none"/>
                    </w:rPr>
                  </m:ctrlPr>
                </m:sSubSupPr>
                <m:e>
                  <m:r>
                    <w:rPr>
                      <w:rFonts w:ascii="Cambria Math" w:hAnsi="Cambria Math" w:cs="Times New Roman"/>
                      <w:sz w:val="28"/>
                      <w:szCs w:val="28"/>
                      <w14:ligatures w14:val="none"/>
                    </w:rPr>
                    <m:t>B</m:t>
                  </m:r>
                </m:e>
                <m:sub>
                  <m:r>
                    <w:rPr>
                      <w:rFonts w:ascii="Cambria Math" w:hAnsi="Cambria Math" w:cs="Times New Roman"/>
                      <w:sz w:val="28"/>
                      <w:szCs w:val="28"/>
                      <w14:ligatures w14:val="none"/>
                    </w:rPr>
                    <m:t>i</m:t>
                  </m:r>
                </m:sub>
                <m:sup>
                  <m:r>
                    <m:rPr>
                      <m:sty m:val="p"/>
                    </m:rPr>
                    <w:rPr>
                      <w:rFonts w:ascii="Cambria Math" w:hAnsi="Cambria Math" w:cs="Times New Roman"/>
                      <w:sz w:val="28"/>
                      <w:szCs w:val="28"/>
                      <w14:ligatures w14:val="none"/>
                    </w:rPr>
                    <m:t>'</m:t>
                  </m:r>
                </m:sup>
              </m:sSubSup>
            </m:num>
            <m:den>
              <m:sSup>
                <m:sSupPr>
                  <m:ctrlPr>
                    <w:rPr>
                      <w:rFonts w:ascii="Cambria Math" w:hAnsi="Cambria Math" w:cs="Times New Roman"/>
                      <w:sz w:val="28"/>
                      <w:szCs w:val="28"/>
                      <w14:ligatures w14:val="none"/>
                    </w:rPr>
                  </m:ctrlPr>
                </m:sSupPr>
                <m:e>
                  <m:r>
                    <w:rPr>
                      <w:rFonts w:ascii="Cambria Math" w:hAnsi="Cambria Math" w:cs="Times New Roman"/>
                      <w:sz w:val="28"/>
                      <w:szCs w:val="28"/>
                      <w14:ligatures w14:val="none"/>
                    </w:rPr>
                    <m:t>T</m:t>
                  </m:r>
                </m:e>
                <m:sup>
                  <m:r>
                    <m:rPr>
                      <m:sty m:val="p"/>
                    </m:rPr>
                    <w:rPr>
                      <w:rFonts w:ascii="Cambria Math" w:hAnsi="Cambria Math" w:cs="Times New Roman"/>
                      <w:sz w:val="28"/>
                      <w:szCs w:val="28"/>
                      <w14:ligatures w14:val="none"/>
                    </w:rPr>
                    <m:t>0.5</m:t>
                  </m:r>
                </m:sup>
              </m:sSup>
            </m:den>
          </m:f>
          <m:r>
            <m:rPr>
              <m:sty m:val="p"/>
            </m:rPr>
            <w:rPr>
              <w:rFonts w:ascii="Cambria Math" w:hAnsi="Cambria Math" w:cs="Times New Roman"/>
              <w:sz w:val="28"/>
              <w:szCs w:val="28"/>
              <w14:ligatures w14:val="none"/>
            </w:rPr>
            <m:t>+</m:t>
          </m:r>
          <m:sSubSup>
            <m:sSubSupPr>
              <m:ctrlPr>
                <w:rPr>
                  <w:rFonts w:ascii="Cambria Math" w:hAnsi="Cambria Math" w:cs="Times New Roman"/>
                  <w:sz w:val="28"/>
                  <w:szCs w:val="28"/>
                  <w14:ligatures w14:val="none"/>
                </w:rPr>
              </m:ctrlPr>
            </m:sSubSupPr>
            <m:e>
              <m:r>
                <w:rPr>
                  <w:rFonts w:ascii="Cambria Math" w:hAnsi="Cambria Math" w:cs="Times New Roman"/>
                  <w:sz w:val="28"/>
                  <w:szCs w:val="28"/>
                  <w14:ligatures w14:val="none"/>
                </w:rPr>
                <m:t>C</m:t>
              </m:r>
              <m:r>
                <m:rPr>
                  <m:sty m:val="p"/>
                </m:rPr>
                <w:rPr>
                  <w:rFonts w:ascii="Cambria Math" w:hAnsi="Cambria Math" w:cs="Times New Roman"/>
                  <w:sz w:val="28"/>
                  <w:szCs w:val="28"/>
                  <w14:ligatures w14:val="none"/>
                </w:rPr>
                <m:t> </m:t>
              </m:r>
            </m:e>
            <m:sub>
              <m:r>
                <w:rPr>
                  <w:rFonts w:ascii="Cambria Math" w:hAnsi="Cambria Math" w:cs="Times New Roman"/>
                  <w:sz w:val="28"/>
                  <w:szCs w:val="28"/>
                  <w14:ligatures w14:val="none"/>
                </w:rPr>
                <m:t>i</m:t>
              </m:r>
            </m:sub>
            <m:sup>
              <m:r>
                <m:rPr>
                  <m:sty m:val="p"/>
                </m:rPr>
                <w:rPr>
                  <w:rFonts w:ascii="Cambria Math" w:hAnsi="Cambria Math" w:cs="Times New Roman"/>
                  <w:sz w:val="28"/>
                  <w:szCs w:val="28"/>
                  <w14:ligatures w14:val="none"/>
                </w:rPr>
                <m:t>'</m:t>
              </m:r>
            </m:sup>
          </m:sSubSup>
          <m:r>
            <m:rPr>
              <m:sty m:val="p"/>
            </m:rPr>
            <w:rPr>
              <w:rFonts w:ascii="Cambria Math" w:hAnsi="Cambria Math" w:cs="Times New Roman"/>
              <w:sz w:val="28"/>
              <w:szCs w:val="28"/>
              <w14:ligatures w14:val="none"/>
            </w:rPr>
            <m:t>*</m:t>
          </m:r>
          <m:r>
            <w:rPr>
              <w:rFonts w:ascii="Cambria Math" w:hAnsi="Cambria Math" w:cs="Times New Roman"/>
              <w:sz w:val="28"/>
              <w:szCs w:val="28"/>
              <w14:ligatures w14:val="none"/>
            </w:rPr>
            <m:t>T</m:t>
          </m:r>
          <m:r>
            <m:rPr>
              <m:sty m:val="p"/>
            </m:rPr>
            <w:rPr>
              <w:rFonts w:ascii="Cambria Math" w:hAnsi="Cambria Math" w:cs="Times New Roman"/>
              <w:sz w:val="28"/>
              <w:szCs w:val="28"/>
              <w14:ligatures w14:val="none"/>
            </w:rPr>
            <m:t>+</m:t>
          </m:r>
          <m:sSubSup>
            <m:sSubSupPr>
              <m:ctrlPr>
                <w:rPr>
                  <w:rFonts w:ascii="Cambria Math" w:hAnsi="Cambria Math" w:cs="Times New Roman"/>
                  <w:sz w:val="28"/>
                  <w:szCs w:val="28"/>
                  <w14:ligatures w14:val="none"/>
                </w:rPr>
              </m:ctrlPr>
            </m:sSubSupPr>
            <m:e>
              <m:r>
                <w:rPr>
                  <w:rFonts w:ascii="Cambria Math" w:hAnsi="Cambria Math" w:cs="Times New Roman"/>
                  <w:sz w:val="28"/>
                  <w:szCs w:val="28"/>
                  <w14:ligatures w14:val="none"/>
                </w:rPr>
                <m:t>D</m:t>
              </m:r>
            </m:e>
            <m:sub>
              <m:r>
                <w:rPr>
                  <w:rFonts w:ascii="Cambria Math" w:hAnsi="Cambria Math" w:cs="Times New Roman"/>
                  <w:sz w:val="28"/>
                  <w:szCs w:val="28"/>
                  <w14:ligatures w14:val="none"/>
                </w:rPr>
                <m:t>i</m:t>
              </m:r>
            </m:sub>
            <m:sup>
              <m:r>
                <m:rPr>
                  <m:sty m:val="p"/>
                </m:rPr>
                <w:rPr>
                  <w:rFonts w:ascii="Cambria Math" w:hAnsi="Cambria Math" w:cs="Times New Roman"/>
                  <w:sz w:val="28"/>
                  <w:szCs w:val="28"/>
                  <w14:ligatures w14:val="none"/>
                </w:rPr>
                <m:t>'</m:t>
              </m:r>
            </m:sup>
          </m:sSubSup>
          <m:r>
            <m:rPr>
              <m:sty m:val="p"/>
            </m:rPr>
            <w:rPr>
              <w:rFonts w:ascii="Cambria Math" w:hAnsi="Cambria Math" w:cs="Times New Roman"/>
              <w:sz w:val="28"/>
              <w:szCs w:val="28"/>
              <w14:ligatures w14:val="none"/>
            </w:rPr>
            <m:t>*</m:t>
          </m:r>
          <m:sSup>
            <m:sSupPr>
              <m:ctrlPr>
                <w:rPr>
                  <w:rFonts w:ascii="Cambria Math" w:hAnsi="Cambria Math" w:cs="Times New Roman"/>
                  <w:sz w:val="28"/>
                  <w:szCs w:val="28"/>
                  <w14:ligatures w14:val="none"/>
                </w:rPr>
              </m:ctrlPr>
            </m:sSupPr>
            <m:e>
              <m:r>
                <m:rPr>
                  <m:sty m:val="p"/>
                </m:rPr>
                <w:rPr>
                  <w:rFonts w:ascii="Cambria Math" w:hAnsi="Cambria Math" w:cs="Times New Roman"/>
                  <w:sz w:val="28"/>
                  <w:szCs w:val="28"/>
                  <w14:ligatures w14:val="none"/>
                </w:rPr>
                <m:t>T</m:t>
              </m:r>
            </m:e>
            <m:sup>
              <m:r>
                <m:rPr>
                  <m:sty m:val="p"/>
                </m:rPr>
                <w:rPr>
                  <w:rFonts w:ascii="Cambria Math" w:hAnsi="Cambria Math" w:cs="Times New Roman"/>
                  <w:sz w:val="28"/>
                  <w:szCs w:val="28"/>
                  <w14:ligatures w14:val="none"/>
                </w:rPr>
                <m:t>2</m:t>
              </m:r>
            </m:sup>
          </m:sSup>
          <m:r>
            <m:rPr>
              <m:sty m:val="p"/>
            </m:rPr>
            <w:rPr>
              <w:rFonts w:ascii="Cambria Math" w:hAnsi="Cambria Math" w:cs="Times New Roman"/>
              <w:sz w:val="28"/>
              <w:szCs w:val="28"/>
              <w14:ligatures w14:val="none"/>
            </w:rPr>
            <m:t>)</m:t>
          </m:r>
        </m:oMath>
      </m:oMathPara>
    </w:p>
    <w:p w14:paraId="559AEAF5" w14:textId="77777777" w:rsidR="00827D2B" w:rsidRPr="00AD4D43" w:rsidRDefault="00000000" w:rsidP="00852CDC">
      <w:pPr>
        <w:jc w:val="center"/>
        <w:rPr>
          <w:rFonts w:ascii="Times New Roman" w:hAnsi="Times New Roman" w:cs="Times New Roman"/>
          <w:sz w:val="28"/>
          <w:szCs w:val="28"/>
        </w:rPr>
      </w:pPr>
      <m:oMath>
        <m:sSubSup>
          <m:sSubSupPr>
            <m:ctrlPr>
              <w:rPr>
                <w:rFonts w:ascii="Cambria Math" w:hAnsi="Cambria Math" w:cs="Times New Roman"/>
                <w:sz w:val="28"/>
                <w:szCs w:val="28"/>
              </w:rPr>
            </m:ctrlPr>
          </m:sSubSupPr>
          <m:e>
            <m:r>
              <w:rPr>
                <w:rFonts w:ascii="Cambria Math" w:hAnsi="Cambria Math" w:cs="Times New Roman"/>
                <w:sz w:val="28"/>
                <w:szCs w:val="28"/>
              </w:rPr>
              <m:t>B</m:t>
            </m:r>
          </m:e>
          <m:sub>
            <m:r>
              <w:rPr>
                <w:rFonts w:ascii="Cambria Math" w:hAnsi="Cambria Math" w:cs="Times New Roman"/>
                <w:sz w:val="28"/>
                <w:szCs w:val="28"/>
              </w:rPr>
              <m:t>i</m:t>
            </m:r>
          </m:sub>
          <m:sup>
            <m:r>
              <m:rPr>
                <m:sty m:val="p"/>
              </m:rPr>
              <w:rPr>
                <w:rFonts w:ascii="Cambria Math" w:hAnsi="Cambria Math" w:cs="Times New Roman"/>
                <w:sz w:val="28"/>
                <w:szCs w:val="28"/>
              </w:rPr>
              <m:t>'</m:t>
            </m:r>
          </m:sup>
        </m:sSubSup>
      </m:oMath>
      <w:r w:rsidR="00827D2B" w:rsidRPr="00AD4D43">
        <w:rPr>
          <w:rFonts w:ascii="Times New Roman" w:hAnsi="Times New Roman" w:cs="Times New Roman"/>
          <w:sz w:val="28"/>
          <w:szCs w:val="28"/>
        </w:rPr>
        <w:t xml:space="preserve"> =</w:t>
      </w:r>
      <m:oMath>
        <m:nary>
          <m:naryPr>
            <m:chr m:val="∑"/>
            <m:supHide m:val="1"/>
            <m:ctrlPr>
              <w:rPr>
                <w:rFonts w:ascii="Cambria Math" w:hAnsi="Cambria Math" w:cs="Times New Roman"/>
                <w:sz w:val="28"/>
                <w:szCs w:val="28"/>
              </w:rPr>
            </m:ctrlPr>
          </m:naryPr>
          <m:sub>
            <m:r>
              <w:rPr>
                <w:rFonts w:ascii="Cambria Math" w:hAnsi="Cambria Math" w:cs="Times New Roman"/>
                <w:sz w:val="28"/>
                <w:szCs w:val="28"/>
              </w:rPr>
              <m:t>k</m:t>
            </m:r>
          </m:sub>
          <m:sup/>
          <m:e>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K</m:t>
                </m:r>
              </m:sub>
            </m:sSub>
            <m:r>
              <m:rPr>
                <m:sty m:val="p"/>
              </m:rPr>
              <w:rPr>
                <w:rFonts w:ascii="Cambria Math" w:hAnsi="Cambria Math" w:cs="Times New Roman"/>
                <w:sz w:val="28"/>
                <w:szCs w:val="28"/>
              </w:rPr>
              <m:t>*</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B</m:t>
                    </m:r>
                  </m:e>
                  <m:sub>
                    <m:r>
                      <m:rPr>
                        <m:sty m:val="p"/>
                      </m:rPr>
                      <w:rPr>
                        <w:rFonts w:ascii="Cambria Math" w:hAnsi="Cambria Math" w:cs="Times New Roman"/>
                        <w:sz w:val="28"/>
                        <w:szCs w:val="28"/>
                      </w:rPr>
                      <m:t>1</m:t>
                    </m:r>
                    <m:r>
                      <w:rPr>
                        <w:rFonts w:ascii="Cambria Math" w:hAnsi="Cambria Math" w:cs="Times New Roman"/>
                        <w:sz w:val="28"/>
                        <w:szCs w:val="28"/>
                      </w:rPr>
                      <m:t>K</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M</m:t>
                    </m:r>
                  </m:e>
                  <m:sub>
                    <m:r>
                      <w:rPr>
                        <w:rFonts w:ascii="Cambria Math" w:hAnsi="Cambria Math" w:cs="Times New Roman"/>
                        <w:sz w:val="28"/>
                        <w:szCs w:val="28"/>
                      </w:rPr>
                      <m:t>i</m:t>
                    </m:r>
                  </m:sub>
                </m:sSub>
                <m:sSub>
                  <m:sSubPr>
                    <m:ctrlPr>
                      <w:rPr>
                        <w:rFonts w:ascii="Cambria Math" w:hAnsi="Cambria Math" w:cs="Times New Roman"/>
                        <w:sz w:val="28"/>
                        <w:szCs w:val="28"/>
                      </w:rPr>
                    </m:ctrlPr>
                  </m:sSubPr>
                  <m:e>
                    <m:r>
                      <w:rPr>
                        <w:rFonts w:ascii="Cambria Math" w:hAnsi="Cambria Math" w:cs="Times New Roman"/>
                        <w:sz w:val="28"/>
                        <w:szCs w:val="28"/>
                      </w:rPr>
                      <m:t>B</m:t>
                    </m:r>
                  </m:e>
                  <m:sub>
                    <m:r>
                      <m:rPr>
                        <m:sty m:val="p"/>
                      </m:rPr>
                      <w:rPr>
                        <w:rFonts w:ascii="Cambria Math" w:hAnsi="Cambria Math" w:cs="Times New Roman"/>
                        <w:sz w:val="28"/>
                        <w:szCs w:val="28"/>
                      </w:rPr>
                      <m:t>2</m:t>
                    </m:r>
                    <m:r>
                      <w:rPr>
                        <w:rFonts w:ascii="Cambria Math" w:hAnsi="Cambria Math" w:cs="Times New Roman"/>
                        <w:sz w:val="28"/>
                        <w:szCs w:val="28"/>
                      </w:rPr>
                      <m:t>K</m:t>
                    </m:r>
                  </m:sub>
                </m:sSub>
              </m:e>
            </m:d>
            <m:r>
              <m:rPr>
                <m:sty m:val="p"/>
              </m:rPr>
              <w:rPr>
                <w:rFonts w:ascii="Cambria Math" w:hAnsi="Cambria Math" w:cs="Times New Roman"/>
                <w:sz w:val="28"/>
                <w:szCs w:val="28"/>
              </w:rPr>
              <m:t>+</m:t>
            </m:r>
            <m:r>
              <w:rPr>
                <w:rFonts w:ascii="Cambria Math" w:hAnsi="Cambria Math" w:cs="Times New Roman"/>
                <w:sz w:val="28"/>
                <w:szCs w:val="28"/>
              </w:rPr>
              <m:t>β</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f</m:t>
                    </m:r>
                  </m:e>
                  <m:sub>
                    <m:r>
                      <m:rPr>
                        <m:sty m:val="p"/>
                      </m:rPr>
                      <w:rPr>
                        <w:rFonts w:ascii="Cambria Math" w:hAnsi="Cambria Math" w:cs="Times New Roman"/>
                        <w:sz w:val="28"/>
                        <w:szCs w:val="28"/>
                      </w:rPr>
                      <m:t>0</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C</m:t>
                    </m:r>
                    <m:r>
                      <m:rPr>
                        <m:sty m:val="p"/>
                      </m:rPr>
                      <w:rPr>
                        <w:rFonts w:ascii="Cambria Math" w:hAnsi="Cambria Math" w:cs="Times New Roman"/>
                        <w:sz w:val="28"/>
                        <w:szCs w:val="28"/>
                      </w:rPr>
                      <m:t> </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f</m:t>
                    </m:r>
                  </m:e>
                  <m:sub>
                    <m:r>
                      <m:rPr>
                        <m:sty m:val="p"/>
                      </m:rPr>
                      <w:rPr>
                        <w:rFonts w:ascii="Cambria Math" w:hAnsi="Cambria Math" w:cs="Times New Roman"/>
                        <w:sz w:val="28"/>
                        <w:szCs w:val="28"/>
                      </w:rPr>
                      <m:t>1</m:t>
                    </m:r>
                  </m:sub>
                </m:sSub>
              </m:e>
            </m:d>
          </m:e>
        </m:nary>
      </m:oMath>
    </w:p>
    <w:p w14:paraId="3334A401" w14:textId="77777777" w:rsidR="00827D2B" w:rsidRPr="00AD4D43" w:rsidRDefault="00000000" w:rsidP="00852CDC">
      <w:pPr>
        <w:jc w:val="center"/>
        <w:rPr>
          <w:rFonts w:ascii="Times New Roman" w:hAnsi="Times New Roman" w:cs="Times New Roman"/>
          <w:sz w:val="28"/>
          <w:szCs w:val="28"/>
        </w:rPr>
      </w:pPr>
      <m:oMath>
        <m:sSubSup>
          <m:sSubSupPr>
            <m:ctrlPr>
              <w:rPr>
                <w:rFonts w:ascii="Cambria Math" w:hAnsi="Cambria Math" w:cs="Times New Roman"/>
                <w:sz w:val="28"/>
                <w:szCs w:val="28"/>
              </w:rPr>
            </m:ctrlPr>
          </m:sSubSupPr>
          <m:e>
            <m:r>
              <w:rPr>
                <w:rFonts w:ascii="Cambria Math" w:hAnsi="Cambria Math" w:cs="Times New Roman"/>
                <w:sz w:val="28"/>
                <w:szCs w:val="28"/>
              </w:rPr>
              <m:t>C</m:t>
            </m:r>
            <m:r>
              <m:rPr>
                <m:sty m:val="p"/>
              </m:rPr>
              <w:rPr>
                <w:rFonts w:ascii="Cambria Math" w:hAnsi="Cambria Math" w:cs="Times New Roman"/>
                <w:sz w:val="28"/>
                <w:szCs w:val="28"/>
              </w:rPr>
              <m:t> </m:t>
            </m:r>
          </m:e>
          <m:sub>
            <m:r>
              <w:rPr>
                <w:rFonts w:ascii="Cambria Math" w:hAnsi="Cambria Math" w:cs="Times New Roman"/>
                <w:sz w:val="28"/>
                <w:szCs w:val="28"/>
              </w:rPr>
              <m:t>i</m:t>
            </m:r>
          </m:sub>
          <m:sup>
            <m:r>
              <m:rPr>
                <m:sty m:val="p"/>
              </m:rPr>
              <w:rPr>
                <w:rFonts w:ascii="Cambria Math" w:hAnsi="Cambria Math" w:cs="Times New Roman"/>
                <w:sz w:val="28"/>
                <w:szCs w:val="28"/>
              </w:rPr>
              <m:t>'</m:t>
            </m:r>
          </m:sup>
        </m:sSubSup>
      </m:oMath>
      <w:r w:rsidR="00827D2B" w:rsidRPr="00AD4D43">
        <w:rPr>
          <w:rFonts w:ascii="Times New Roman" w:hAnsi="Times New Roman" w:cs="Times New Roman"/>
          <w:sz w:val="28"/>
          <w:szCs w:val="28"/>
        </w:rPr>
        <w:t xml:space="preserve"> =</w:t>
      </w:r>
      <m:oMath>
        <m:nary>
          <m:naryPr>
            <m:chr m:val="∑"/>
            <m:supHide m:val="1"/>
            <m:ctrlPr>
              <w:rPr>
                <w:rFonts w:ascii="Cambria Math" w:hAnsi="Cambria Math" w:cs="Times New Roman"/>
                <w:sz w:val="28"/>
                <w:szCs w:val="28"/>
              </w:rPr>
            </m:ctrlPr>
          </m:naryPr>
          <m:sub>
            <m:r>
              <w:rPr>
                <w:rFonts w:ascii="Cambria Math" w:hAnsi="Cambria Math" w:cs="Times New Roman"/>
                <w:sz w:val="28"/>
                <w:szCs w:val="28"/>
              </w:rPr>
              <m:t>k</m:t>
            </m:r>
          </m:sub>
          <m:sup/>
          <m:e>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K</m:t>
                </m:r>
              </m:sub>
            </m:sSub>
            <m:r>
              <m:rPr>
                <m:sty m:val="p"/>
              </m:rPr>
              <w:rPr>
                <w:rFonts w:ascii="Cambria Math" w:hAnsi="Cambria Math" w:cs="Times New Roman"/>
                <w:sz w:val="28"/>
                <w:szCs w:val="28"/>
              </w:rPr>
              <m:t>*</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C</m:t>
                    </m:r>
                  </m:e>
                  <m:sub>
                    <m:r>
                      <m:rPr>
                        <m:sty m:val="p"/>
                      </m:rPr>
                      <w:rPr>
                        <w:rFonts w:ascii="Cambria Math" w:hAnsi="Cambria Math" w:cs="Times New Roman"/>
                        <w:sz w:val="28"/>
                        <w:szCs w:val="28"/>
                      </w:rPr>
                      <m:t>1</m:t>
                    </m:r>
                    <m:r>
                      <w:rPr>
                        <w:rFonts w:ascii="Cambria Math" w:hAnsi="Cambria Math" w:cs="Times New Roman"/>
                        <w:sz w:val="28"/>
                        <w:szCs w:val="28"/>
                      </w:rPr>
                      <m:t>K</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M</m:t>
                    </m:r>
                  </m:e>
                  <m:sub>
                    <m:r>
                      <w:rPr>
                        <w:rFonts w:ascii="Cambria Math" w:hAnsi="Cambria Math" w:cs="Times New Roman"/>
                        <w:sz w:val="28"/>
                        <w:szCs w:val="28"/>
                      </w:rPr>
                      <m:t>i</m:t>
                    </m:r>
                  </m:sub>
                </m:sSub>
                <m:sSub>
                  <m:sSubPr>
                    <m:ctrlPr>
                      <w:rPr>
                        <w:rFonts w:ascii="Cambria Math" w:hAnsi="Cambria Math" w:cs="Times New Roman"/>
                        <w:sz w:val="28"/>
                        <w:szCs w:val="28"/>
                      </w:rPr>
                    </m:ctrlPr>
                  </m:sSubPr>
                  <m:e>
                    <m:r>
                      <w:rPr>
                        <w:rFonts w:ascii="Cambria Math" w:hAnsi="Cambria Math" w:cs="Times New Roman"/>
                        <w:sz w:val="28"/>
                        <w:szCs w:val="28"/>
                      </w:rPr>
                      <m:t>C</m:t>
                    </m:r>
                  </m:e>
                  <m:sub>
                    <m:r>
                      <m:rPr>
                        <m:sty m:val="p"/>
                      </m:rPr>
                      <w:rPr>
                        <w:rFonts w:ascii="Cambria Math" w:hAnsi="Cambria Math" w:cs="Times New Roman"/>
                        <w:sz w:val="28"/>
                        <w:szCs w:val="28"/>
                      </w:rPr>
                      <m:t>2</m:t>
                    </m:r>
                    <m:r>
                      <w:rPr>
                        <w:rFonts w:ascii="Cambria Math" w:hAnsi="Cambria Math" w:cs="Times New Roman"/>
                        <w:sz w:val="28"/>
                        <w:szCs w:val="28"/>
                      </w:rPr>
                      <m:t>K</m:t>
                    </m:r>
                  </m:sub>
                </m:sSub>
              </m:e>
            </m:d>
            <m:r>
              <m:rPr>
                <m:sty m:val="p"/>
              </m:rPr>
              <w:rPr>
                <w:rFonts w:ascii="Cambria Math" w:hAnsi="Cambria Math" w:cs="Times New Roman"/>
                <w:sz w:val="28"/>
                <w:szCs w:val="28"/>
              </w:rPr>
              <m:t>+</m:t>
            </m:r>
            <m:r>
              <w:rPr>
                <w:rFonts w:ascii="Cambria Math" w:hAnsi="Cambria Math" w:cs="Times New Roman"/>
                <w:sz w:val="28"/>
                <w:szCs w:val="28"/>
              </w:rPr>
              <m:t>γ</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f</m:t>
                    </m:r>
                  </m:e>
                  <m:sub>
                    <m:r>
                      <m:rPr>
                        <m:sty m:val="p"/>
                      </m:rPr>
                      <w:rPr>
                        <w:rFonts w:ascii="Cambria Math" w:hAnsi="Cambria Math" w:cs="Times New Roman"/>
                        <w:sz w:val="28"/>
                        <w:szCs w:val="28"/>
                      </w:rPr>
                      <m:t>0</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C</m:t>
                    </m:r>
                    <m:r>
                      <m:rPr>
                        <m:sty m:val="p"/>
                      </m:rPr>
                      <w:rPr>
                        <w:rFonts w:ascii="Cambria Math" w:hAnsi="Cambria Math" w:cs="Times New Roman"/>
                        <w:sz w:val="28"/>
                        <w:szCs w:val="28"/>
                      </w:rPr>
                      <m:t> </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f</m:t>
                    </m:r>
                  </m:e>
                  <m:sub>
                    <m:r>
                      <m:rPr>
                        <m:sty m:val="p"/>
                      </m:rPr>
                      <w:rPr>
                        <w:rFonts w:ascii="Cambria Math" w:hAnsi="Cambria Math" w:cs="Times New Roman"/>
                        <w:sz w:val="28"/>
                        <w:szCs w:val="28"/>
                      </w:rPr>
                      <m:t>1</m:t>
                    </m:r>
                  </m:sub>
                </m:sSub>
              </m:e>
            </m:d>
          </m:e>
        </m:nary>
      </m:oMath>
    </w:p>
    <w:p w14:paraId="05847C87" w14:textId="77777777" w:rsidR="00827D2B" w:rsidRPr="00AD4D43" w:rsidRDefault="00000000" w:rsidP="00852CDC">
      <w:pPr>
        <w:jc w:val="center"/>
        <w:rPr>
          <w:rFonts w:ascii="Times New Roman" w:hAnsi="Times New Roman" w:cs="Times New Roman"/>
          <w:sz w:val="28"/>
          <w:szCs w:val="28"/>
        </w:rPr>
      </w:pPr>
      <m:oMath>
        <m:sSubSup>
          <m:sSubSupPr>
            <m:ctrlPr>
              <w:rPr>
                <w:rFonts w:ascii="Cambria Math" w:hAnsi="Cambria Math" w:cs="Times New Roman"/>
                <w:sz w:val="28"/>
                <w:szCs w:val="28"/>
              </w:rPr>
            </m:ctrlPr>
          </m:sSubSupPr>
          <m:e>
            <m:r>
              <w:rPr>
                <w:rFonts w:ascii="Cambria Math" w:hAnsi="Cambria Math" w:cs="Times New Roman"/>
                <w:sz w:val="28"/>
                <w:szCs w:val="28"/>
              </w:rPr>
              <m:t>D</m:t>
            </m:r>
          </m:e>
          <m:sub>
            <m:r>
              <w:rPr>
                <w:rFonts w:ascii="Cambria Math" w:hAnsi="Cambria Math" w:cs="Times New Roman"/>
                <w:sz w:val="28"/>
                <w:szCs w:val="28"/>
              </w:rPr>
              <m:t>i</m:t>
            </m:r>
          </m:sub>
          <m:sup>
            <m:r>
              <m:rPr>
                <m:sty m:val="p"/>
              </m:rPr>
              <w:rPr>
                <w:rFonts w:ascii="Cambria Math" w:hAnsi="Cambria Math" w:cs="Times New Roman"/>
                <w:sz w:val="28"/>
                <w:szCs w:val="28"/>
              </w:rPr>
              <m:t>'</m:t>
            </m:r>
          </m:sup>
        </m:sSubSup>
      </m:oMath>
      <w:r w:rsidR="00827D2B" w:rsidRPr="00AD4D43">
        <w:rPr>
          <w:rFonts w:ascii="Times New Roman" w:hAnsi="Times New Roman" w:cs="Times New Roman"/>
          <w:sz w:val="28"/>
          <w:szCs w:val="28"/>
        </w:rPr>
        <w:t xml:space="preserve"> =</w:t>
      </w:r>
      <m:oMath>
        <m:nary>
          <m:naryPr>
            <m:chr m:val="∑"/>
            <m:supHide m:val="1"/>
            <m:ctrlPr>
              <w:rPr>
                <w:rFonts w:ascii="Cambria Math" w:hAnsi="Cambria Math" w:cs="Times New Roman"/>
                <w:sz w:val="28"/>
                <w:szCs w:val="28"/>
              </w:rPr>
            </m:ctrlPr>
          </m:naryPr>
          <m:sub>
            <m:r>
              <w:rPr>
                <w:rFonts w:ascii="Cambria Math" w:hAnsi="Cambria Math" w:cs="Times New Roman"/>
                <w:sz w:val="28"/>
                <w:szCs w:val="28"/>
              </w:rPr>
              <m:t>k</m:t>
            </m:r>
          </m:sub>
          <m:sup/>
          <m:e>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K</m:t>
                </m:r>
              </m:sub>
            </m:sSub>
            <m:r>
              <m:rPr>
                <m:sty m:val="p"/>
              </m:rPr>
              <w:rPr>
                <w:rFonts w:ascii="Cambria Math" w:hAnsi="Cambria Math" w:cs="Times New Roman"/>
                <w:sz w:val="28"/>
                <w:szCs w:val="28"/>
              </w:rPr>
              <m:t>*</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D</m:t>
                    </m:r>
                  </m:e>
                  <m:sub>
                    <m:r>
                      <m:rPr>
                        <m:sty m:val="p"/>
                      </m:rPr>
                      <w:rPr>
                        <w:rFonts w:ascii="Cambria Math" w:hAnsi="Cambria Math" w:cs="Times New Roman"/>
                        <w:sz w:val="28"/>
                        <w:szCs w:val="28"/>
                      </w:rPr>
                      <m:t>1</m:t>
                    </m:r>
                    <m:r>
                      <w:rPr>
                        <w:rFonts w:ascii="Cambria Math" w:hAnsi="Cambria Math" w:cs="Times New Roman"/>
                        <w:sz w:val="28"/>
                        <w:szCs w:val="28"/>
                      </w:rPr>
                      <m:t>K</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M</m:t>
                    </m:r>
                  </m:e>
                  <m:sub>
                    <m:r>
                      <w:rPr>
                        <w:rFonts w:ascii="Cambria Math" w:hAnsi="Cambria Math" w:cs="Times New Roman"/>
                        <w:sz w:val="28"/>
                        <w:szCs w:val="28"/>
                      </w:rPr>
                      <m:t>i</m:t>
                    </m:r>
                  </m:sub>
                </m:sSub>
                <m:sSub>
                  <m:sSubPr>
                    <m:ctrlPr>
                      <w:rPr>
                        <w:rFonts w:ascii="Cambria Math" w:hAnsi="Cambria Math" w:cs="Times New Roman"/>
                        <w:sz w:val="28"/>
                        <w:szCs w:val="28"/>
                      </w:rPr>
                    </m:ctrlPr>
                  </m:sSubPr>
                  <m:e>
                    <m:r>
                      <w:rPr>
                        <w:rFonts w:ascii="Cambria Math" w:hAnsi="Cambria Math" w:cs="Times New Roman"/>
                        <w:sz w:val="28"/>
                        <w:szCs w:val="28"/>
                      </w:rPr>
                      <m:t>D</m:t>
                    </m:r>
                  </m:e>
                  <m:sub>
                    <m:r>
                      <m:rPr>
                        <m:sty m:val="p"/>
                      </m:rPr>
                      <w:rPr>
                        <w:rFonts w:ascii="Cambria Math" w:hAnsi="Cambria Math" w:cs="Times New Roman"/>
                        <w:sz w:val="28"/>
                        <w:szCs w:val="28"/>
                      </w:rPr>
                      <m:t>2</m:t>
                    </m:r>
                    <m:r>
                      <w:rPr>
                        <w:rFonts w:ascii="Cambria Math" w:hAnsi="Cambria Math" w:cs="Times New Roman"/>
                        <w:sz w:val="28"/>
                        <w:szCs w:val="28"/>
                      </w:rPr>
                      <m:t>K</m:t>
                    </m:r>
                  </m:sub>
                </m:sSub>
              </m:e>
            </m:d>
            <m:r>
              <m:rPr>
                <m:sty m:val="p"/>
              </m:rPr>
              <w:rPr>
                <w:rFonts w:ascii="Cambria Math" w:hAnsi="Cambria Math" w:cs="Times New Roman"/>
                <w:sz w:val="28"/>
                <w:szCs w:val="28"/>
              </w:rPr>
              <m:t>+</m:t>
            </m:r>
            <m:r>
              <w:rPr>
                <w:rFonts w:ascii="Cambria Math" w:hAnsi="Cambria Math" w:cs="Times New Roman"/>
                <w:sz w:val="28"/>
                <w:szCs w:val="28"/>
              </w:rPr>
              <m:t>δ</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f</m:t>
                    </m:r>
                  </m:e>
                  <m:sub>
                    <m:r>
                      <m:rPr>
                        <m:sty m:val="p"/>
                      </m:rPr>
                      <w:rPr>
                        <w:rFonts w:ascii="Cambria Math" w:hAnsi="Cambria Math" w:cs="Times New Roman"/>
                        <w:sz w:val="28"/>
                        <w:szCs w:val="28"/>
                      </w:rPr>
                      <m:t>0</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C</m:t>
                    </m:r>
                    <m:r>
                      <m:rPr>
                        <m:sty m:val="p"/>
                      </m:rPr>
                      <w:rPr>
                        <w:rFonts w:ascii="Cambria Math" w:hAnsi="Cambria Math" w:cs="Times New Roman"/>
                        <w:sz w:val="28"/>
                        <w:szCs w:val="28"/>
                      </w:rPr>
                      <m:t> </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f</m:t>
                    </m:r>
                  </m:e>
                  <m:sub>
                    <m:r>
                      <m:rPr>
                        <m:sty m:val="p"/>
                      </m:rPr>
                      <w:rPr>
                        <w:rFonts w:ascii="Cambria Math" w:hAnsi="Cambria Math" w:cs="Times New Roman"/>
                        <w:sz w:val="28"/>
                        <w:szCs w:val="28"/>
                      </w:rPr>
                      <m:t>1</m:t>
                    </m:r>
                  </m:sub>
                </m:sSub>
              </m:e>
            </m:d>
          </m:e>
        </m:nary>
      </m:oMath>
    </w:p>
    <w:p w14:paraId="46AA096E" w14:textId="77777777" w:rsidR="00827D2B" w:rsidRDefault="00827D2B" w:rsidP="00852CDC">
      <w:pPr>
        <w:adjustRightInd w:val="0"/>
        <w:spacing w:after="320"/>
        <w:ind w:firstLineChars="200" w:firstLine="560"/>
        <w:jc w:val="both"/>
        <w:rPr>
          <w:rFonts w:ascii="Times New Roman" w:hAnsi="Times New Roman" w:cs="Times New Roman"/>
          <w:sz w:val="28"/>
          <w:szCs w:val="28"/>
        </w:rPr>
      </w:pPr>
      <w:r w:rsidRPr="00AD4D43">
        <w:rPr>
          <w:rFonts w:ascii="Times New Roman" w:hAnsi="Times New Roman" w:cs="Times New Roman"/>
          <w:sz w:val="28"/>
          <w:szCs w:val="28"/>
        </w:rPr>
        <w:t>R is the gas constant (8.3144 J/g mol K</w:t>
      </w:r>
      <w:r w:rsidRPr="00AD4D43">
        <w:rPr>
          <w:rFonts w:ascii="Times New Roman" w:hAnsi="Times New Roman" w:cs="Times New Roman" w:hint="eastAsia"/>
          <w:sz w:val="28"/>
          <w:szCs w:val="28"/>
        </w:rPr>
        <w:t xml:space="preserve"> </w:t>
      </w:r>
      <w:r w:rsidRPr="00AD4D43">
        <w:rPr>
          <w:rFonts w:ascii="Times New Roman" w:hAnsi="Times New Roman" w:cs="Times New Roman"/>
          <w:sz w:val="28"/>
          <w:szCs w:val="28"/>
        </w:rPr>
        <w:t xml:space="preserve">for </w:t>
      </w:r>
      <m:oMath>
        <m:sSubSup>
          <m:sSubSupPr>
            <m:ctrlPr>
              <w:rPr>
                <w:rFonts w:ascii="Cambria Math" w:hAnsi="Cambria Math" w:cs="Times New Roman"/>
                <w:sz w:val="28"/>
                <w:szCs w:val="28"/>
              </w:rPr>
            </m:ctrlPr>
          </m:sSubSupPr>
          <m:e>
            <m:r>
              <w:rPr>
                <w:rFonts w:ascii="Cambria Math" w:hAnsi="Cambria Math" w:cs="Times New Roman"/>
                <w:sz w:val="28"/>
                <w:szCs w:val="28"/>
              </w:rPr>
              <m:t>H</m:t>
            </m:r>
          </m:e>
          <m:sub>
            <m:r>
              <w:rPr>
                <w:rFonts w:ascii="Cambria Math" w:hAnsi="Cambria Math" w:cs="Times New Roman"/>
                <w:sz w:val="28"/>
                <w:szCs w:val="28"/>
              </w:rPr>
              <m:t>i</m:t>
            </m:r>
          </m:sub>
          <m:sup>
            <m:r>
              <w:rPr>
                <w:rFonts w:ascii="Cambria Math" w:hAnsi="Cambria Math" w:cs="Times New Roman"/>
                <w:sz w:val="28"/>
                <w:szCs w:val="28"/>
              </w:rPr>
              <m:t>vp</m:t>
            </m:r>
          </m:sup>
        </m:sSubSup>
      </m:oMath>
      <w:r w:rsidRPr="00AD4D43">
        <w:rPr>
          <w:rFonts w:ascii="Times New Roman" w:hAnsi="Times New Roman" w:cs="Times New Roman"/>
          <w:sz w:val="28"/>
          <w:szCs w:val="28"/>
        </w:rPr>
        <w:t xml:space="preserve"> in  J / gmol).Where </w:t>
      </w:r>
      <m:oMath>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k</m:t>
            </m:r>
          </m:sub>
        </m:sSub>
        <m:r>
          <m:rPr>
            <m:sty m:val="p"/>
          </m:rPr>
          <w:rPr>
            <w:rFonts w:ascii="Cambria Math" w:hAnsi="Cambria Math" w:cs="Times New Roman"/>
            <w:sz w:val="28"/>
            <w:szCs w:val="28"/>
          </w:rPr>
          <m:t xml:space="preserve"> </m:t>
        </m:r>
      </m:oMath>
      <w:r w:rsidRPr="00AD4D43">
        <w:rPr>
          <w:rFonts w:ascii="Times New Roman" w:hAnsi="Times New Roman" w:cs="Times New Roman"/>
          <w:sz w:val="28"/>
          <w:szCs w:val="28"/>
        </w:rPr>
        <w:t xml:space="preserve">is the number of groups </w:t>
      </w:r>
      <m:oMath>
        <m:r>
          <w:rPr>
            <w:rFonts w:ascii="Cambria Math" w:hAnsi="Cambria Math" w:cs="Times New Roman"/>
            <w:sz w:val="28"/>
            <w:szCs w:val="28"/>
          </w:rPr>
          <m:t>k</m:t>
        </m:r>
        <m:r>
          <m:rPr>
            <m:sty m:val="p"/>
          </m:rPr>
          <w:rPr>
            <w:rFonts w:ascii="Cambria Math" w:hAnsi="Cambria Math" w:cs="Times New Roman"/>
            <w:sz w:val="28"/>
            <w:szCs w:val="28"/>
          </w:rPr>
          <m:t xml:space="preserve"> </m:t>
        </m:r>
      </m:oMath>
      <w:r w:rsidRPr="00AD4D43">
        <w:rPr>
          <w:rFonts w:ascii="Times New Roman" w:hAnsi="Times New Roman" w:cs="Times New Roman"/>
          <w:sz w:val="28"/>
          <w:szCs w:val="28"/>
        </w:rPr>
        <w:t xml:space="preserve">in the molecule; </w:t>
      </w:r>
      <m:oMath>
        <m:sSub>
          <m:sSubPr>
            <m:ctrlPr>
              <w:rPr>
                <w:rFonts w:ascii="Cambria Math" w:hAnsi="Cambria Math" w:cs="Times New Roman"/>
                <w:sz w:val="28"/>
                <w:szCs w:val="28"/>
              </w:rPr>
            </m:ctrlPr>
          </m:sSubPr>
          <m:e>
            <m:r>
              <w:rPr>
                <w:rFonts w:ascii="Cambria Math" w:hAnsi="Cambria Math" w:cs="Times New Roman"/>
                <w:sz w:val="28"/>
                <w:szCs w:val="28"/>
              </w:rPr>
              <m:t>M</m:t>
            </m:r>
          </m:e>
          <m:sub>
            <m:r>
              <w:rPr>
                <w:rFonts w:ascii="Cambria Math" w:hAnsi="Cambria Math" w:cs="Times New Roman"/>
                <w:sz w:val="28"/>
                <w:szCs w:val="28"/>
              </w:rPr>
              <m:t>i</m:t>
            </m:r>
          </m:sub>
        </m:sSub>
        <m:r>
          <m:rPr>
            <m:sty m:val="p"/>
          </m:rPr>
          <w:rPr>
            <w:rFonts w:ascii="Cambria Math" w:hAnsi="Cambria Math" w:cs="Times New Roman"/>
            <w:sz w:val="28"/>
            <w:szCs w:val="28"/>
          </w:rPr>
          <m:t xml:space="preserve"> </m:t>
        </m:r>
      </m:oMath>
      <w:r w:rsidRPr="00AD4D43">
        <w:rPr>
          <w:rFonts w:ascii="Times New Roman" w:hAnsi="Times New Roman" w:cs="Times New Roman"/>
          <w:sz w:val="28"/>
          <w:szCs w:val="28"/>
        </w:rPr>
        <w:t xml:space="preserve">is the component molecular weight; </w:t>
      </w:r>
      <m:oMath>
        <m:sSub>
          <m:sSubPr>
            <m:ctrlPr>
              <w:rPr>
                <w:rFonts w:ascii="Cambria Math" w:hAnsi="Cambria Math" w:cs="Times New Roman"/>
                <w:sz w:val="28"/>
                <w:szCs w:val="28"/>
              </w:rPr>
            </m:ctrlPr>
          </m:sSubPr>
          <m:e>
            <m:r>
              <w:rPr>
                <w:rFonts w:ascii="Cambria Math" w:hAnsi="Cambria Math" w:cs="Times New Roman"/>
                <w:sz w:val="28"/>
                <w:szCs w:val="28"/>
              </w:rPr>
              <m:t>B</m:t>
            </m:r>
          </m:e>
          <m:sub>
            <m:r>
              <m:rPr>
                <m:sty m:val="p"/>
              </m:rPr>
              <w:rPr>
                <w:rFonts w:ascii="Cambria Math" w:hAnsi="Cambria Math" w:cs="Times New Roman"/>
                <w:sz w:val="28"/>
                <w:szCs w:val="28"/>
                <w:rtl/>
              </w:rPr>
              <m:t>1</m:t>
            </m:r>
            <m:r>
              <w:rPr>
                <w:rFonts w:ascii="Cambria Math" w:hAnsi="Cambria Math" w:cs="Times New Roman"/>
                <w:sz w:val="28"/>
                <w:szCs w:val="28"/>
              </w:rPr>
              <m:t>k</m:t>
            </m:r>
          </m:sub>
        </m:sSub>
        <m:r>
          <m:rPr>
            <m:sty m:val="p"/>
          </m:rPr>
          <w:rPr>
            <w:rFonts w:ascii="Cambria Math" w:hAnsi="Cambria Math" w:cs="Times New Roman"/>
            <w:sz w:val="28"/>
            <w:szCs w:val="28"/>
            <w:rtl/>
          </w:rPr>
          <m:t>,</m:t>
        </m:r>
        <m:sSub>
          <m:sSubPr>
            <m:ctrlPr>
              <w:rPr>
                <w:rFonts w:ascii="Cambria Math" w:hAnsi="Cambria Math" w:cs="Times New Roman"/>
                <w:sz w:val="28"/>
                <w:szCs w:val="28"/>
              </w:rPr>
            </m:ctrlPr>
          </m:sSubPr>
          <m:e>
            <m:r>
              <w:rPr>
                <w:rFonts w:ascii="Cambria Math" w:hAnsi="Cambria Math" w:cs="Times New Roman"/>
                <w:sz w:val="28"/>
                <w:szCs w:val="28"/>
              </w:rPr>
              <m:t>C</m:t>
            </m:r>
          </m:e>
          <m:sub>
            <m:r>
              <m:rPr>
                <m:sty m:val="p"/>
              </m:rPr>
              <w:rPr>
                <w:rFonts w:ascii="Cambria Math" w:hAnsi="Cambria Math" w:cs="Times New Roman"/>
                <w:sz w:val="28"/>
                <w:szCs w:val="28"/>
                <w:rtl/>
              </w:rPr>
              <m:t>1</m:t>
            </m:r>
            <m:r>
              <w:rPr>
                <w:rFonts w:ascii="Cambria Math" w:hAnsi="Cambria Math" w:cs="Times New Roman"/>
                <w:sz w:val="28"/>
                <w:szCs w:val="28"/>
              </w:rPr>
              <m:t>k</m:t>
            </m:r>
          </m:sub>
        </m:sSub>
        <m:r>
          <m:rPr>
            <m:sty m:val="p"/>
          </m:rPr>
          <w:rPr>
            <w:rFonts w:ascii="Cambria Math" w:hAnsi="Cambria Math" w:cs="Times New Roman"/>
            <w:sz w:val="28"/>
            <w:szCs w:val="28"/>
            <w:rtl/>
          </w:rPr>
          <m:t>,</m:t>
        </m:r>
        <m:sSub>
          <m:sSubPr>
            <m:ctrlPr>
              <w:rPr>
                <w:rFonts w:ascii="Cambria Math" w:hAnsi="Cambria Math" w:cs="Times New Roman"/>
                <w:sz w:val="28"/>
                <w:szCs w:val="28"/>
              </w:rPr>
            </m:ctrlPr>
          </m:sSubPr>
          <m:e>
            <m:r>
              <w:rPr>
                <w:rFonts w:ascii="Cambria Math" w:hAnsi="Cambria Math" w:cs="Times New Roman"/>
                <w:sz w:val="28"/>
                <w:szCs w:val="28"/>
              </w:rPr>
              <m:t>D</m:t>
            </m:r>
          </m:e>
          <m:sub>
            <m:r>
              <m:rPr>
                <m:sty m:val="p"/>
              </m:rPr>
              <w:rPr>
                <w:rFonts w:ascii="Cambria Math" w:hAnsi="Cambria Math" w:cs="Times New Roman"/>
                <w:sz w:val="28"/>
                <w:szCs w:val="28"/>
                <w:rtl/>
              </w:rPr>
              <m:t>1</m:t>
            </m:r>
            <m:r>
              <w:rPr>
                <w:rFonts w:ascii="Cambria Math" w:hAnsi="Cambria Math" w:cs="Times New Roman"/>
                <w:sz w:val="28"/>
                <w:szCs w:val="28"/>
              </w:rPr>
              <m:t>k</m:t>
            </m:r>
          </m:sub>
        </m:sSub>
        <m:r>
          <m:rPr>
            <m:sty m:val="p"/>
          </m:rPr>
          <w:rPr>
            <w:rFonts w:ascii="Cambria Math" w:hAnsi="Cambria Math" w:cs="Times New Roman"/>
            <w:sz w:val="28"/>
            <w:szCs w:val="28"/>
            <w:rtl/>
          </w:rPr>
          <m:t>,</m:t>
        </m:r>
        <m:sSub>
          <m:sSubPr>
            <m:ctrlPr>
              <w:rPr>
                <w:rFonts w:ascii="Cambria Math" w:hAnsi="Cambria Math" w:cs="Times New Roman"/>
                <w:sz w:val="28"/>
                <w:szCs w:val="28"/>
              </w:rPr>
            </m:ctrlPr>
          </m:sSubPr>
          <m:e>
            <m:r>
              <w:rPr>
                <w:rFonts w:ascii="Cambria Math" w:hAnsi="Cambria Math" w:cs="Times New Roman"/>
                <w:sz w:val="28"/>
                <w:szCs w:val="28"/>
              </w:rPr>
              <m:t>B</m:t>
            </m:r>
          </m:e>
          <m:sub>
            <m:r>
              <m:rPr>
                <m:sty m:val="p"/>
              </m:rPr>
              <w:rPr>
                <w:rFonts w:ascii="Cambria Math" w:hAnsi="Cambria Math" w:cs="Times New Roman"/>
                <w:sz w:val="28"/>
                <w:szCs w:val="28"/>
                <w:rtl/>
              </w:rPr>
              <m:t>2</m:t>
            </m:r>
            <m:r>
              <w:rPr>
                <w:rFonts w:ascii="Cambria Math" w:hAnsi="Cambria Math" w:cs="Times New Roman"/>
                <w:sz w:val="28"/>
                <w:szCs w:val="28"/>
              </w:rPr>
              <m:t>k</m:t>
            </m:r>
          </m:sub>
        </m:sSub>
        <m:r>
          <m:rPr>
            <m:sty m:val="p"/>
          </m:rPr>
          <w:rPr>
            <w:rFonts w:ascii="Cambria Math" w:hAnsi="Cambria Math" w:cs="Times New Roman"/>
            <w:sz w:val="28"/>
            <w:szCs w:val="28"/>
            <w:rtl/>
          </w:rPr>
          <m:t>,</m:t>
        </m:r>
        <m:sSub>
          <m:sSubPr>
            <m:ctrlPr>
              <w:rPr>
                <w:rFonts w:ascii="Cambria Math" w:hAnsi="Cambria Math" w:cs="Times New Roman"/>
                <w:sz w:val="28"/>
                <w:szCs w:val="28"/>
              </w:rPr>
            </m:ctrlPr>
          </m:sSubPr>
          <m:e>
            <m:r>
              <w:rPr>
                <w:rFonts w:ascii="Cambria Math" w:hAnsi="Cambria Math" w:cs="Times New Roman"/>
                <w:sz w:val="28"/>
                <w:szCs w:val="28"/>
              </w:rPr>
              <m:t>C</m:t>
            </m:r>
          </m:e>
          <m:sub>
            <m:r>
              <m:rPr>
                <m:sty m:val="p"/>
              </m:rPr>
              <w:rPr>
                <w:rFonts w:ascii="Cambria Math" w:hAnsi="Cambria Math" w:cs="Times New Roman"/>
                <w:sz w:val="28"/>
                <w:szCs w:val="28"/>
                <w:rtl/>
              </w:rPr>
              <m:t>2</m:t>
            </m:r>
            <m:r>
              <w:rPr>
                <w:rFonts w:ascii="Cambria Math" w:hAnsi="Cambria Math" w:cs="Times New Roman"/>
                <w:sz w:val="28"/>
                <w:szCs w:val="28"/>
              </w:rPr>
              <m:t>k</m:t>
            </m:r>
          </m:sub>
        </m:sSub>
        <m:r>
          <m:rPr>
            <m:sty m:val="p"/>
          </m:rPr>
          <w:rPr>
            <w:rFonts w:ascii="Cambria Math" w:hAnsi="Cambria Math" w:cs="Times New Roman"/>
            <w:sz w:val="28"/>
            <w:szCs w:val="28"/>
            <w:rtl/>
          </w:rPr>
          <m:t>,</m:t>
        </m:r>
        <m:sSub>
          <m:sSubPr>
            <m:ctrlPr>
              <w:rPr>
                <w:rFonts w:ascii="Cambria Math" w:hAnsi="Cambria Math" w:cs="Times New Roman"/>
                <w:sz w:val="28"/>
                <w:szCs w:val="28"/>
              </w:rPr>
            </m:ctrlPr>
          </m:sSubPr>
          <m:e>
            <m:r>
              <w:rPr>
                <w:rFonts w:ascii="Cambria Math" w:hAnsi="Cambria Math" w:cs="Times New Roman"/>
                <w:sz w:val="28"/>
                <w:szCs w:val="28"/>
              </w:rPr>
              <m:t>D</m:t>
            </m:r>
          </m:e>
          <m:sub>
            <m:r>
              <m:rPr>
                <m:sty m:val="p"/>
              </m:rPr>
              <w:rPr>
                <w:rFonts w:ascii="Cambria Math" w:hAnsi="Cambria Math" w:cs="Times New Roman"/>
                <w:sz w:val="28"/>
                <w:szCs w:val="28"/>
                <w:rtl/>
              </w:rPr>
              <m:t>2</m:t>
            </m:r>
            <m:r>
              <w:rPr>
                <w:rFonts w:ascii="Cambria Math" w:hAnsi="Cambria Math" w:cs="Times New Roman"/>
                <w:sz w:val="28"/>
                <w:szCs w:val="28"/>
              </w:rPr>
              <m:t>k</m:t>
            </m:r>
          </m:sub>
        </m:sSub>
      </m:oMath>
      <w:r w:rsidRPr="00AD4D43">
        <w:rPr>
          <w:rFonts w:ascii="Times New Roman" w:hAnsi="Times New Roman" w:cs="Times New Roman"/>
          <w:sz w:val="28"/>
          <w:szCs w:val="28"/>
        </w:rPr>
        <w:t xml:space="preserve">are group-contribution coefficients; </w:t>
      </w:r>
      <m:oMath>
        <m:sSub>
          <m:sSubPr>
            <m:ctrlPr>
              <w:rPr>
                <w:rFonts w:ascii="Cambria Math" w:hAnsi="Cambria Math" w:cs="Times New Roman"/>
                <w:sz w:val="28"/>
                <w:szCs w:val="28"/>
              </w:rPr>
            </m:ctrlPr>
          </m:sSubPr>
          <m:e>
            <m:r>
              <w:rPr>
                <w:rFonts w:ascii="Cambria Math" w:hAnsi="Cambria Math" w:cs="Times New Roman"/>
                <w:sz w:val="28"/>
                <w:szCs w:val="28"/>
              </w:rPr>
              <m:t>f</m:t>
            </m:r>
          </m:e>
          <m:sub>
            <m:r>
              <m:rPr>
                <m:sty m:val="p"/>
              </m:rPr>
              <w:rPr>
                <w:rFonts w:ascii="Cambria Math" w:hAnsi="Cambria Math" w:cs="Times New Roman"/>
                <w:sz w:val="28"/>
                <w:szCs w:val="28"/>
                <w:rtl/>
              </w:rPr>
              <m:t>0</m:t>
            </m:r>
          </m:sub>
        </m:sSub>
      </m:oMath>
      <w:r w:rsidRPr="00AD4D43">
        <w:rPr>
          <w:rFonts w:ascii="Times New Roman" w:hAnsi="Times New Roman" w:cs="Times New Roman"/>
          <w:sz w:val="28"/>
          <w:szCs w:val="28"/>
        </w:rPr>
        <w:t xml:space="preserve">and </w:t>
      </w:r>
      <m:oMath>
        <m:sSub>
          <m:sSubPr>
            <m:ctrlPr>
              <w:rPr>
                <w:rFonts w:ascii="Cambria Math" w:hAnsi="Cambria Math" w:cs="Times New Roman"/>
                <w:sz w:val="28"/>
                <w:szCs w:val="28"/>
              </w:rPr>
            </m:ctrlPr>
          </m:sSubPr>
          <m:e>
            <m:r>
              <w:rPr>
                <w:rFonts w:ascii="Cambria Math" w:hAnsi="Cambria Math" w:cs="Times New Roman"/>
                <w:sz w:val="28"/>
                <w:szCs w:val="28"/>
              </w:rPr>
              <m:t>f</m:t>
            </m:r>
          </m:e>
          <m:sub>
            <m:r>
              <m:rPr>
                <m:sty m:val="p"/>
              </m:rPr>
              <w:rPr>
                <w:rFonts w:ascii="Cambria Math" w:hAnsi="Cambria Math" w:cs="Times New Roman"/>
                <w:sz w:val="28"/>
                <w:szCs w:val="28"/>
                <w:rtl/>
              </w:rPr>
              <m:t>1</m:t>
            </m:r>
          </m:sub>
        </m:sSub>
      </m:oMath>
      <w:r w:rsidRPr="00AD4D43">
        <w:rPr>
          <w:rFonts w:ascii="Times New Roman" w:hAnsi="Times New Roman" w:cs="Times New Roman"/>
          <w:sz w:val="28"/>
          <w:szCs w:val="28"/>
          <w:rtl/>
        </w:rPr>
        <w:t xml:space="preserve">, </w:t>
      </w:r>
      <m:oMath>
        <m:r>
          <w:rPr>
            <w:rFonts w:ascii="Cambria Math" w:hAnsi="Cambria Math" w:cs="Times New Roman"/>
            <w:sz w:val="28"/>
            <w:szCs w:val="28"/>
          </w:rPr>
          <m:t>β</m:t>
        </m:r>
      </m:oMath>
      <w:r w:rsidRPr="00AD4D43">
        <w:rPr>
          <w:rFonts w:ascii="Times New Roman" w:hAnsi="Times New Roman" w:cs="Times New Roman"/>
          <w:sz w:val="28"/>
          <w:szCs w:val="28"/>
          <w:rtl/>
        </w:rPr>
        <w:t>,</w:t>
      </w:r>
      <m:oMath>
        <m:r>
          <w:rPr>
            <w:rFonts w:ascii="Cambria Math" w:hAnsi="Cambria Math" w:cs="Times New Roman"/>
            <w:sz w:val="28"/>
            <w:szCs w:val="28"/>
          </w:rPr>
          <m:t>γ</m:t>
        </m:r>
        <m:r>
          <m:rPr>
            <m:nor/>
          </m:rPr>
          <w:rPr>
            <w:rFonts w:ascii="Times New Roman" w:hAnsi="Times New Roman" w:cs="Times New Roman"/>
            <w:sz w:val="28"/>
            <w:szCs w:val="28"/>
          </w:rPr>
          <m:t> and</m:t>
        </m:r>
        <m:r>
          <m:rPr>
            <m:sty m:val="p"/>
          </m:rPr>
          <w:rPr>
            <w:rFonts w:ascii="Cambria Math" w:hAnsi="Cambria Math" w:cs="Times New Roman"/>
            <w:sz w:val="28"/>
            <w:szCs w:val="28"/>
          </w:rPr>
          <m:t> </m:t>
        </m:r>
        <m:r>
          <w:rPr>
            <w:rFonts w:ascii="Cambria Math" w:hAnsi="Cambria Math" w:cs="Times New Roman"/>
            <w:sz w:val="28"/>
            <w:szCs w:val="28"/>
          </w:rPr>
          <m:t>δ</m:t>
        </m:r>
        <m:r>
          <m:rPr>
            <m:sty m:val="p"/>
          </m:rPr>
          <w:rPr>
            <w:rFonts w:ascii="Cambria Math" w:hAnsi="Cambria Math" w:cs="Times New Roman"/>
            <w:sz w:val="28"/>
            <w:szCs w:val="28"/>
          </w:rPr>
          <m:t> </m:t>
        </m:r>
      </m:oMath>
      <w:r w:rsidRPr="00AD4D43">
        <w:rPr>
          <w:rFonts w:ascii="Times New Roman" w:hAnsi="Times New Roman" w:cs="Times New Roman"/>
          <w:sz w:val="28"/>
          <w:szCs w:val="28"/>
        </w:rPr>
        <w:t xml:space="preserve">are parameters obtained by regression of experimental data; </w:t>
      </w:r>
      <m:oMath>
        <m:r>
          <w:rPr>
            <w:rFonts w:ascii="Cambria Math" w:hAnsi="Cambria Math" w:cs="Times New Roman"/>
            <w:sz w:val="28"/>
            <w:szCs w:val="28"/>
          </w:rPr>
          <m:t>k</m:t>
        </m:r>
        <m:r>
          <m:rPr>
            <m:sty m:val="p"/>
          </m:rPr>
          <w:rPr>
            <w:rFonts w:ascii="Cambria Math" w:hAnsi="Cambria Math" w:cs="Times New Roman"/>
            <w:sz w:val="28"/>
            <w:szCs w:val="28"/>
          </w:rPr>
          <m:t> </m:t>
        </m:r>
      </m:oMath>
      <w:r w:rsidRPr="00AD4D43">
        <w:rPr>
          <w:rFonts w:ascii="Times New Roman" w:hAnsi="Times New Roman" w:cs="Times New Roman"/>
          <w:sz w:val="28"/>
          <w:szCs w:val="28"/>
        </w:rPr>
        <w:t xml:space="preserve">denotes the groups of component </w:t>
      </w:r>
      <m:oMath>
        <m:r>
          <w:rPr>
            <w:rFonts w:ascii="Cambria Math" w:hAnsi="Cambria Math" w:cs="Times New Roman"/>
            <w:sz w:val="28"/>
            <w:szCs w:val="28"/>
          </w:rPr>
          <m:t>i</m:t>
        </m:r>
      </m:oMath>
      <w:r w:rsidRPr="00AD4D43">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c</m:t>
            </m:r>
          </m:sub>
        </m:sSub>
      </m:oMath>
      <w:r w:rsidRPr="00AD4D43">
        <w:rPr>
          <w:rFonts w:ascii="Times New Roman" w:hAnsi="Times New Roman" w:cs="Times New Roman"/>
          <w:sz w:val="28"/>
          <w:szCs w:val="28"/>
        </w:rPr>
        <w:t xml:space="preserve">is the total </w:t>
      </w:r>
      <w:r w:rsidRPr="00AD4D43">
        <w:rPr>
          <w:rFonts w:ascii="Times New Roman" w:hAnsi="Times New Roman" w:cs="Times New Roman"/>
          <w:sz w:val="28"/>
          <w:szCs w:val="28"/>
        </w:rPr>
        <w:lastRenderedPageBreak/>
        <w:t>number of carbon atoms in the molecule.</w:t>
      </w:r>
      <w:r w:rsidRPr="004B649E">
        <w:rPr>
          <w:rFonts w:hint="eastAsia"/>
        </w:rPr>
        <w:t xml:space="preserve"> </w:t>
      </w:r>
      <w:r w:rsidRPr="004B649E">
        <w:rPr>
          <w:rFonts w:ascii="Times New Roman" w:hAnsi="Times New Roman" w:cs="Times New Roman"/>
          <w:sz w:val="28"/>
          <w:szCs w:val="28"/>
        </w:rPr>
        <w:t>This specific implementation enhances the parameter prediction by integrating not only the counts of molecular groups but also supplemental molecular characteristics such as the total carbon count and molecular weight. These additional descriptors are incorporated alongside group contributions within the regression framework, with each feature assigned its own independently fitted coefficient.</w:t>
      </w:r>
    </w:p>
    <w:p w14:paraId="2F0475FA" w14:textId="45592EF0" w:rsidR="0012714A" w:rsidRPr="0012714A" w:rsidRDefault="0012714A" w:rsidP="0012714A">
      <w:pPr>
        <w:adjustRightInd w:val="0"/>
        <w:spacing w:after="320"/>
        <w:ind w:firstLineChars="200" w:firstLine="560"/>
        <w:jc w:val="both"/>
        <w:rPr>
          <w:rFonts w:ascii="Times New Roman" w:hAnsi="Times New Roman" w:cs="Times New Roman"/>
          <w:sz w:val="28"/>
          <w:szCs w:val="28"/>
        </w:rPr>
      </w:pPr>
      <w:r w:rsidRPr="0012714A">
        <w:rPr>
          <w:rFonts w:ascii="Times New Roman" w:hAnsi="Times New Roman" w:cs="Times New Roman"/>
          <w:sz w:val="28"/>
          <w:szCs w:val="28"/>
        </w:rPr>
        <w:t xml:space="preserve">This evolution exemplifies the broader development of GC methods for temperature-dependent prediction. The foundational framework established by </w:t>
      </w:r>
      <w:proofErr w:type="spellStart"/>
      <w:r w:rsidRPr="0012714A">
        <w:rPr>
          <w:rFonts w:ascii="Times New Roman" w:hAnsi="Times New Roman" w:cs="Times New Roman"/>
          <w:sz w:val="28"/>
          <w:szCs w:val="28"/>
        </w:rPr>
        <w:t>Joback</w:t>
      </w:r>
      <w:proofErr w:type="spellEnd"/>
      <w:r w:rsidRPr="0012714A">
        <w:rPr>
          <w:rFonts w:ascii="Times New Roman" w:hAnsi="Times New Roman" w:cs="Times New Roman"/>
          <w:sz w:val="28"/>
          <w:szCs w:val="28"/>
        </w:rPr>
        <w:t xml:space="preserve"> and Reid [</w:t>
      </w:r>
      <w:r w:rsidR="002A2DC7">
        <w:rPr>
          <w:rFonts w:ascii="Times New Roman" w:hAnsi="Times New Roman" w:cs="Times New Roman" w:hint="eastAsia"/>
          <w:sz w:val="28"/>
          <w:szCs w:val="28"/>
        </w:rPr>
        <w:t>10</w:t>
      </w:r>
      <w:r w:rsidRPr="0012714A">
        <w:rPr>
          <w:rFonts w:ascii="Times New Roman" w:hAnsi="Times New Roman" w:cs="Times New Roman"/>
          <w:sz w:val="28"/>
          <w:szCs w:val="28"/>
        </w:rPr>
        <w:t>] demonstrated the prediction of properties like ideal gas heat capacity. Subsequent refinements introduced optimized parameters [</w:t>
      </w:r>
      <w:r w:rsidR="002A2DC7">
        <w:rPr>
          <w:rFonts w:ascii="Times New Roman" w:hAnsi="Times New Roman" w:cs="Times New Roman" w:hint="eastAsia"/>
          <w:sz w:val="28"/>
          <w:szCs w:val="28"/>
        </w:rPr>
        <w:t>1</w:t>
      </w:r>
      <w:r w:rsidR="00541B8B">
        <w:rPr>
          <w:rFonts w:ascii="Times New Roman" w:hAnsi="Times New Roman" w:cs="Times New Roman" w:hint="eastAsia"/>
          <w:sz w:val="28"/>
          <w:szCs w:val="28"/>
        </w:rPr>
        <w:t>1</w:t>
      </w:r>
      <w:r w:rsidRPr="0012714A">
        <w:rPr>
          <w:rFonts w:ascii="Times New Roman" w:hAnsi="Times New Roman" w:cs="Times New Roman"/>
          <w:sz w:val="28"/>
          <w:szCs w:val="28"/>
        </w:rPr>
        <w:t>], group-group interactions for improved accuracy [</w:t>
      </w:r>
      <w:r w:rsidR="00541B8B">
        <w:rPr>
          <w:rFonts w:ascii="Times New Roman" w:hAnsi="Times New Roman" w:cs="Times New Roman" w:hint="eastAsia"/>
          <w:sz w:val="28"/>
          <w:szCs w:val="28"/>
        </w:rPr>
        <w:t>12</w:t>
      </w:r>
      <w:r w:rsidRPr="0012714A">
        <w:rPr>
          <w:rFonts w:ascii="Times New Roman" w:hAnsi="Times New Roman" w:cs="Times New Roman"/>
          <w:sz w:val="28"/>
          <w:szCs w:val="28"/>
        </w:rPr>
        <w:t>], and specialized models for industrial systems such as fatty compound viscosity [1</w:t>
      </w:r>
      <w:r w:rsidR="00541B8B">
        <w:rPr>
          <w:rFonts w:ascii="Times New Roman" w:hAnsi="Times New Roman" w:cs="Times New Roman" w:hint="eastAsia"/>
          <w:sz w:val="28"/>
          <w:szCs w:val="28"/>
        </w:rPr>
        <w:t>3</w:t>
      </w:r>
      <w:r w:rsidRPr="0012714A">
        <w:rPr>
          <w:rFonts w:ascii="Times New Roman" w:hAnsi="Times New Roman" w:cs="Times New Roman"/>
          <w:sz w:val="28"/>
          <w:szCs w:val="28"/>
        </w:rPr>
        <w:t>]. These advancements underscore the continued relevance of GC methods, balancing interpretability and simplicity with growing predictive capability for key thermophysical properties.</w:t>
      </w:r>
    </w:p>
    <w:p w14:paraId="04389842" w14:textId="77777777" w:rsidR="00827D2B" w:rsidRPr="00854D07" w:rsidRDefault="00827D2B" w:rsidP="00827D2B">
      <w:pPr>
        <w:adjustRightInd w:val="0"/>
        <w:spacing w:after="320"/>
        <w:jc w:val="both"/>
        <w:rPr>
          <w:rFonts w:ascii="Times New Roman" w:hAnsi="Times New Roman" w:cs="Times New Roman"/>
          <w:b/>
          <w:bCs/>
          <w:sz w:val="28"/>
          <w:szCs w:val="28"/>
        </w:rPr>
      </w:pPr>
      <w:r w:rsidRPr="00854D07">
        <w:rPr>
          <w:rFonts w:ascii="Times New Roman" w:hAnsi="Times New Roman" w:cs="Times New Roman" w:hint="eastAsia"/>
          <w:b/>
          <w:bCs/>
          <w:sz w:val="28"/>
          <w:szCs w:val="28"/>
        </w:rPr>
        <w:t>2.</w:t>
      </w:r>
      <w:r>
        <w:rPr>
          <w:rFonts w:ascii="Times New Roman" w:hAnsi="Times New Roman" w:cs="Times New Roman" w:hint="eastAsia"/>
          <w:b/>
          <w:bCs/>
          <w:sz w:val="28"/>
          <w:szCs w:val="28"/>
        </w:rPr>
        <w:t>2.1</w:t>
      </w:r>
      <w:r w:rsidRPr="00854D07">
        <w:rPr>
          <w:rFonts w:ascii="Times New Roman" w:hAnsi="Times New Roman" w:cs="Times New Roman" w:hint="eastAsia"/>
          <w:b/>
          <w:bCs/>
          <w:sz w:val="28"/>
          <w:szCs w:val="28"/>
        </w:rPr>
        <w:t xml:space="preserve"> </w:t>
      </w:r>
      <w:r w:rsidRPr="00854D07">
        <w:rPr>
          <w:rFonts w:ascii="Times New Roman" w:hAnsi="Times New Roman" w:cs="Times New Roman"/>
          <w:b/>
          <w:bCs/>
          <w:sz w:val="28"/>
          <w:szCs w:val="28"/>
        </w:rPr>
        <w:t>Quantitative Structure–Property Relationship (QSPR).</w:t>
      </w:r>
    </w:p>
    <w:p w14:paraId="0A35C08C" w14:textId="77777777" w:rsidR="00827D2B" w:rsidRPr="003F6521" w:rsidRDefault="00827D2B" w:rsidP="00827D2B">
      <w:pPr>
        <w:pStyle w:val="a9"/>
        <w:ind w:left="0" w:firstLineChars="200" w:firstLine="560"/>
        <w:jc w:val="both"/>
        <w:rPr>
          <w:rFonts w:ascii="Times New Roman" w:hAnsi="Times New Roman" w:cs="Times New Roman"/>
          <w:sz w:val="28"/>
          <w:szCs w:val="28"/>
          <w14:ligatures w14:val="none"/>
        </w:rPr>
      </w:pPr>
      <w:r w:rsidRPr="003F6521">
        <w:rPr>
          <w:rFonts w:ascii="Times New Roman" w:hAnsi="Times New Roman" w:cs="Times New Roman" w:hint="eastAsia"/>
          <w:sz w:val="28"/>
          <w:szCs w:val="28"/>
          <w14:ligatures w14:val="none"/>
        </w:rPr>
        <w:t xml:space="preserve">QSPR assumes that systematic changes in molecular structure translate into changes in measurable macroscopic properties. In practice, it builds a supervised mapping from molecular descriptors or fingerprints to target properties across chemical space. Unlike physics-based simulation, </w:t>
      </w:r>
      <w:r w:rsidRPr="003F6521">
        <w:rPr>
          <w:rFonts w:ascii="Times New Roman" w:hAnsi="Times New Roman" w:cs="Times New Roman" w:hint="eastAsia"/>
          <w:sz w:val="28"/>
          <w:szCs w:val="28"/>
          <w14:ligatures w14:val="none"/>
        </w:rPr>
        <w:lastRenderedPageBreak/>
        <w:t xml:space="preserve">QSPR depends strongly on a curated training set with well-defined structures and reliable measurements; data quality, consistent units and baselines, and laboratory-to-laboratory differences ultimately limit model reliability. Because experimental data are noisy and many property distributions are skewed, practitioners often apply distribution-stabilizing transforms such as logarithms or reciprocals, standardize features, and adopt clear outlier policies. Inputs can come from process, synthesis, and composition variables when the final structure is uncertain, from descriptors that encode topology, electronic or steric effects, and connectivity, </w:t>
      </w:r>
      <w:proofErr w:type="gramStart"/>
      <w:r w:rsidRPr="003F6521">
        <w:rPr>
          <w:rFonts w:ascii="Times New Roman" w:hAnsi="Times New Roman" w:cs="Times New Roman" w:hint="eastAsia"/>
          <w:sz w:val="28"/>
          <w:szCs w:val="28"/>
          <w14:ligatures w14:val="none"/>
        </w:rPr>
        <w:t>and</w:t>
      </w:r>
      <w:r w:rsidRPr="003F6521">
        <w:rPr>
          <w:rFonts w:ascii="Times New Roman" w:hAnsi="Times New Roman" w:cs="Times New Roman"/>
          <w:sz w:val="28"/>
          <w:szCs w:val="28"/>
          <w14:ligatures w14:val="none"/>
        </w:rPr>
        <w:t xml:space="preserve"> ,</w:t>
      </w:r>
      <w:proofErr w:type="gramEnd"/>
      <w:r w:rsidRPr="003F6521">
        <w:rPr>
          <w:rFonts w:ascii="Times New Roman" w:hAnsi="Times New Roman" w:cs="Times New Roman"/>
          <w:sz w:val="28"/>
          <w:szCs w:val="28"/>
          <w14:ligatures w14:val="none"/>
        </w:rPr>
        <w:t xml:space="preserve"> when appropriate, </w:t>
      </w:r>
      <w:r w:rsidRPr="003F6521">
        <w:rPr>
          <w:rFonts w:ascii="Times New Roman" w:hAnsi="Times New Roman" w:cs="Times New Roman" w:hint="eastAsia"/>
          <w:sz w:val="28"/>
          <w:szCs w:val="28"/>
          <w14:ligatures w14:val="none"/>
        </w:rPr>
        <w:t>from a hybrid of both sources to capture history-dependent behavior.</w:t>
      </w:r>
    </w:p>
    <w:p w14:paraId="4B28608C" w14:textId="4647CBB7" w:rsidR="00827D2B" w:rsidRPr="00A840D9" w:rsidRDefault="00827D2B" w:rsidP="0012714A">
      <w:pPr>
        <w:ind w:firstLineChars="200" w:firstLine="560"/>
        <w:jc w:val="both"/>
        <w:rPr>
          <w:rFonts w:ascii="Times New Roman" w:hAnsi="Times New Roman" w:cs="Times New Roman"/>
          <w:b/>
          <w:bCs/>
          <w:sz w:val="28"/>
          <w:szCs w:val="28"/>
        </w:rPr>
      </w:pPr>
      <w:r w:rsidRPr="003F6521">
        <w:rPr>
          <w:rFonts w:ascii="Times New Roman" w:hAnsi="Times New Roman" w:cs="Times New Roman" w:hint="eastAsia"/>
          <w:sz w:val="28"/>
          <w:szCs w:val="28"/>
        </w:rPr>
        <w:t xml:space="preserve">A typical QSPR workflow proceeds through descriptor generation, feature selection or regularization, model fitting, and external validation with an explicit applicability-domain assessment to prevent leakage and overfitting. Common, reliable baselines include support vector regression and other kernel methods for small to medium data sets; gradient-boosted trees such as </w:t>
      </w:r>
      <w:proofErr w:type="spellStart"/>
      <w:r w:rsidRPr="003F6521">
        <w:rPr>
          <w:rFonts w:ascii="Times New Roman" w:hAnsi="Times New Roman" w:cs="Times New Roman" w:hint="eastAsia"/>
          <w:sz w:val="28"/>
          <w:szCs w:val="28"/>
        </w:rPr>
        <w:t>LightGBM</w:t>
      </w:r>
      <w:proofErr w:type="spellEnd"/>
      <w:r w:rsidRPr="003F6521">
        <w:rPr>
          <w:rFonts w:ascii="Times New Roman" w:hAnsi="Times New Roman" w:cs="Times New Roman" w:hint="eastAsia"/>
          <w:sz w:val="28"/>
          <w:szCs w:val="28"/>
        </w:rPr>
        <w:t xml:space="preserve"> for tabular chemical features with useful feature-importance diagnostics; and Gaussian processes when calibrated uncertainty is required or when inputs mix qualitative and quantitative factors, including grouped categorical variables. For sound inference and decision support, Bayesian methods help with model comparison and calibration; when deep models are used, neural-network uncertainty </w:t>
      </w:r>
      <w:r w:rsidRPr="003F6521">
        <w:rPr>
          <w:rFonts w:ascii="Times New Roman" w:hAnsi="Times New Roman" w:cs="Times New Roman" w:hint="eastAsia"/>
          <w:sz w:val="28"/>
          <w:szCs w:val="28"/>
        </w:rPr>
        <w:lastRenderedPageBreak/>
        <w:t>quantification can be layered on to provide trustworthy confidence estimates.</w:t>
      </w:r>
      <w:r>
        <w:rPr>
          <w:rFonts w:ascii="Times New Roman" w:hAnsi="Times New Roman" w:cs="Times New Roman"/>
          <w:sz w:val="28"/>
          <w:szCs w:val="28"/>
        </w:rPr>
        <w:br/>
      </w:r>
      <w:r>
        <w:rPr>
          <w:rFonts w:ascii="Times New Roman" w:hAnsi="Times New Roman" w:cs="Times New Roman" w:hint="eastAsia"/>
          <w:b/>
          <w:bCs/>
          <w:sz w:val="28"/>
          <w:szCs w:val="28"/>
        </w:rPr>
        <w:t xml:space="preserve">2.2.2 </w:t>
      </w:r>
      <w:r w:rsidRPr="00A840D9">
        <w:rPr>
          <w:rFonts w:ascii="Times New Roman" w:hAnsi="Times New Roman" w:cs="Times New Roman"/>
          <w:b/>
          <w:bCs/>
          <w:sz w:val="28"/>
          <w:szCs w:val="28"/>
        </w:rPr>
        <w:t xml:space="preserve">Extending the QSPR </w:t>
      </w:r>
      <w:r w:rsidR="005A24F6">
        <w:rPr>
          <w:rFonts w:ascii="Times New Roman" w:hAnsi="Times New Roman" w:cs="Times New Roman" w:hint="eastAsia"/>
          <w:b/>
          <w:bCs/>
          <w:sz w:val="28"/>
          <w:szCs w:val="28"/>
        </w:rPr>
        <w:t>a</w:t>
      </w:r>
      <w:r w:rsidR="005A24F6" w:rsidRPr="005A24F6">
        <w:rPr>
          <w:rFonts w:ascii="Times New Roman" w:hAnsi="Times New Roman" w:cs="Times New Roman"/>
          <w:b/>
          <w:bCs/>
          <w:sz w:val="28"/>
          <w:szCs w:val="28"/>
        </w:rPr>
        <w:t>pproach</w:t>
      </w:r>
      <w:r w:rsidRPr="00A840D9">
        <w:rPr>
          <w:rFonts w:ascii="Times New Roman" w:hAnsi="Times New Roman" w:cs="Times New Roman"/>
          <w:b/>
          <w:bCs/>
          <w:sz w:val="28"/>
          <w:szCs w:val="28"/>
        </w:rPr>
        <w:t>: Temperature as an Input Feature</w:t>
      </w:r>
    </w:p>
    <w:p w14:paraId="2C2749CA" w14:textId="5D3A47CB" w:rsidR="00701DAA" w:rsidRPr="00701DAA" w:rsidRDefault="00701DAA" w:rsidP="00701DAA">
      <w:pPr>
        <w:ind w:firstLineChars="200" w:firstLine="560"/>
        <w:jc w:val="both"/>
        <w:rPr>
          <w:rFonts w:ascii="Times New Roman" w:hAnsi="Times New Roman" w:cs="Times New Roman"/>
          <w:sz w:val="28"/>
          <w:szCs w:val="28"/>
        </w:rPr>
      </w:pPr>
      <w:r w:rsidRPr="00701DAA">
        <w:rPr>
          <w:rFonts w:ascii="Times New Roman" w:hAnsi="Times New Roman" w:cs="Times New Roman"/>
          <w:sz w:val="28"/>
          <w:szCs w:val="28"/>
        </w:rPr>
        <w:t xml:space="preserve">In contrast to the equation-based approach of GC methods, the QSPR </w:t>
      </w:r>
      <w:r w:rsidR="005A24F6">
        <w:rPr>
          <w:rFonts w:ascii="Times New Roman" w:hAnsi="Times New Roman" w:cs="Times New Roman" w:hint="eastAsia"/>
          <w:sz w:val="28"/>
          <w:szCs w:val="28"/>
        </w:rPr>
        <w:t>a</w:t>
      </w:r>
      <w:r w:rsidR="005A24F6" w:rsidRPr="005A24F6">
        <w:rPr>
          <w:rFonts w:ascii="Times New Roman" w:hAnsi="Times New Roman" w:cs="Times New Roman"/>
          <w:sz w:val="28"/>
          <w:szCs w:val="28"/>
        </w:rPr>
        <w:t>pproach</w:t>
      </w:r>
      <w:r w:rsidRPr="00701DAA">
        <w:rPr>
          <w:rFonts w:ascii="Times New Roman" w:hAnsi="Times New Roman" w:cs="Times New Roman"/>
          <w:sz w:val="28"/>
          <w:szCs w:val="28"/>
        </w:rPr>
        <w:t xml:space="preserve"> incorporates temperature dependence by integrating the temperature variable directly into the statistical or machine learning model. The implementation varies significantly in complexity and physical grounding, establishing mathematical correlations between a compound's molecular descriptors and its target properties through statistical learning.</w:t>
      </w:r>
    </w:p>
    <w:p w14:paraId="7A46A09F" w14:textId="58465825" w:rsidR="00701DAA" w:rsidRPr="00701DAA" w:rsidRDefault="00701DAA" w:rsidP="00701DAA">
      <w:pPr>
        <w:ind w:firstLineChars="200" w:firstLine="560"/>
        <w:jc w:val="both"/>
        <w:rPr>
          <w:rFonts w:ascii="Times New Roman" w:hAnsi="Times New Roman" w:cs="Times New Roman"/>
          <w:sz w:val="28"/>
          <w:szCs w:val="28"/>
        </w:rPr>
      </w:pPr>
      <w:r w:rsidRPr="00701DAA">
        <w:rPr>
          <w:rFonts w:ascii="Times New Roman" w:hAnsi="Times New Roman" w:cs="Times New Roman"/>
          <w:sz w:val="28"/>
          <w:szCs w:val="28"/>
        </w:rPr>
        <w:t xml:space="preserve">The foundational work of Todeschini and </w:t>
      </w:r>
      <w:proofErr w:type="spellStart"/>
      <w:r w:rsidRPr="00701DAA">
        <w:rPr>
          <w:rFonts w:ascii="Times New Roman" w:hAnsi="Times New Roman" w:cs="Times New Roman"/>
          <w:sz w:val="28"/>
          <w:szCs w:val="28"/>
        </w:rPr>
        <w:t>Gramatica</w:t>
      </w:r>
      <w:proofErr w:type="spellEnd"/>
      <w:r w:rsidRPr="00701DAA">
        <w:rPr>
          <w:rFonts w:ascii="Times New Roman" w:hAnsi="Times New Roman" w:cs="Times New Roman"/>
          <w:sz w:val="28"/>
          <w:szCs w:val="28"/>
        </w:rPr>
        <w:t xml:space="preserve"> [1</w:t>
      </w:r>
      <w:r w:rsidR="00541B8B">
        <w:rPr>
          <w:rFonts w:ascii="Times New Roman" w:hAnsi="Times New Roman" w:cs="Times New Roman" w:hint="eastAsia"/>
          <w:sz w:val="28"/>
          <w:szCs w:val="28"/>
        </w:rPr>
        <w:t>4</w:t>
      </w:r>
      <w:r w:rsidRPr="00701DAA">
        <w:rPr>
          <w:rFonts w:ascii="Times New Roman" w:hAnsi="Times New Roman" w:cs="Times New Roman"/>
          <w:sz w:val="28"/>
          <w:szCs w:val="28"/>
        </w:rPr>
        <w:t>] systematically developed the WHIM descriptors that capture 3D structural information, forming the basis for many subsequent QSPR models of temperature-dependent properties. Building on such descriptor systems, two main strategies have emerged for handling temperature dependence.</w:t>
      </w:r>
    </w:p>
    <w:p w14:paraId="028CF697" w14:textId="5A4E85AA" w:rsidR="00701DAA" w:rsidRPr="00701DAA" w:rsidRDefault="00701DAA" w:rsidP="00701DAA">
      <w:pPr>
        <w:ind w:firstLineChars="200" w:firstLine="560"/>
        <w:jc w:val="both"/>
        <w:rPr>
          <w:rFonts w:ascii="Times New Roman" w:hAnsi="Times New Roman" w:cs="Times New Roman"/>
          <w:sz w:val="28"/>
          <w:szCs w:val="28"/>
        </w:rPr>
      </w:pPr>
      <w:r w:rsidRPr="00701DAA">
        <w:rPr>
          <w:rFonts w:ascii="Times New Roman" w:hAnsi="Times New Roman" w:cs="Times New Roman"/>
          <w:sz w:val="28"/>
          <w:szCs w:val="28"/>
        </w:rPr>
        <w:t xml:space="preserve">A common and more physically informed strategy is to leverage established empirical relationships. For instance, the temperature dependence of properties like vapor pressure is often well-described by specific non-linear functions. In such cases, the QSPR model predicts the parameters of these established temperature-dependent equations using molecular descriptors. This hybrid approach marries the data-driven power of QSPR with foundational physical chemistry models, as demonstrated by </w:t>
      </w:r>
      <w:r w:rsidRPr="00701DAA">
        <w:rPr>
          <w:rFonts w:ascii="Times New Roman" w:hAnsi="Times New Roman" w:cs="Times New Roman"/>
          <w:sz w:val="28"/>
          <w:szCs w:val="28"/>
        </w:rPr>
        <w:lastRenderedPageBreak/>
        <w:t>Sosnowska et al. [1</w:t>
      </w:r>
      <w:r w:rsidR="00541B8B">
        <w:rPr>
          <w:rFonts w:ascii="Times New Roman" w:hAnsi="Times New Roman" w:cs="Times New Roman" w:hint="eastAsia"/>
          <w:sz w:val="28"/>
          <w:szCs w:val="28"/>
        </w:rPr>
        <w:t>5</w:t>
      </w:r>
      <w:r w:rsidRPr="00701DAA">
        <w:rPr>
          <w:rFonts w:ascii="Times New Roman" w:hAnsi="Times New Roman" w:cs="Times New Roman"/>
          <w:sz w:val="28"/>
          <w:szCs w:val="28"/>
        </w:rPr>
        <w:t>] who employed QSPR-predicted enthalpy of vaporization within the Clausius-Clapeyron equation to characterize temperature-dependent vapor pressure of Persistent Organic Pollutants.</w:t>
      </w:r>
    </w:p>
    <w:p w14:paraId="74DCB806" w14:textId="748409B9" w:rsidR="00701DAA" w:rsidRPr="00701DAA" w:rsidRDefault="00701DAA" w:rsidP="00701DAA">
      <w:pPr>
        <w:ind w:firstLineChars="200" w:firstLine="560"/>
        <w:jc w:val="both"/>
        <w:rPr>
          <w:rFonts w:ascii="Times New Roman" w:hAnsi="Times New Roman" w:cs="Times New Roman"/>
          <w:sz w:val="28"/>
          <w:szCs w:val="28"/>
        </w:rPr>
      </w:pPr>
      <w:r w:rsidRPr="00701DAA">
        <w:rPr>
          <w:rFonts w:ascii="Times New Roman" w:hAnsi="Times New Roman" w:cs="Times New Roman"/>
          <w:sz w:val="28"/>
          <w:szCs w:val="28"/>
        </w:rPr>
        <w:t xml:space="preserve">For a more flexible, purely data-driven approach, the strategy expands to directly incorporate temperature as a standard numerical input feature. The model thus learns a function: Property = </w:t>
      </w:r>
      <w:proofErr w:type="gramStart"/>
      <w:r w:rsidRPr="00701DAA">
        <w:rPr>
          <w:rFonts w:ascii="Times New Roman" w:hAnsi="Times New Roman" w:cs="Times New Roman"/>
          <w:sz w:val="28"/>
          <w:szCs w:val="28"/>
        </w:rPr>
        <w:t>f(</w:t>
      </w:r>
      <w:proofErr w:type="gramEnd"/>
      <w:r w:rsidRPr="00701DAA">
        <w:rPr>
          <w:rFonts w:ascii="Times New Roman" w:hAnsi="Times New Roman" w:cs="Times New Roman"/>
          <w:sz w:val="28"/>
          <w:szCs w:val="28"/>
        </w:rPr>
        <w:t>Molecular Descriptors, T). This allows algorithms to discover temperature-property relationships directly from data, without being constrained by specific pre-defined equations. Notable applications include Huang et al. [1</w:t>
      </w:r>
      <w:r w:rsidR="00541B8B">
        <w:rPr>
          <w:rFonts w:ascii="Times New Roman" w:hAnsi="Times New Roman" w:cs="Times New Roman" w:hint="eastAsia"/>
          <w:sz w:val="28"/>
          <w:szCs w:val="28"/>
        </w:rPr>
        <w:t>6</w:t>
      </w:r>
      <w:r w:rsidRPr="00701DAA">
        <w:rPr>
          <w:rFonts w:ascii="Times New Roman" w:hAnsi="Times New Roman" w:cs="Times New Roman"/>
          <w:sz w:val="28"/>
          <w:szCs w:val="28"/>
        </w:rPr>
        <w:t>] developing a temperature-dependent QSPR model for vapor pressure of polycyclic aromatic hydrocarbons, Cheng et al. [1</w:t>
      </w:r>
      <w:r w:rsidR="00541B8B">
        <w:rPr>
          <w:rFonts w:ascii="Times New Roman" w:hAnsi="Times New Roman" w:cs="Times New Roman" w:hint="eastAsia"/>
          <w:sz w:val="28"/>
          <w:szCs w:val="28"/>
        </w:rPr>
        <w:t>7</w:t>
      </w:r>
      <w:r w:rsidRPr="00701DAA">
        <w:rPr>
          <w:rFonts w:ascii="Times New Roman" w:hAnsi="Times New Roman" w:cs="Times New Roman"/>
          <w:sz w:val="28"/>
          <w:szCs w:val="28"/>
        </w:rPr>
        <w:t>] integrating temperature with quantum chemical descriptors to predict ozonation reaction rate constants, and Yin et al. [1</w:t>
      </w:r>
      <w:r w:rsidR="00541B8B">
        <w:rPr>
          <w:rFonts w:ascii="Times New Roman" w:hAnsi="Times New Roman" w:cs="Times New Roman" w:hint="eastAsia"/>
          <w:sz w:val="28"/>
          <w:szCs w:val="28"/>
        </w:rPr>
        <w:t>8</w:t>
      </w:r>
      <w:r w:rsidRPr="00701DAA">
        <w:rPr>
          <w:rFonts w:ascii="Times New Roman" w:hAnsi="Times New Roman" w:cs="Times New Roman"/>
          <w:sz w:val="28"/>
          <w:szCs w:val="28"/>
        </w:rPr>
        <w:t>] explicitly incorporating temperature as an independent variable to predict gas heat capacity over an exceptionally wide temperature range (50-1500 K).</w:t>
      </w:r>
    </w:p>
    <w:p w14:paraId="528CAEB9" w14:textId="77777777" w:rsidR="00701DAA" w:rsidRDefault="00701DAA" w:rsidP="00701DAA">
      <w:pPr>
        <w:ind w:firstLineChars="200" w:firstLine="560"/>
        <w:jc w:val="both"/>
        <w:rPr>
          <w:rFonts w:ascii="Times New Roman" w:hAnsi="Times New Roman" w:cs="Times New Roman"/>
          <w:sz w:val="28"/>
          <w:szCs w:val="28"/>
        </w:rPr>
      </w:pPr>
      <w:r w:rsidRPr="00701DAA">
        <w:rPr>
          <w:rFonts w:ascii="Times New Roman" w:hAnsi="Times New Roman" w:cs="Times New Roman"/>
          <w:sz w:val="28"/>
          <w:szCs w:val="28"/>
        </w:rPr>
        <w:t>Regardless of the implementation, the core of the QSPR strategy is its reliance on data to reveal the nature of temperature dependence, whether by parameterizing semi-empirical forms or through completely learned relationships.</w:t>
      </w:r>
    </w:p>
    <w:p w14:paraId="7AD2BB04" w14:textId="73D2FD27" w:rsidR="00852CDC" w:rsidRDefault="00852CDC" w:rsidP="00852CDC">
      <w:pPr>
        <w:jc w:val="both"/>
        <w:rPr>
          <w:rFonts w:ascii="Times New Roman" w:hAnsi="Times New Roman" w:cs="Times New Roman"/>
          <w:b/>
          <w:bCs/>
          <w:sz w:val="28"/>
          <w:szCs w:val="28"/>
        </w:rPr>
      </w:pPr>
      <w:r w:rsidRPr="00852CDC">
        <w:rPr>
          <w:rFonts w:ascii="Times New Roman" w:hAnsi="Times New Roman" w:cs="Times New Roman" w:hint="eastAsia"/>
          <w:b/>
          <w:bCs/>
          <w:sz w:val="28"/>
          <w:szCs w:val="28"/>
        </w:rPr>
        <w:t>2.3.1</w:t>
      </w:r>
      <w:r>
        <w:rPr>
          <w:rFonts w:ascii="Times New Roman" w:hAnsi="Times New Roman" w:cs="Times New Roman" w:hint="eastAsia"/>
          <w:b/>
          <w:bCs/>
          <w:sz w:val="28"/>
          <w:szCs w:val="28"/>
        </w:rPr>
        <w:t xml:space="preserve"> </w:t>
      </w:r>
      <w:r w:rsidRPr="00852CDC">
        <w:rPr>
          <w:rFonts w:ascii="Times New Roman" w:hAnsi="Times New Roman" w:cs="Times New Roman"/>
          <w:b/>
          <w:bCs/>
          <w:sz w:val="28"/>
          <w:szCs w:val="28"/>
        </w:rPr>
        <w:t>Machine Learning Models</w:t>
      </w:r>
      <w:r>
        <w:rPr>
          <w:rFonts w:ascii="Times New Roman" w:hAnsi="Times New Roman" w:cs="Times New Roman" w:hint="eastAsia"/>
          <w:b/>
          <w:bCs/>
          <w:sz w:val="28"/>
          <w:szCs w:val="28"/>
        </w:rPr>
        <w:t xml:space="preserve"> </w:t>
      </w:r>
      <w:r w:rsidRPr="00852CDC">
        <w:rPr>
          <w:rFonts w:ascii="Times New Roman" w:hAnsi="Times New Roman" w:cs="Times New Roman"/>
          <w:b/>
          <w:bCs/>
          <w:sz w:val="28"/>
          <w:szCs w:val="28"/>
        </w:rPr>
        <w:t>(ML)</w:t>
      </w:r>
    </w:p>
    <w:p w14:paraId="365E00B6" w14:textId="5D9D3EDB" w:rsidR="00852CDC" w:rsidRPr="00852CDC" w:rsidRDefault="00852CDC" w:rsidP="00852CDC">
      <w:pPr>
        <w:ind w:firstLineChars="200" w:firstLine="560"/>
        <w:jc w:val="both"/>
        <w:rPr>
          <w:rFonts w:ascii="Times New Roman" w:hAnsi="Times New Roman" w:cs="Times New Roman"/>
          <w:sz w:val="28"/>
          <w:szCs w:val="28"/>
        </w:rPr>
      </w:pPr>
      <w:r w:rsidRPr="00852CDC">
        <w:rPr>
          <w:rFonts w:ascii="Times New Roman" w:hAnsi="Times New Roman" w:cs="Times New Roman"/>
          <w:sz w:val="28"/>
          <w:szCs w:val="28"/>
        </w:rPr>
        <w:t xml:space="preserve">Machine learning provides a powerful, data-driven </w:t>
      </w:r>
      <w:r w:rsidR="005A24F6">
        <w:rPr>
          <w:rFonts w:ascii="Times New Roman" w:hAnsi="Times New Roman" w:cs="Times New Roman" w:hint="eastAsia"/>
          <w:sz w:val="28"/>
          <w:szCs w:val="28"/>
        </w:rPr>
        <w:t>a</w:t>
      </w:r>
      <w:r w:rsidR="005A24F6" w:rsidRPr="005A24F6">
        <w:rPr>
          <w:rFonts w:ascii="Times New Roman" w:hAnsi="Times New Roman" w:cs="Times New Roman"/>
          <w:sz w:val="28"/>
          <w:szCs w:val="28"/>
        </w:rPr>
        <w:t>pproach</w:t>
      </w:r>
      <w:r w:rsidRPr="00852CDC">
        <w:rPr>
          <w:rFonts w:ascii="Times New Roman" w:hAnsi="Times New Roman" w:cs="Times New Roman"/>
          <w:sz w:val="28"/>
          <w:szCs w:val="28"/>
        </w:rPr>
        <w:t xml:space="preserve"> for property prediction, capable of learning complex, non-linear relationships </w:t>
      </w:r>
      <w:r w:rsidRPr="00852CDC">
        <w:rPr>
          <w:rFonts w:ascii="Times New Roman" w:hAnsi="Times New Roman" w:cs="Times New Roman"/>
          <w:sz w:val="28"/>
          <w:szCs w:val="28"/>
        </w:rPr>
        <w:lastRenderedPageBreak/>
        <w:t>directly from data. Unlike GC and QSPR which often rely on pre-defined features (functional groups or molecular descriptors), ML models can automatically learn relevant representations from raw or minimally processed inputs, such as molecular fingerprints, SMILES strings, or even molecular graphs. Common algorithms used in this domain range from interpretable models like Gradient Boosted Regression Trees (GBRT) to highly flexible deep neural networks (DNNs). The core task remains establishing a mapping from a molecular representation to a target property, but ML excels at discovering intricate patterns that may be elusive to traditional methods.</w:t>
      </w:r>
    </w:p>
    <w:p w14:paraId="7F13A943" w14:textId="3C6889E7" w:rsidR="00852CDC" w:rsidRDefault="00852CDC" w:rsidP="00852CDC">
      <w:pPr>
        <w:jc w:val="both"/>
        <w:rPr>
          <w:rFonts w:ascii="Times New Roman" w:hAnsi="Times New Roman" w:cs="Times New Roman"/>
          <w:b/>
          <w:bCs/>
          <w:sz w:val="28"/>
          <w:szCs w:val="28"/>
        </w:rPr>
      </w:pPr>
      <w:r w:rsidRPr="00852CDC">
        <w:rPr>
          <w:rFonts w:ascii="Times New Roman" w:hAnsi="Times New Roman" w:cs="Times New Roman"/>
          <w:b/>
          <w:bCs/>
          <w:sz w:val="28"/>
          <w:szCs w:val="28"/>
        </w:rPr>
        <w:t>2.</w:t>
      </w:r>
      <w:r>
        <w:rPr>
          <w:rFonts w:ascii="Times New Roman" w:hAnsi="Times New Roman" w:cs="Times New Roman" w:hint="eastAsia"/>
          <w:b/>
          <w:bCs/>
          <w:sz w:val="28"/>
          <w:szCs w:val="28"/>
        </w:rPr>
        <w:t>3</w:t>
      </w:r>
      <w:r w:rsidRPr="00852CDC">
        <w:rPr>
          <w:rFonts w:ascii="Times New Roman" w:hAnsi="Times New Roman" w:cs="Times New Roman"/>
          <w:b/>
          <w:bCs/>
          <w:sz w:val="28"/>
          <w:szCs w:val="28"/>
        </w:rPr>
        <w:t>.</w:t>
      </w:r>
      <w:r>
        <w:rPr>
          <w:rFonts w:ascii="Times New Roman" w:hAnsi="Times New Roman" w:cs="Times New Roman" w:hint="eastAsia"/>
          <w:b/>
          <w:bCs/>
          <w:sz w:val="28"/>
          <w:szCs w:val="28"/>
        </w:rPr>
        <w:t>2</w:t>
      </w:r>
      <w:r w:rsidRPr="00852CDC">
        <w:rPr>
          <w:rFonts w:ascii="Times New Roman" w:hAnsi="Times New Roman" w:cs="Times New Roman"/>
          <w:b/>
          <w:bCs/>
          <w:sz w:val="28"/>
          <w:szCs w:val="28"/>
        </w:rPr>
        <w:t xml:space="preserve"> Extending ML for Temperature-Dependent Prediction</w:t>
      </w:r>
    </w:p>
    <w:p w14:paraId="0D7482DD" w14:textId="77777777" w:rsidR="00852CDC" w:rsidRPr="00852CDC" w:rsidRDefault="00852CDC" w:rsidP="00852CDC">
      <w:pPr>
        <w:ind w:firstLineChars="200" w:firstLine="560"/>
        <w:jc w:val="both"/>
        <w:rPr>
          <w:rFonts w:ascii="Times New Roman" w:hAnsi="Times New Roman" w:cs="Times New Roman"/>
          <w:sz w:val="28"/>
          <w:szCs w:val="28"/>
        </w:rPr>
      </w:pPr>
      <w:r w:rsidRPr="00852CDC">
        <w:rPr>
          <w:rFonts w:ascii="Times New Roman" w:hAnsi="Times New Roman" w:cs="Times New Roman"/>
          <w:sz w:val="28"/>
          <w:szCs w:val="28"/>
        </w:rPr>
        <w:t xml:space="preserve">The extension of ML to temperature-dependent prediction is conceptually straightforward yet powerful: temperature is incorporated as an additional input variable. The model thus learns a function of the form Property = </w:t>
      </w:r>
      <w:proofErr w:type="gramStart"/>
      <w:r w:rsidRPr="00852CDC">
        <w:rPr>
          <w:rFonts w:ascii="Times New Roman" w:hAnsi="Times New Roman" w:cs="Times New Roman"/>
          <w:sz w:val="28"/>
          <w:szCs w:val="28"/>
        </w:rPr>
        <w:t>f(</w:t>
      </w:r>
      <w:proofErr w:type="gramEnd"/>
      <w:r w:rsidRPr="00852CDC">
        <w:rPr>
          <w:rFonts w:ascii="Times New Roman" w:hAnsi="Times New Roman" w:cs="Times New Roman"/>
          <w:sz w:val="28"/>
          <w:szCs w:val="28"/>
        </w:rPr>
        <w:t>Molecular Representation, Temperature). This allows the algorithm to discover the combined effect of structure and thermal energy on the property directly from the data.</w:t>
      </w:r>
    </w:p>
    <w:p w14:paraId="49CD07B7" w14:textId="7756F32B" w:rsidR="00852CDC" w:rsidRPr="00852CDC" w:rsidRDefault="00852CDC" w:rsidP="00852CDC">
      <w:pPr>
        <w:ind w:firstLineChars="200" w:firstLine="560"/>
        <w:jc w:val="both"/>
        <w:rPr>
          <w:rFonts w:ascii="Times New Roman" w:hAnsi="Times New Roman" w:cs="Times New Roman"/>
          <w:sz w:val="28"/>
          <w:szCs w:val="28"/>
        </w:rPr>
      </w:pPr>
      <w:r w:rsidRPr="00852CDC">
        <w:rPr>
          <w:rFonts w:ascii="Times New Roman" w:hAnsi="Times New Roman" w:cs="Times New Roman"/>
          <w:sz w:val="28"/>
          <w:szCs w:val="28"/>
        </w:rPr>
        <w:t xml:space="preserve">This approach has been successfully applied to a wide range of properties. For instance, tree-based models like GBRT and </w:t>
      </w:r>
      <w:proofErr w:type="spellStart"/>
      <w:r w:rsidRPr="00852CDC">
        <w:rPr>
          <w:rFonts w:ascii="Times New Roman" w:hAnsi="Times New Roman" w:cs="Times New Roman"/>
          <w:sz w:val="28"/>
          <w:szCs w:val="28"/>
        </w:rPr>
        <w:t>LightGBM</w:t>
      </w:r>
      <w:proofErr w:type="spellEnd"/>
      <w:r w:rsidRPr="00852CDC">
        <w:rPr>
          <w:rFonts w:ascii="Times New Roman" w:hAnsi="Times New Roman" w:cs="Times New Roman"/>
          <w:sz w:val="28"/>
          <w:szCs w:val="28"/>
        </w:rPr>
        <w:t xml:space="preserve"> have been used to predict liquid heat capacity [1</w:t>
      </w:r>
      <w:r w:rsidR="00541B8B">
        <w:rPr>
          <w:rFonts w:ascii="Times New Roman" w:hAnsi="Times New Roman" w:cs="Times New Roman" w:hint="eastAsia"/>
          <w:sz w:val="28"/>
          <w:szCs w:val="28"/>
        </w:rPr>
        <w:t>9</w:t>
      </w:r>
      <w:r w:rsidRPr="00852CDC">
        <w:rPr>
          <w:rFonts w:ascii="Times New Roman" w:hAnsi="Times New Roman" w:cs="Times New Roman"/>
          <w:sz w:val="28"/>
          <w:szCs w:val="28"/>
        </w:rPr>
        <w:t>] and solubility [</w:t>
      </w:r>
      <w:r w:rsidR="00541B8B">
        <w:rPr>
          <w:rFonts w:ascii="Times New Roman" w:hAnsi="Times New Roman" w:cs="Times New Roman" w:hint="eastAsia"/>
          <w:sz w:val="28"/>
          <w:szCs w:val="28"/>
        </w:rPr>
        <w:t>20</w:t>
      </w:r>
      <w:r w:rsidRPr="00852CDC">
        <w:rPr>
          <w:rFonts w:ascii="Times New Roman" w:hAnsi="Times New Roman" w:cs="Times New Roman"/>
          <w:sz w:val="28"/>
          <w:szCs w:val="28"/>
        </w:rPr>
        <w:t xml:space="preserve">] across temperatures. A significant advancement lies in the use of Graph Neural Networks (GNNs), which natively process molecular structures. As </w:t>
      </w:r>
      <w:r w:rsidRPr="00852CDC">
        <w:rPr>
          <w:rFonts w:ascii="Times New Roman" w:hAnsi="Times New Roman" w:cs="Times New Roman"/>
          <w:sz w:val="28"/>
          <w:szCs w:val="28"/>
        </w:rPr>
        <w:lastRenderedPageBreak/>
        <w:t>Rittig et al. demonstrated, GNNs can accurately predict properties like activity coefficients in ionic liquids across temperatures, generalizing even to unseen compounds [</w:t>
      </w:r>
      <w:r w:rsidR="00541B8B">
        <w:rPr>
          <w:rFonts w:ascii="Times New Roman" w:hAnsi="Times New Roman" w:cs="Times New Roman" w:hint="eastAsia"/>
          <w:sz w:val="28"/>
          <w:szCs w:val="28"/>
        </w:rPr>
        <w:t>21</w:t>
      </w:r>
      <w:r w:rsidRPr="00852CDC">
        <w:rPr>
          <w:rFonts w:ascii="Times New Roman" w:hAnsi="Times New Roman" w:cs="Times New Roman"/>
          <w:sz w:val="28"/>
          <w:szCs w:val="28"/>
        </w:rPr>
        <w:t>].</w:t>
      </w:r>
    </w:p>
    <w:p w14:paraId="0DADA0A1" w14:textId="0B841D43" w:rsidR="00852CDC" w:rsidRPr="00701DAA" w:rsidRDefault="00852CDC" w:rsidP="00852CDC">
      <w:pPr>
        <w:ind w:firstLineChars="200" w:firstLine="560"/>
        <w:jc w:val="both"/>
        <w:rPr>
          <w:rFonts w:ascii="Times New Roman" w:hAnsi="Times New Roman" w:cs="Times New Roman"/>
          <w:sz w:val="28"/>
          <w:szCs w:val="28"/>
        </w:rPr>
      </w:pPr>
      <w:r w:rsidRPr="00852CDC">
        <w:rPr>
          <w:rFonts w:ascii="Times New Roman" w:hAnsi="Times New Roman" w:cs="Times New Roman"/>
          <w:sz w:val="28"/>
          <w:szCs w:val="28"/>
        </w:rPr>
        <w:t xml:space="preserve">The </w:t>
      </w:r>
      <w:r w:rsidR="005A24F6">
        <w:rPr>
          <w:rFonts w:ascii="Times New Roman" w:hAnsi="Times New Roman" w:cs="Times New Roman" w:hint="eastAsia"/>
          <w:sz w:val="28"/>
          <w:szCs w:val="28"/>
        </w:rPr>
        <w:t>a</w:t>
      </w:r>
      <w:r w:rsidR="005A24F6" w:rsidRPr="005A24F6">
        <w:rPr>
          <w:rFonts w:ascii="Times New Roman" w:hAnsi="Times New Roman" w:cs="Times New Roman"/>
          <w:sz w:val="28"/>
          <w:szCs w:val="28"/>
        </w:rPr>
        <w:t>pproach</w:t>
      </w:r>
      <w:r w:rsidRPr="00852CDC">
        <w:rPr>
          <w:rFonts w:ascii="Times New Roman" w:hAnsi="Times New Roman" w:cs="Times New Roman"/>
          <w:sz w:val="28"/>
          <w:szCs w:val="28"/>
        </w:rPr>
        <w:t xml:space="preserve"> continues to evolve beyond purely data-driven models. Theory-guided machine learning (TGML) represents a frontier, where physical knowledge or simulations are integrated into the learning process. As pioneered by </w:t>
      </w:r>
      <w:proofErr w:type="spellStart"/>
      <w:r w:rsidRPr="00852CDC">
        <w:rPr>
          <w:rFonts w:ascii="Times New Roman" w:hAnsi="Times New Roman" w:cs="Times New Roman"/>
          <w:sz w:val="28"/>
          <w:szCs w:val="28"/>
        </w:rPr>
        <w:t>Zobeiry</w:t>
      </w:r>
      <w:proofErr w:type="spellEnd"/>
      <w:r w:rsidRPr="00852CDC">
        <w:rPr>
          <w:rFonts w:ascii="Times New Roman" w:hAnsi="Times New Roman" w:cs="Times New Roman"/>
          <w:sz w:val="28"/>
          <w:szCs w:val="28"/>
        </w:rPr>
        <w:t xml:space="preserve"> et al. for composite materials, this hybrid approach can overcome data scarcity and enforce physical consistency, offering a promising path for complex systems [2</w:t>
      </w:r>
      <w:r w:rsidR="00541B8B">
        <w:rPr>
          <w:rFonts w:ascii="Times New Roman" w:hAnsi="Times New Roman" w:cs="Times New Roman" w:hint="eastAsia"/>
          <w:sz w:val="28"/>
          <w:szCs w:val="28"/>
        </w:rPr>
        <w:t>2</w:t>
      </w:r>
      <w:r w:rsidRPr="00852CDC">
        <w:rPr>
          <w:rFonts w:ascii="Times New Roman" w:hAnsi="Times New Roman" w:cs="Times New Roman"/>
          <w:sz w:val="28"/>
          <w:szCs w:val="28"/>
        </w:rPr>
        <w:t>]. This progression from standard models to physics-informed architectures underscores ML's adaptability in modeling continuous temperature-dependent behavior.</w:t>
      </w:r>
    </w:p>
    <w:p w14:paraId="6DC52BE9" w14:textId="57CF4138" w:rsidR="00827D2B" w:rsidRPr="00A840D9" w:rsidRDefault="00827D2B" w:rsidP="00827D2B">
      <w:pPr>
        <w:jc w:val="both"/>
        <w:rPr>
          <w:rFonts w:ascii="Times New Roman" w:hAnsi="Times New Roman" w:cs="Times New Roman"/>
          <w:sz w:val="28"/>
          <w:szCs w:val="28"/>
        </w:rPr>
      </w:pPr>
      <w:commentRangeStart w:id="5"/>
      <w:r w:rsidRPr="00854D07">
        <w:rPr>
          <w:rFonts w:ascii="Times New Roman" w:hAnsi="Times New Roman" w:cs="Times New Roman"/>
          <w:b/>
          <w:bCs/>
          <w:sz w:val="28"/>
          <w:szCs w:val="28"/>
        </w:rPr>
        <w:t>2.</w:t>
      </w:r>
      <w:r w:rsidR="00852CDC">
        <w:rPr>
          <w:rFonts w:ascii="Times New Roman" w:hAnsi="Times New Roman" w:cs="Times New Roman" w:hint="eastAsia"/>
          <w:b/>
          <w:bCs/>
          <w:sz w:val="28"/>
          <w:szCs w:val="28"/>
        </w:rPr>
        <w:t>4</w:t>
      </w:r>
      <w:r w:rsidRPr="00854D07">
        <w:rPr>
          <w:rFonts w:ascii="Times New Roman" w:hAnsi="Times New Roman" w:cs="Times New Roman"/>
          <w:b/>
          <w:bCs/>
          <w:sz w:val="28"/>
          <w:szCs w:val="28"/>
        </w:rPr>
        <w:t xml:space="preserve"> Limitations of Traditional Temperature-Dependent Models</w:t>
      </w:r>
      <w:commentRangeEnd w:id="5"/>
      <w:r>
        <w:rPr>
          <w:rStyle w:val="af9"/>
        </w:rPr>
        <w:commentReference w:id="5"/>
      </w:r>
    </w:p>
    <w:p w14:paraId="40327219" w14:textId="77777777" w:rsidR="00827D2B" w:rsidRDefault="00827D2B" w:rsidP="00827D2B">
      <w:pPr>
        <w:ind w:firstLineChars="200" w:firstLine="560"/>
        <w:jc w:val="both"/>
        <w:rPr>
          <w:rFonts w:ascii="Times New Roman" w:hAnsi="Times New Roman" w:cs="Times New Roman"/>
          <w:sz w:val="28"/>
          <w:szCs w:val="28"/>
        </w:rPr>
      </w:pPr>
      <w:r>
        <w:rPr>
          <w:rFonts w:ascii="Times New Roman" w:hAnsi="Times New Roman" w:cs="Times New Roman" w:hint="eastAsia"/>
          <w:sz w:val="28"/>
          <w:szCs w:val="28"/>
        </w:rPr>
        <w:t xml:space="preserve"> </w:t>
      </w:r>
      <w:r w:rsidRPr="00670DA6">
        <w:rPr>
          <w:rFonts w:ascii="Times New Roman" w:hAnsi="Times New Roman" w:cs="Times New Roman"/>
          <w:sz w:val="28"/>
          <w:szCs w:val="28"/>
        </w:rPr>
        <w:t>The GC framework for temperature-dependent prediction faces a dual challenge. </w:t>
      </w:r>
      <w:r w:rsidRPr="00363343">
        <w:rPr>
          <w:rFonts w:ascii="Times New Roman" w:hAnsi="Times New Roman" w:cs="Times New Roman"/>
          <w:sz w:val="28"/>
          <w:szCs w:val="28"/>
        </w:rPr>
        <w:t>First,</w:t>
      </w:r>
      <w:r w:rsidRPr="00670DA6">
        <w:rPr>
          <w:rFonts w:ascii="Times New Roman" w:hAnsi="Times New Roman" w:cs="Times New Roman"/>
          <w:b/>
          <w:bCs/>
          <w:sz w:val="28"/>
          <w:szCs w:val="28"/>
        </w:rPr>
        <w:t> </w:t>
      </w:r>
      <w:proofErr w:type="gramStart"/>
      <w:r w:rsidRPr="00670DA6">
        <w:rPr>
          <w:rFonts w:ascii="Times New Roman" w:hAnsi="Times New Roman" w:cs="Times New Roman"/>
          <w:sz w:val="28"/>
          <w:szCs w:val="28"/>
        </w:rPr>
        <w:t>The</w:t>
      </w:r>
      <w:proofErr w:type="gramEnd"/>
      <w:r w:rsidRPr="00670DA6">
        <w:rPr>
          <w:rFonts w:ascii="Times New Roman" w:hAnsi="Times New Roman" w:cs="Times New Roman"/>
          <w:sz w:val="28"/>
          <w:szCs w:val="28"/>
        </w:rPr>
        <w:t xml:space="preserve"> physical equation it relies on is itself an approximation, introducing a systematic error by design. At the same time, the experimental data used for calibration contains random noise. Consequently, the model is tasked with an imperfect fit: it uses an approximate equation to describe noisy data. This fundamental mismatch prevents the model from achieving high precision, as it cannot resolve the inherent conflict between its simplified theoretical basis and the messy reality of experimental measurements.</w:t>
      </w:r>
    </w:p>
    <w:p w14:paraId="6A4FFB93" w14:textId="77777777" w:rsidR="00827D2B" w:rsidRDefault="00827D2B" w:rsidP="00827D2B">
      <w:pPr>
        <w:ind w:firstLineChars="200" w:firstLine="560"/>
        <w:jc w:val="both"/>
        <w:rPr>
          <w:rFonts w:ascii="Times New Roman" w:hAnsi="Times New Roman" w:cs="Times New Roman"/>
          <w:sz w:val="28"/>
          <w:szCs w:val="28"/>
        </w:rPr>
      </w:pPr>
      <w:r w:rsidRPr="003E4DBC">
        <w:rPr>
          <w:rFonts w:ascii="Times New Roman" w:hAnsi="Times New Roman" w:cs="Times New Roman"/>
          <w:sz w:val="28"/>
          <w:szCs w:val="28"/>
        </w:rPr>
        <w:lastRenderedPageBreak/>
        <w:t>A key limitation of complex QSPR/ML models lies in their opaque internal logic—the reasoning process behind their predictions cannot be easily traced or understood. This lack of transparency is compounded by the absence of embedded physical constraints, meaning predictions may diverge from thermodynamic principles without warning. While these models can capture intricate patterns, their inability to provide physical justification or guarantee thermodynamic consistency undermines their reliability in scientific and engineering applications where such understanding is crucial.</w:t>
      </w:r>
    </w:p>
    <w:p w14:paraId="19733615" w14:textId="77777777" w:rsidR="00827D2B" w:rsidRPr="00363343" w:rsidRDefault="00827D2B" w:rsidP="00827D2B">
      <w:pPr>
        <w:pStyle w:val="a9"/>
        <w:ind w:left="0" w:firstLineChars="200" w:firstLine="560"/>
        <w:jc w:val="both"/>
        <w:rPr>
          <w:rFonts w:ascii="Times New Roman" w:hAnsi="Times New Roman" w:cs="Times New Roman"/>
          <w:sz w:val="28"/>
          <w:szCs w:val="28"/>
          <w14:ligatures w14:val="none"/>
        </w:rPr>
      </w:pPr>
      <w:r w:rsidRPr="00C677DE">
        <w:rPr>
          <w:rFonts w:ascii="Times New Roman" w:hAnsi="Times New Roman" w:cs="Times New Roman"/>
          <w:sz w:val="28"/>
          <w:szCs w:val="28"/>
          <w14:ligatures w14:val="none"/>
        </w:rPr>
        <w:t>The theoretical limitations discussed above manifest clearly in practical predictions. The following figures provide a visual demonstration of these issues, contrasting model outputs with experimental data to reveal characteristic errors: </w:t>
      </w:r>
      <w:r w:rsidRPr="00363343">
        <w:rPr>
          <w:rFonts w:ascii="Times New Roman" w:hAnsi="Times New Roman" w:cs="Times New Roman"/>
          <w:sz w:val="28"/>
          <w:szCs w:val="28"/>
          <w14:ligatures w14:val="none"/>
        </w:rPr>
        <w:t>the GC model's inherent difficulty in closely tracking the true variation trend, and QSPR/ML models producing sudden, unphysical jumps at certain points due to their lack of physical consistency.</w:t>
      </w:r>
    </w:p>
    <w:p w14:paraId="73EE8AE2" w14:textId="77777777" w:rsidR="00827D2B" w:rsidRDefault="00827D2B" w:rsidP="00827D2B">
      <w:pPr>
        <w:jc w:val="both"/>
        <w:rPr>
          <w:rFonts w:ascii="Times New Roman" w:hAnsi="Times New Roman" w:cs="Times New Roman"/>
          <w:sz w:val="28"/>
          <w:szCs w:val="28"/>
        </w:rPr>
      </w:pPr>
      <w:r>
        <w:rPr>
          <w:noProof/>
        </w:rPr>
        <w:lastRenderedPageBreak/>
        <w:drawing>
          <wp:inline distT="0" distB="0" distL="0" distR="0" wp14:anchorId="321971EE" wp14:editId="5CBDD25C">
            <wp:extent cx="6424663" cy="3385595"/>
            <wp:effectExtent l="0" t="0" r="0" b="5715"/>
            <wp:docPr id="19602909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290936" name="图片 196029093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53442" cy="3400761"/>
                    </a:xfrm>
                    <a:prstGeom prst="rect">
                      <a:avLst/>
                    </a:prstGeom>
                  </pic:spPr>
                </pic:pic>
              </a:graphicData>
            </a:graphic>
          </wp:inline>
        </w:drawing>
      </w:r>
    </w:p>
    <w:p w14:paraId="2152F657" w14:textId="316FF0C7" w:rsidR="00827D2B" w:rsidRDefault="00827D2B" w:rsidP="00827D2B">
      <w:pPr>
        <w:jc w:val="center"/>
        <w:rPr>
          <w:rFonts w:ascii="Times New Roman" w:hAnsi="Times New Roman" w:cs="Times New Roman"/>
          <w:sz w:val="22"/>
          <w:szCs w:val="22"/>
        </w:rPr>
      </w:pPr>
      <w:r w:rsidRPr="000E2E90">
        <w:rPr>
          <w:rFonts w:ascii="Times New Roman" w:hAnsi="Times New Roman" w:cs="Times New Roman"/>
          <w:sz w:val="22"/>
          <w:szCs w:val="22"/>
        </w:rPr>
        <w:t>F</w:t>
      </w:r>
      <w:r w:rsidRPr="000E2E90">
        <w:rPr>
          <w:rFonts w:ascii="Times New Roman" w:hAnsi="Times New Roman" w:cs="Times New Roman" w:hint="eastAsia"/>
          <w:sz w:val="22"/>
          <w:szCs w:val="22"/>
        </w:rPr>
        <w:t>igure</w:t>
      </w:r>
      <w:r w:rsidR="000E2E90" w:rsidRPr="000E2E90">
        <w:rPr>
          <w:rFonts w:ascii="Times New Roman" w:hAnsi="Times New Roman" w:cs="Times New Roman" w:hint="eastAsia"/>
          <w:sz w:val="22"/>
          <w:szCs w:val="22"/>
        </w:rPr>
        <w:t>.2</w:t>
      </w:r>
      <w:r w:rsidRPr="000E2E90">
        <w:rPr>
          <w:rFonts w:ascii="Times New Roman" w:hAnsi="Times New Roman" w:cs="Times New Roman" w:hint="eastAsia"/>
          <w:sz w:val="22"/>
          <w:szCs w:val="22"/>
        </w:rPr>
        <w:t xml:space="preserve">  </w:t>
      </w:r>
      <w:r w:rsidR="000E2E90" w:rsidRPr="000E2E90">
        <w:rPr>
          <w:rFonts w:ascii="Times New Roman" w:hAnsi="Times New Roman" w:cs="Times New Roman"/>
          <w:b/>
          <w:bCs/>
          <w:sz w:val="22"/>
          <w:szCs w:val="22"/>
        </w:rPr>
        <w:t> </w:t>
      </w:r>
      <w:r w:rsidR="000E2E90" w:rsidRPr="000E2E90">
        <w:rPr>
          <w:rFonts w:ascii="Times New Roman" w:hAnsi="Times New Roman" w:cs="Times New Roman"/>
          <w:sz w:val="22"/>
          <w:szCs w:val="22"/>
        </w:rPr>
        <w:t>GC Model Performance</w:t>
      </w:r>
      <w:r w:rsidRPr="000E2E90">
        <w:rPr>
          <w:rFonts w:ascii="Times New Roman" w:hAnsi="Times New Roman" w:cs="Times New Roman" w:hint="eastAsia"/>
          <w:sz w:val="22"/>
          <w:szCs w:val="22"/>
        </w:rPr>
        <w:t xml:space="preserve"> </w:t>
      </w:r>
    </w:p>
    <w:p w14:paraId="6ABF79A4" w14:textId="77777777" w:rsidR="000E2E90" w:rsidRPr="000E2E90" w:rsidRDefault="000E2E90" w:rsidP="00827D2B">
      <w:pPr>
        <w:jc w:val="center"/>
        <w:rPr>
          <w:rFonts w:ascii="Times New Roman" w:hAnsi="Times New Roman" w:cs="Times New Roman"/>
          <w:sz w:val="22"/>
          <w:szCs w:val="22"/>
        </w:rPr>
      </w:pPr>
    </w:p>
    <w:p w14:paraId="06C1335D" w14:textId="77777777" w:rsidR="00827D2B" w:rsidRDefault="00827D2B" w:rsidP="00827D2B">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DBC9CE1" wp14:editId="11B4B62F">
            <wp:extent cx="6429137" cy="3374020"/>
            <wp:effectExtent l="0" t="0" r="0" b="0"/>
            <wp:docPr id="175228196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281963" name="图片 175228196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37575" cy="3378448"/>
                    </a:xfrm>
                    <a:prstGeom prst="rect">
                      <a:avLst/>
                    </a:prstGeom>
                  </pic:spPr>
                </pic:pic>
              </a:graphicData>
            </a:graphic>
          </wp:inline>
        </w:drawing>
      </w:r>
    </w:p>
    <w:p w14:paraId="58480BEA" w14:textId="2525CB61" w:rsidR="000E2E90" w:rsidRPr="008C0BB7" w:rsidRDefault="008C0BB7" w:rsidP="008C0BB7">
      <w:pPr>
        <w:jc w:val="center"/>
        <w:rPr>
          <w:rFonts w:ascii="Times New Roman" w:hAnsi="Times New Roman" w:cs="Times New Roman"/>
          <w:sz w:val="22"/>
          <w:szCs w:val="22"/>
        </w:rPr>
      </w:pPr>
      <w:r w:rsidRPr="000E2E90">
        <w:rPr>
          <w:rFonts w:ascii="Times New Roman" w:hAnsi="Times New Roman" w:cs="Times New Roman"/>
          <w:sz w:val="22"/>
          <w:szCs w:val="22"/>
        </w:rPr>
        <w:t>F</w:t>
      </w:r>
      <w:r w:rsidRPr="000E2E90">
        <w:rPr>
          <w:rFonts w:ascii="Times New Roman" w:hAnsi="Times New Roman" w:cs="Times New Roman" w:hint="eastAsia"/>
          <w:sz w:val="22"/>
          <w:szCs w:val="22"/>
        </w:rPr>
        <w:t>igure</w:t>
      </w:r>
      <w:r>
        <w:rPr>
          <w:rFonts w:ascii="Times New Roman" w:hAnsi="Times New Roman" w:cs="Times New Roman" w:hint="eastAsia"/>
          <w:sz w:val="22"/>
          <w:szCs w:val="22"/>
        </w:rPr>
        <w:t>.</w:t>
      </w:r>
      <w:proofErr w:type="gramStart"/>
      <w:r w:rsidRPr="000E2E90">
        <w:rPr>
          <w:rFonts w:ascii="Times New Roman" w:hAnsi="Times New Roman" w:cs="Times New Roman" w:hint="eastAsia"/>
          <w:sz w:val="22"/>
          <w:szCs w:val="22"/>
        </w:rPr>
        <w:t xml:space="preserve">3  </w:t>
      </w:r>
      <w:r w:rsidRPr="000E2E90">
        <w:rPr>
          <w:rFonts w:ascii="Times New Roman" w:hAnsi="Times New Roman" w:cs="Times New Roman"/>
          <w:sz w:val="22"/>
          <w:szCs w:val="22"/>
        </w:rPr>
        <w:t>QSPR</w:t>
      </w:r>
      <w:proofErr w:type="gramEnd"/>
      <w:r w:rsidRPr="000E2E90">
        <w:rPr>
          <w:rFonts w:ascii="Times New Roman" w:hAnsi="Times New Roman" w:cs="Times New Roman"/>
          <w:sz w:val="22"/>
          <w:szCs w:val="22"/>
        </w:rPr>
        <w:t xml:space="preserve"> Model Performance</w:t>
      </w:r>
    </w:p>
    <w:p w14:paraId="4FFFACB5" w14:textId="08D94810" w:rsidR="00827D2B" w:rsidRDefault="00827D2B" w:rsidP="00827D2B">
      <w:pPr>
        <w:jc w:val="both"/>
        <w:rPr>
          <w:rFonts w:ascii="Times New Roman" w:hAnsi="Times New Roman" w:cs="Times New Roman"/>
          <w:b/>
          <w:bCs/>
          <w:sz w:val="28"/>
          <w:szCs w:val="28"/>
        </w:rPr>
      </w:pPr>
      <w:r>
        <w:rPr>
          <w:rFonts w:ascii="Times New Roman" w:hAnsi="Times New Roman" w:cs="Times New Roman" w:hint="eastAsia"/>
          <w:b/>
          <w:bCs/>
          <w:sz w:val="28"/>
          <w:szCs w:val="28"/>
        </w:rPr>
        <w:t>3</w:t>
      </w:r>
      <w:r w:rsidRPr="00363343">
        <w:rPr>
          <w:rFonts w:ascii="Times New Roman" w:hAnsi="Times New Roman" w:cs="Times New Roman"/>
          <w:b/>
          <w:bCs/>
          <w:sz w:val="28"/>
          <w:szCs w:val="28"/>
        </w:rPr>
        <w:t xml:space="preserve"> </w:t>
      </w:r>
      <w:r w:rsidRPr="00A02118">
        <w:rPr>
          <w:rFonts w:ascii="Times New Roman" w:hAnsi="Times New Roman" w:cs="Times New Roman" w:hint="eastAsia"/>
          <w:b/>
          <w:bCs/>
          <w:sz w:val="28"/>
          <w:szCs w:val="28"/>
        </w:rPr>
        <w:t>Proposed Hybrid Modeling Framework</w:t>
      </w:r>
    </w:p>
    <w:p w14:paraId="1E917166" w14:textId="77777777" w:rsidR="00827D2B" w:rsidRDefault="00827D2B" w:rsidP="00827D2B">
      <w:pPr>
        <w:jc w:val="both"/>
        <w:rPr>
          <w:rFonts w:ascii="Times New Roman" w:hAnsi="Times New Roman" w:cs="Times New Roman"/>
          <w:b/>
          <w:bCs/>
          <w:sz w:val="28"/>
          <w:szCs w:val="28"/>
        </w:rPr>
      </w:pPr>
      <w:r w:rsidRPr="00A02118">
        <w:rPr>
          <w:rFonts w:ascii="Times New Roman" w:hAnsi="Times New Roman" w:cs="Times New Roman" w:hint="eastAsia"/>
          <w:b/>
          <w:bCs/>
          <w:sz w:val="28"/>
          <w:szCs w:val="28"/>
        </w:rPr>
        <w:t>3.1 Conceptual Overview</w:t>
      </w:r>
    </w:p>
    <w:p w14:paraId="72DE2225" w14:textId="77777777" w:rsidR="00E96970" w:rsidRPr="00E96970" w:rsidRDefault="00E96970">
      <w:pPr>
        <w:ind w:firstLineChars="200" w:firstLine="560"/>
        <w:jc w:val="both"/>
        <w:rPr>
          <w:rFonts w:ascii="Times New Roman" w:hAnsi="Times New Roman" w:cs="Times New Roman"/>
          <w:sz w:val="28"/>
          <w:szCs w:val="28"/>
        </w:rPr>
        <w:pPrChange w:id="6" w:author="帅 张" w:date="2025-11-19T18:29:00Z" w16du:dateUtc="2025-11-19T10:29:00Z">
          <w:pPr>
            <w:jc w:val="both"/>
          </w:pPr>
        </w:pPrChange>
      </w:pPr>
      <w:r w:rsidRPr="00E96970">
        <w:rPr>
          <w:rFonts w:ascii="Times New Roman" w:hAnsi="Times New Roman" w:cs="Times New Roman"/>
          <w:sz w:val="28"/>
          <w:szCs w:val="28"/>
        </w:rPr>
        <w:lastRenderedPageBreak/>
        <w:t>Current approaches to temperature-dependent property prediction face a fundamental limitation: they treat experimental data at different temperatures as independent points, failing to capture the underlying continuous relationship. To address this, we introduce a hybrid modeling framework that shifts the focus from predicting isolated values to learning the complete temperature-dependent behavior.</w:t>
      </w:r>
    </w:p>
    <w:p w14:paraId="4ED0E591" w14:textId="77777777" w:rsidR="00E96970" w:rsidRDefault="00E96970">
      <w:pPr>
        <w:ind w:firstLineChars="200" w:firstLine="560"/>
        <w:jc w:val="both"/>
        <w:rPr>
          <w:rFonts w:ascii="Times New Roman" w:hAnsi="Times New Roman" w:cs="Times New Roman"/>
          <w:sz w:val="28"/>
          <w:szCs w:val="28"/>
        </w:rPr>
      </w:pPr>
      <w:r w:rsidRPr="00E96970">
        <w:rPr>
          <w:rFonts w:ascii="Times New Roman" w:hAnsi="Times New Roman" w:cs="Times New Roman"/>
          <w:sz w:val="28"/>
          <w:szCs w:val="28"/>
        </w:rPr>
        <w:t>We present two strategies that implement this new approach. The first strategy builds continuous trends using multiple reference points to guide the prediction of temperature-dependent behavior. The second establishes a baseline model regressed from experimental data to characterize the fundamental trend, and then learns the systematic deviations from this baseline.</w:t>
      </w:r>
    </w:p>
    <w:p w14:paraId="3B8DF387" w14:textId="5267FCEE" w:rsidR="00504A65" w:rsidRDefault="00504A65" w:rsidP="00504A65">
      <w:pPr>
        <w:jc w:val="both"/>
        <w:rPr>
          <w:rFonts w:ascii="Times New Roman" w:hAnsi="Times New Roman" w:cs="Times New Roman"/>
          <w:noProof/>
          <w:sz w:val="28"/>
          <w:szCs w:val="28"/>
          <w14:ligatures w14:val="standardContextual"/>
        </w:rPr>
      </w:pPr>
      <w:r>
        <w:rPr>
          <w:rFonts w:ascii="Times New Roman" w:hAnsi="Times New Roman" w:cs="Times New Roman"/>
          <w:noProof/>
          <w:sz w:val="28"/>
          <w:szCs w:val="28"/>
          <w14:ligatures w14:val="standardContextual"/>
        </w:rPr>
        <w:drawing>
          <wp:inline distT="0" distB="0" distL="0" distR="0" wp14:anchorId="7A5F1637" wp14:editId="7CBDA01F">
            <wp:extent cx="5274310" cy="3460750"/>
            <wp:effectExtent l="0" t="0" r="2540" b="6350"/>
            <wp:docPr id="18704633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46337" name="图片 18704633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3460750"/>
                    </a:xfrm>
                    <a:prstGeom prst="rect">
                      <a:avLst/>
                    </a:prstGeom>
                  </pic:spPr>
                </pic:pic>
              </a:graphicData>
            </a:graphic>
          </wp:inline>
        </w:drawing>
      </w:r>
    </w:p>
    <w:p w14:paraId="6E0A21B5" w14:textId="0A349E13" w:rsidR="00504A65" w:rsidRPr="00E96970" w:rsidRDefault="00504A65" w:rsidP="00CF0A29">
      <w:pPr>
        <w:jc w:val="center"/>
        <w:rPr>
          <w:rFonts w:ascii="Times New Roman" w:hAnsi="Times New Roman" w:cs="Times New Roman"/>
          <w:sz w:val="28"/>
          <w:szCs w:val="28"/>
        </w:rPr>
      </w:pPr>
      <w:r w:rsidRPr="000E2E90">
        <w:rPr>
          <w:rFonts w:ascii="Times New Roman" w:hAnsi="Times New Roman" w:cs="Times New Roman"/>
          <w:sz w:val="22"/>
          <w:szCs w:val="22"/>
        </w:rPr>
        <w:t>F</w:t>
      </w:r>
      <w:r w:rsidRPr="000E2E90">
        <w:rPr>
          <w:rFonts w:ascii="Times New Roman" w:hAnsi="Times New Roman" w:cs="Times New Roman" w:hint="eastAsia"/>
          <w:sz w:val="22"/>
          <w:szCs w:val="22"/>
        </w:rPr>
        <w:t>igure</w:t>
      </w:r>
      <w:r>
        <w:rPr>
          <w:rFonts w:ascii="Times New Roman" w:hAnsi="Times New Roman" w:cs="Times New Roman" w:hint="eastAsia"/>
          <w:sz w:val="22"/>
          <w:szCs w:val="22"/>
        </w:rPr>
        <w:t>.</w:t>
      </w:r>
      <w:proofErr w:type="gramStart"/>
      <w:r>
        <w:rPr>
          <w:rFonts w:ascii="Times New Roman" w:hAnsi="Times New Roman" w:cs="Times New Roman" w:hint="eastAsia"/>
          <w:sz w:val="22"/>
          <w:szCs w:val="22"/>
        </w:rPr>
        <w:t>4</w:t>
      </w:r>
      <w:r w:rsidRPr="000E2E90">
        <w:rPr>
          <w:rFonts w:ascii="Times New Roman" w:hAnsi="Times New Roman" w:cs="Times New Roman" w:hint="eastAsia"/>
          <w:sz w:val="22"/>
          <w:szCs w:val="22"/>
        </w:rPr>
        <w:t xml:space="preserve">  </w:t>
      </w:r>
      <w:r w:rsidR="00CF0A29" w:rsidRPr="00CF0A29">
        <w:rPr>
          <w:rFonts w:ascii="Times New Roman" w:hAnsi="Times New Roman" w:cs="Times New Roman"/>
          <w:sz w:val="22"/>
          <w:szCs w:val="22"/>
        </w:rPr>
        <w:t>Flowchart</w:t>
      </w:r>
      <w:proofErr w:type="gramEnd"/>
      <w:r w:rsidR="00CF0A29" w:rsidRPr="00CF0A29">
        <w:rPr>
          <w:rFonts w:ascii="Times New Roman" w:hAnsi="Times New Roman" w:cs="Times New Roman"/>
          <w:sz w:val="22"/>
          <w:szCs w:val="22"/>
        </w:rPr>
        <w:t xml:space="preserve"> of the hybrid modeling framework integrating temperature tendency and physical anchoring approaches</w:t>
      </w:r>
    </w:p>
    <w:p w14:paraId="36931A63" w14:textId="40A9D37D" w:rsidR="002E6184" w:rsidRPr="002E6184" w:rsidDel="00E96970" w:rsidRDefault="002E6184">
      <w:pPr>
        <w:ind w:firstLineChars="200" w:firstLine="560"/>
        <w:jc w:val="both"/>
        <w:rPr>
          <w:del w:id="7" w:author="帅 张" w:date="2025-11-19T18:29:00Z" w16du:dateUtc="2025-11-19T10:29:00Z"/>
          <w:rFonts w:ascii="Times New Roman" w:hAnsi="Times New Roman" w:cs="Times New Roman"/>
          <w:sz w:val="28"/>
          <w:szCs w:val="28"/>
        </w:rPr>
        <w:pPrChange w:id="8" w:author="帅 张" w:date="2025-11-19T18:13:00Z" w16du:dateUtc="2025-11-19T10:13:00Z">
          <w:pPr>
            <w:jc w:val="both"/>
          </w:pPr>
        </w:pPrChange>
      </w:pPr>
      <w:del w:id="9" w:author="帅 张" w:date="2025-11-19T18:29:00Z" w16du:dateUtc="2025-11-19T10:29:00Z">
        <w:r w:rsidRPr="002E6184" w:rsidDel="00E96970">
          <w:rPr>
            <w:rFonts w:ascii="Times New Roman" w:hAnsi="Times New Roman" w:cs="Times New Roman"/>
            <w:sz w:val="28"/>
            <w:szCs w:val="28"/>
          </w:rPr>
          <w:lastRenderedPageBreak/>
          <w:delText>Current approaches to temperature-dependent property prediction face a fundamental limitation: they treat experimental data at different temperatures as independent points, failing to capture the underlying continuous relationship. To address this, we introduce a hybrid modeling framework that shifts the focus from predicting isolated values to learning the complete temperature-dependent behavior.</w:delText>
        </w:r>
      </w:del>
    </w:p>
    <w:p w14:paraId="44681C1C" w14:textId="36D70B6D" w:rsidR="002E6184" w:rsidRPr="002E6184" w:rsidDel="00E96970" w:rsidRDefault="002E6184">
      <w:pPr>
        <w:ind w:firstLineChars="200" w:firstLine="560"/>
        <w:jc w:val="both"/>
        <w:rPr>
          <w:del w:id="10" w:author="帅 张" w:date="2025-11-19T18:29:00Z" w16du:dateUtc="2025-11-19T10:29:00Z"/>
          <w:rFonts w:ascii="Times New Roman" w:hAnsi="Times New Roman" w:cs="Times New Roman"/>
          <w:sz w:val="28"/>
          <w:szCs w:val="28"/>
        </w:rPr>
        <w:pPrChange w:id="11" w:author="帅 张" w:date="2025-11-19T18:13:00Z" w16du:dateUtc="2025-11-19T10:13:00Z">
          <w:pPr>
            <w:jc w:val="both"/>
          </w:pPr>
        </w:pPrChange>
      </w:pPr>
      <w:del w:id="12" w:author="帅 张" w:date="2025-11-19T18:29:00Z" w16du:dateUtc="2025-11-19T10:29:00Z">
        <w:r w:rsidRPr="002E6184" w:rsidDel="00E96970">
          <w:rPr>
            <w:rFonts w:ascii="Times New Roman" w:hAnsi="Times New Roman" w:cs="Times New Roman"/>
            <w:sz w:val="28"/>
            <w:szCs w:val="28"/>
          </w:rPr>
          <w:delText>We present two strategies that implement this new approach. Both methods start with accurate single-point predictions but extend them to model how properties evolve with temperature. The first strategy builds continuous trends using multiple reference points, while the second establishes physical baselines and then learns the systematic variations from these baselines.</w:delText>
        </w:r>
      </w:del>
    </w:p>
    <w:p w14:paraId="5A76B30F" w14:textId="622DE2A5" w:rsidR="00726596" w:rsidRPr="00726596" w:rsidDel="002E6184" w:rsidRDefault="00726596" w:rsidP="00726596">
      <w:pPr>
        <w:ind w:firstLineChars="200" w:firstLine="560"/>
        <w:jc w:val="both"/>
        <w:rPr>
          <w:del w:id="13" w:author="帅 张" w:date="2025-11-19T18:13:00Z" w16du:dateUtc="2025-11-19T10:13:00Z"/>
          <w:rFonts w:ascii="Times New Roman" w:hAnsi="Times New Roman" w:cs="Times New Roman"/>
          <w:sz w:val="28"/>
          <w:szCs w:val="28"/>
        </w:rPr>
      </w:pPr>
      <w:del w:id="14" w:author="帅 张" w:date="2025-11-19T18:13:00Z" w16du:dateUtc="2025-11-19T10:13:00Z">
        <w:r w:rsidRPr="00726596" w:rsidDel="002E6184">
          <w:rPr>
            <w:rFonts w:ascii="Times New Roman" w:hAnsi="Times New Roman" w:cs="Times New Roman"/>
            <w:sz w:val="28"/>
            <w:szCs w:val="28"/>
          </w:rPr>
          <w:delText>Building upon the analysis of existing methods, this work introduces a hybrid modeling framework designed to overcome their key limitations by explicitly capturing the </w:delText>
        </w:r>
        <w:r w:rsidRPr="000B46D0" w:rsidDel="002E6184">
          <w:rPr>
            <w:rFonts w:ascii="Times New Roman" w:hAnsi="Times New Roman" w:cs="Times New Roman"/>
            <w:sz w:val="28"/>
            <w:szCs w:val="28"/>
          </w:rPr>
          <w:delText>continuous functional relationship</w:delText>
        </w:r>
        <w:r w:rsidRPr="00726596" w:rsidDel="002E6184">
          <w:rPr>
            <w:rFonts w:ascii="Times New Roman" w:hAnsi="Times New Roman" w:cs="Times New Roman"/>
            <w:sz w:val="28"/>
            <w:szCs w:val="28"/>
          </w:rPr>
          <w:delText> between temperature and property. We propose that accurate and physically consistent prediction requires a paradigm shift from fitting discrete points to learning the temperature dependence itself.</w:delText>
        </w:r>
      </w:del>
    </w:p>
    <w:p w14:paraId="16C01CFF" w14:textId="64A8B0CA" w:rsidR="00726596" w:rsidRPr="00726596" w:rsidDel="002E6184" w:rsidRDefault="00726596" w:rsidP="00726596">
      <w:pPr>
        <w:ind w:firstLineChars="200" w:firstLine="560"/>
        <w:jc w:val="both"/>
        <w:rPr>
          <w:del w:id="15" w:author="帅 张" w:date="2025-11-19T18:13:00Z" w16du:dateUtc="2025-11-19T10:13:00Z"/>
          <w:rFonts w:ascii="Times New Roman" w:hAnsi="Times New Roman" w:cs="Times New Roman"/>
          <w:sz w:val="28"/>
          <w:szCs w:val="28"/>
        </w:rPr>
      </w:pPr>
      <w:commentRangeStart w:id="16"/>
      <w:del w:id="17" w:author="帅 张" w:date="2025-11-19T18:13:00Z" w16du:dateUtc="2025-11-19T10:13:00Z">
        <w:r w:rsidRPr="00726596" w:rsidDel="002E6184">
          <w:rPr>
            <w:rFonts w:ascii="Times New Roman" w:hAnsi="Times New Roman" w:cs="Times New Roman"/>
            <w:sz w:val="28"/>
            <w:szCs w:val="28"/>
          </w:rPr>
          <w:delText>We introduce two strategies that shift the modeling paradigm from predicting isolated values to capturing the temperature dependence itself. Both approaches leverage accurate single-point predictions to inform the property's rate of change with temperature.</w:delText>
        </w:r>
        <w:commentRangeEnd w:id="16"/>
        <w:r w:rsidR="00B205CF" w:rsidDel="002E6184">
          <w:rPr>
            <w:rStyle w:val="af9"/>
            <w:rFonts w:asciiTheme="minorHAnsi" w:eastAsiaTheme="minorEastAsia" w:hAnsiTheme="minorHAnsi" w:cstheme="minorBidi"/>
            <w:kern w:val="2"/>
            <w14:ligatures w14:val="standardContextual"/>
          </w:rPr>
          <w:commentReference w:id="16"/>
        </w:r>
      </w:del>
    </w:p>
    <w:p w14:paraId="6CA50072" w14:textId="12F97B00" w:rsidR="00ED2DDA" w:rsidRPr="00ED2DDA" w:rsidDel="00E96970" w:rsidRDefault="00827D2B" w:rsidP="00ED2DDA">
      <w:pPr>
        <w:jc w:val="center"/>
        <w:rPr>
          <w:del w:id="18" w:author="帅 张" w:date="2025-11-19T18:31:00Z" w16du:dateUtc="2025-11-19T10:31:00Z"/>
          <w:moveTo w:id="19" w:author="帅 张" w:date="2025-11-19T20:00:00Z" w16du:dateUtc="2025-11-19T12:00:00Z"/>
          <w:rFonts w:ascii="Times New Roman" w:hAnsi="Times New Roman" w:cs="Times New Roman"/>
          <w:b/>
          <w:bCs/>
          <w:sz w:val="28"/>
          <w:szCs w:val="28"/>
          <w:rPrChange w:id="20" w:author="帅 张" w:date="2025-11-19T20:08:00Z" w16du:dateUtc="2025-11-19T12:08:00Z">
            <w:rPr>
              <w:del w:id="21" w:author="帅 张" w:date="2025-11-19T18:31:00Z" w16du:dateUtc="2025-11-19T10:31:00Z"/>
              <w:moveTo w:id="22" w:author="帅 张" w:date="2025-11-19T20:00:00Z" w16du:dateUtc="2025-11-19T12:00:00Z"/>
              <w:rFonts w:ascii="Times New Roman" w:hAnsi="Times New Roman" w:cs="Times New Roman"/>
              <w:sz w:val="22"/>
              <w:szCs w:val="22"/>
            </w:rPr>
          </w:rPrChange>
        </w:rPr>
      </w:pPr>
      <w:r w:rsidRPr="00363343">
        <w:rPr>
          <w:rFonts w:ascii="Times New Roman" w:hAnsi="Times New Roman" w:cs="Times New Roman" w:hint="eastAsia"/>
          <w:b/>
          <w:bCs/>
          <w:sz w:val="28"/>
          <w:szCs w:val="28"/>
        </w:rPr>
        <w:t xml:space="preserve">3.2 Strategy I </w:t>
      </w:r>
      <w:r w:rsidRPr="00363343">
        <w:rPr>
          <w:rFonts w:ascii="Times New Roman" w:hAnsi="Times New Roman" w:cs="Times New Roman" w:hint="eastAsia"/>
          <w:b/>
          <w:bCs/>
          <w:sz w:val="28"/>
          <w:szCs w:val="28"/>
        </w:rPr>
        <w:t>–</w:t>
      </w:r>
      <w:r w:rsidRPr="00363343">
        <w:rPr>
          <w:rFonts w:ascii="Times New Roman" w:hAnsi="Times New Roman" w:cs="Times New Roman" w:hint="eastAsia"/>
          <w:b/>
          <w:bCs/>
          <w:sz w:val="28"/>
          <w:szCs w:val="28"/>
        </w:rPr>
        <w:t xml:space="preserve"> Trend-Guided Modeling</w:t>
      </w:r>
      <w:del w:id="23" w:author="帅 张" w:date="2025-11-19T20:08:00Z" w16du:dateUtc="2025-11-19T12:08:00Z">
        <w:r w:rsidRPr="00363343" w:rsidDel="00ED2DDA">
          <w:rPr>
            <w:rFonts w:ascii="Times New Roman" w:hAnsi="Times New Roman" w:cs="Times New Roman" w:hint="eastAsia"/>
            <w:b/>
            <w:bCs/>
            <w:sz w:val="28"/>
            <w:szCs w:val="28"/>
          </w:rPr>
          <w:delText xml:space="preserve"> </w:delText>
        </w:r>
      </w:del>
      <w:moveToRangeStart w:id="24" w:author="帅 张" w:date="2025-11-19T20:00:00Z" w:name="move214469500"/>
      <w:commentRangeStart w:id="25"/>
      <w:moveTo w:id="26" w:author="帅 张" w:date="2025-11-19T20:00:00Z" w16du:dateUtc="2025-11-19T12:00:00Z">
        <w:del w:id="27" w:author="帅 张" w:date="2025-11-19T20:08:00Z" w16du:dateUtc="2025-11-19T12:08:00Z">
          <w:r w:rsidR="00ED2DDA" w:rsidDel="00ED2DDA">
            <w:rPr>
              <w:rFonts w:ascii="Times New Roman" w:hAnsi="Times New Roman" w:cs="Times New Roman" w:hint="eastAsia"/>
              <w:sz w:val="22"/>
              <w:szCs w:val="22"/>
            </w:rPr>
            <w:delText>Table.1</w:delText>
          </w:r>
          <w:r w:rsidR="00ED2DDA" w:rsidRPr="000E2E90" w:rsidDel="00ED2DDA">
            <w:rPr>
              <w:rFonts w:ascii="Times New Roman" w:hAnsi="Times New Roman" w:cs="Times New Roman" w:hint="eastAsia"/>
              <w:sz w:val="22"/>
              <w:szCs w:val="22"/>
            </w:rPr>
            <w:delText xml:space="preserve">  </w:delText>
          </w:r>
          <w:r w:rsidR="00ED2DDA" w:rsidRPr="002B268A" w:rsidDel="00ED2DDA">
            <w:rPr>
              <w:rFonts w:ascii="Times New Roman" w:hAnsi="Times New Roman" w:cs="Times New Roman"/>
              <w:sz w:val="22"/>
              <w:szCs w:val="22"/>
            </w:rPr>
            <w:delText>Organic Compound Trend</w:delText>
          </w:r>
          <w:r w:rsidR="00ED2DDA" w:rsidDel="00ED2DDA">
            <w:rPr>
              <w:rFonts w:ascii="Times New Roman" w:hAnsi="Times New Roman" w:cs="Times New Roman" w:hint="eastAsia"/>
              <w:sz w:val="22"/>
              <w:szCs w:val="22"/>
            </w:rPr>
            <w:delText>l</w:delText>
          </w:r>
          <w:r w:rsidR="00ED2DDA" w:rsidRPr="002B268A" w:rsidDel="00ED2DDA">
            <w:rPr>
              <w:rFonts w:ascii="Times New Roman" w:hAnsi="Times New Roman" w:cs="Times New Roman"/>
              <w:sz w:val="22"/>
              <w:szCs w:val="22"/>
            </w:rPr>
            <w:delText>ines</w:delText>
          </w:r>
          <w:commentRangeEnd w:id="25"/>
          <w:r w:rsidR="00ED2DDA" w:rsidDel="00ED2DDA">
            <w:rPr>
              <w:rStyle w:val="af9"/>
              <w:rFonts w:asciiTheme="minorHAnsi" w:eastAsiaTheme="minorEastAsia" w:hAnsiTheme="minorHAnsi" w:cstheme="minorBidi"/>
              <w:kern w:val="2"/>
              <w14:ligatures w14:val="standardContextual"/>
            </w:rPr>
            <w:commentReference w:id="25"/>
          </w:r>
        </w:del>
      </w:moveTo>
    </w:p>
    <w:moveToRangeEnd w:id="24"/>
    <w:p w14:paraId="6679BC36" w14:textId="110EF806" w:rsidR="00827D2B" w:rsidDel="00ED2DDA" w:rsidRDefault="00827D2B" w:rsidP="00827D2B">
      <w:pPr>
        <w:jc w:val="both"/>
        <w:rPr>
          <w:del w:id="28" w:author="帅 张" w:date="2025-11-19T20:08:00Z" w16du:dateUtc="2025-11-19T12:08:00Z"/>
          <w:rFonts w:ascii="Times New Roman" w:hAnsi="Times New Roman" w:cs="Times New Roman"/>
          <w:b/>
          <w:bCs/>
          <w:sz w:val="28"/>
          <w:szCs w:val="28"/>
        </w:rPr>
      </w:pPr>
      <w:del w:id="29" w:author="Anjan Tula" w:date="2025-11-18T13:56:00Z" w16du:dateUtc="2025-11-18T05:56:00Z">
        <w:r w:rsidRPr="00363343" w:rsidDel="00B205CF">
          <w:rPr>
            <w:rFonts w:ascii="Times New Roman" w:hAnsi="Times New Roman" w:cs="Times New Roman" w:hint="eastAsia"/>
            <w:b/>
            <w:bCs/>
            <w:sz w:val="28"/>
            <w:szCs w:val="28"/>
          </w:rPr>
          <w:delText>(Slope as a Feature)</w:delText>
        </w:r>
      </w:del>
    </w:p>
    <w:p w14:paraId="4D7FA153" w14:textId="77777777" w:rsidR="000E2E90" w:rsidRDefault="000E2E90" w:rsidP="00ED2DDA">
      <w:pPr>
        <w:jc w:val="both"/>
        <w:rPr>
          <w:rFonts w:ascii="Times New Roman" w:hAnsi="Times New Roman" w:cs="Times New Roman"/>
          <w:b/>
          <w:bCs/>
          <w:sz w:val="28"/>
          <w:szCs w:val="28"/>
        </w:rPr>
      </w:pPr>
    </w:p>
    <w:tbl>
      <w:tblPr>
        <w:tblStyle w:val="af7"/>
        <w:tblW w:w="0" w:type="auto"/>
        <w:tblBorders>
          <w:insideH w:val="none" w:sz="0" w:space="0" w:color="auto"/>
          <w:insideV w:val="none" w:sz="0" w:space="0" w:color="auto"/>
        </w:tblBorders>
        <w:tblLayout w:type="fixed"/>
        <w:tblLook w:val="06A0" w:firstRow="1" w:lastRow="0" w:firstColumn="1" w:lastColumn="0" w:noHBand="1" w:noVBand="1"/>
        <w:tblPrChange w:id="30" w:author="帅 张" w:date="2025-11-19T20:08:00Z" w16du:dateUtc="2025-11-19T12:08:00Z">
          <w:tblPr>
            <w:tblStyle w:val="af7"/>
            <w:tblW w:w="0" w:type="auto"/>
            <w:tblBorders>
              <w:insideH w:val="none" w:sz="0" w:space="0" w:color="auto"/>
              <w:insideV w:val="none" w:sz="0" w:space="0" w:color="auto"/>
            </w:tblBorders>
            <w:tblLayout w:type="fixed"/>
            <w:tblLook w:val="06A0" w:firstRow="1" w:lastRow="0" w:firstColumn="1" w:lastColumn="0" w:noHBand="1" w:noVBand="1"/>
          </w:tblPr>
        </w:tblPrChange>
      </w:tblPr>
      <w:tblGrid>
        <w:gridCol w:w="2694"/>
        <w:gridCol w:w="1254"/>
        <w:gridCol w:w="1424"/>
        <w:gridCol w:w="1432"/>
        <w:gridCol w:w="1492"/>
        <w:tblGridChange w:id="31">
          <w:tblGrid>
            <w:gridCol w:w="2694"/>
            <w:gridCol w:w="1254"/>
            <w:gridCol w:w="1424"/>
            <w:gridCol w:w="1432"/>
            <w:gridCol w:w="1492"/>
          </w:tblGrid>
        </w:tblGridChange>
      </w:tblGrid>
      <w:tr w:rsidR="00ED2DDA" w:rsidRPr="00AC290D" w14:paraId="5C8A7903" w14:textId="77777777" w:rsidTr="007A591D">
        <w:trPr>
          <w:trHeight w:val="388"/>
          <w:ins w:id="32" w:author="帅 张" w:date="2025-11-19T20:06:00Z"/>
          <w:trPrChange w:id="33" w:author="帅 张" w:date="2025-11-19T20:08:00Z" w16du:dateUtc="2025-11-19T12:08:00Z">
            <w:trPr>
              <w:trHeight w:val="675"/>
            </w:trPr>
          </w:trPrChange>
        </w:trPr>
        <w:tc>
          <w:tcPr>
            <w:tcW w:w="8296" w:type="dxa"/>
            <w:gridSpan w:val="5"/>
            <w:tcBorders>
              <w:top w:val="single" w:sz="4" w:space="0" w:color="auto"/>
              <w:left w:val="nil"/>
              <w:bottom w:val="single" w:sz="4" w:space="0" w:color="auto"/>
              <w:right w:val="nil"/>
            </w:tcBorders>
            <w:tcPrChange w:id="34" w:author="帅 张" w:date="2025-11-19T20:08:00Z" w16du:dateUtc="2025-11-19T12:08:00Z">
              <w:tcPr>
                <w:tcW w:w="8296" w:type="dxa"/>
                <w:gridSpan w:val="5"/>
                <w:tcBorders>
                  <w:top w:val="single" w:sz="4" w:space="0" w:color="auto"/>
                  <w:left w:val="nil"/>
                  <w:bottom w:val="single" w:sz="4" w:space="0" w:color="auto"/>
                </w:tcBorders>
              </w:tcPr>
            </w:tcPrChange>
          </w:tcPr>
          <w:p w14:paraId="05C7D66A" w14:textId="018481D8" w:rsidR="00ED2DDA" w:rsidDel="00E96970" w:rsidRDefault="00ED2DDA" w:rsidP="00ED2DDA">
            <w:pPr>
              <w:jc w:val="center"/>
              <w:rPr>
                <w:ins w:id="35" w:author="帅 张" w:date="2025-11-19T20:06:00Z" w16du:dateUtc="2025-11-19T12:06:00Z"/>
                <w:del w:id="36" w:author="帅 张" w:date="2025-11-19T18:31:00Z" w16du:dateUtc="2025-11-19T10:31:00Z"/>
                <w:rFonts w:ascii="Times New Roman" w:hAnsi="Times New Roman" w:cs="Times New Roman"/>
                <w:sz w:val="22"/>
                <w:szCs w:val="22"/>
              </w:rPr>
            </w:pPr>
            <w:ins w:id="37" w:author="帅 张" w:date="2025-11-19T20:06:00Z" w16du:dateUtc="2025-11-19T12:06:00Z">
              <w:r>
                <w:rPr>
                  <w:rFonts w:ascii="Times New Roman" w:hAnsi="Times New Roman" w:cs="Times New Roman" w:hint="eastAsia"/>
                  <w:sz w:val="22"/>
                  <w:szCs w:val="22"/>
                </w:rPr>
                <w:t>Table.</w:t>
              </w:r>
              <w:proofErr w:type="gramStart"/>
              <w:r>
                <w:rPr>
                  <w:rFonts w:ascii="Times New Roman" w:hAnsi="Times New Roman" w:cs="Times New Roman" w:hint="eastAsia"/>
                  <w:sz w:val="22"/>
                  <w:szCs w:val="22"/>
                </w:rPr>
                <w:t>1</w:t>
              </w:r>
            </w:ins>
            <w:ins w:id="38" w:author="帅 张" w:date="2025-11-19T20:41:00Z" w16du:dateUtc="2025-11-19T12:41:00Z">
              <w:r w:rsidR="00536355">
                <w:rPr>
                  <w:rFonts w:ascii="Times New Roman" w:hAnsi="Times New Roman" w:cs="Times New Roman" w:hint="eastAsia"/>
                  <w:sz w:val="22"/>
                  <w:szCs w:val="22"/>
                </w:rPr>
                <w:t xml:space="preserve"> </w:t>
              </w:r>
            </w:ins>
            <w:ins w:id="39" w:author="帅 张" w:date="2025-11-19T20:06:00Z" w16du:dateUtc="2025-11-19T12:06:00Z">
              <w:r w:rsidRPr="000E2E90">
                <w:rPr>
                  <w:rFonts w:ascii="Times New Roman" w:hAnsi="Times New Roman" w:cs="Times New Roman" w:hint="eastAsia"/>
                  <w:sz w:val="22"/>
                  <w:szCs w:val="22"/>
                </w:rPr>
                <w:t xml:space="preserve"> </w:t>
              </w:r>
            </w:ins>
            <w:ins w:id="40" w:author="帅 张" w:date="2025-11-19T20:41:00Z">
              <w:r w:rsidR="00536355" w:rsidRPr="00536355">
                <w:rPr>
                  <w:rFonts w:ascii="Times New Roman" w:hAnsi="Times New Roman" w:cs="Times New Roman"/>
                  <w:sz w:val="22"/>
                  <w:szCs w:val="22"/>
                  <w:rPrChange w:id="41" w:author="帅 张" w:date="2025-11-19T20:41:00Z" w16du:dateUtc="2025-11-19T12:41:00Z">
                    <w:rPr>
                      <w:rFonts w:ascii="Times New Roman" w:hAnsi="Times New Roman" w:cs="Times New Roman"/>
                      <w:b/>
                      <w:bCs/>
                      <w:sz w:val="22"/>
                      <w:szCs w:val="22"/>
                    </w:rPr>
                  </w:rPrChange>
                </w:rPr>
                <w:t>Linearity</w:t>
              </w:r>
              <w:proofErr w:type="gramEnd"/>
              <w:r w:rsidR="00536355" w:rsidRPr="00536355">
                <w:rPr>
                  <w:rFonts w:ascii="Times New Roman" w:hAnsi="Times New Roman" w:cs="Times New Roman"/>
                  <w:sz w:val="22"/>
                  <w:szCs w:val="22"/>
                  <w:rPrChange w:id="42" w:author="帅 张" w:date="2025-11-19T20:41:00Z" w16du:dateUtc="2025-11-19T12:41:00Z">
                    <w:rPr>
                      <w:rFonts w:ascii="Times New Roman" w:hAnsi="Times New Roman" w:cs="Times New Roman"/>
                      <w:b/>
                      <w:bCs/>
                      <w:sz w:val="22"/>
                      <w:szCs w:val="22"/>
                    </w:rPr>
                  </w:rPrChange>
                </w:rPr>
                <w:t xml:space="preserve"> of Ten Temperature-Dependent Properties</w:t>
              </w:r>
            </w:ins>
            <w:ins w:id="43" w:author="帅 张" w:date="2025-11-19T20:06:00Z" w16du:dateUtc="2025-11-19T12:06:00Z">
              <w:r w:rsidRPr="000E2E90">
                <w:rPr>
                  <w:rFonts w:ascii="Times New Roman" w:hAnsi="Times New Roman" w:cs="Times New Roman" w:hint="eastAsia"/>
                  <w:sz w:val="22"/>
                  <w:szCs w:val="22"/>
                </w:rPr>
                <w:t xml:space="preserve"> </w:t>
              </w:r>
            </w:ins>
          </w:p>
          <w:p w14:paraId="5A0713AB" w14:textId="77777777" w:rsidR="00ED2DDA" w:rsidRPr="00463427" w:rsidRDefault="00ED2DDA" w:rsidP="00363343">
            <w:pPr>
              <w:jc w:val="both"/>
              <w:rPr>
                <w:ins w:id="44" w:author="帅 张" w:date="2025-11-19T20:06:00Z" w16du:dateUtc="2025-11-19T12:06:00Z"/>
                <w:rFonts w:ascii="Times New Roman" w:hAnsi="Times New Roman" w:cs="Times New Roman"/>
              </w:rPr>
            </w:pPr>
          </w:p>
        </w:tc>
      </w:tr>
      <w:tr w:rsidR="00827D2B" w:rsidRPr="00AC290D" w14:paraId="386A4559" w14:textId="77777777" w:rsidTr="00ED2DDA">
        <w:trPr>
          <w:trHeight w:val="675"/>
          <w:trPrChange w:id="45" w:author="帅 张" w:date="2025-11-19T20:08:00Z" w16du:dateUtc="2025-11-19T12:08:00Z">
            <w:trPr>
              <w:trHeight w:val="675"/>
            </w:trPr>
          </w:trPrChange>
        </w:trPr>
        <w:tc>
          <w:tcPr>
            <w:tcW w:w="2694" w:type="dxa"/>
            <w:tcBorders>
              <w:top w:val="single" w:sz="4" w:space="0" w:color="auto"/>
              <w:left w:val="nil"/>
              <w:bottom w:val="single" w:sz="4" w:space="0" w:color="auto"/>
            </w:tcBorders>
            <w:hideMark/>
            <w:tcPrChange w:id="46" w:author="帅 张" w:date="2025-11-19T20:08:00Z" w16du:dateUtc="2025-11-19T12:08:00Z">
              <w:tcPr>
                <w:tcW w:w="2694" w:type="dxa"/>
                <w:tcBorders>
                  <w:top w:val="single" w:sz="4" w:space="0" w:color="auto"/>
                  <w:left w:val="nil"/>
                  <w:bottom w:val="single" w:sz="4" w:space="0" w:color="auto"/>
                </w:tcBorders>
                <w:hideMark/>
              </w:tcPr>
            </w:tcPrChange>
          </w:tcPr>
          <w:p w14:paraId="67365B20" w14:textId="77777777" w:rsidR="00827D2B" w:rsidRPr="00463427" w:rsidRDefault="00827D2B" w:rsidP="00363343">
            <w:pPr>
              <w:jc w:val="both"/>
              <w:rPr>
                <w:rFonts w:ascii="Times New Roman" w:hAnsi="Times New Roman" w:cs="Times New Roman"/>
              </w:rPr>
            </w:pPr>
            <w:r w:rsidRPr="00463427">
              <w:rPr>
                <w:rFonts w:ascii="Times New Roman" w:hAnsi="Times New Roman" w:cs="Times New Roman"/>
              </w:rPr>
              <w:t>Propert</w:t>
            </w:r>
            <w:r w:rsidRPr="00DD60C3">
              <w:rPr>
                <w:rFonts w:ascii="Times New Roman" w:hAnsi="Times New Roman" w:cs="Times New Roman" w:hint="eastAsia"/>
              </w:rPr>
              <w:t>y</w:t>
            </w:r>
          </w:p>
        </w:tc>
        <w:tc>
          <w:tcPr>
            <w:tcW w:w="1254" w:type="dxa"/>
            <w:tcBorders>
              <w:top w:val="single" w:sz="4" w:space="0" w:color="auto"/>
              <w:bottom w:val="single" w:sz="4" w:space="0" w:color="auto"/>
            </w:tcBorders>
            <w:hideMark/>
            <w:tcPrChange w:id="47" w:author="帅 张" w:date="2025-11-19T20:08:00Z" w16du:dateUtc="2025-11-19T12:08:00Z">
              <w:tcPr>
                <w:tcW w:w="1254" w:type="dxa"/>
                <w:tcBorders>
                  <w:top w:val="single" w:sz="4" w:space="0" w:color="auto"/>
                  <w:bottom w:val="single" w:sz="4" w:space="0" w:color="auto"/>
                </w:tcBorders>
                <w:hideMark/>
              </w:tcPr>
            </w:tcPrChange>
          </w:tcPr>
          <w:p w14:paraId="2B52CFF7" w14:textId="77777777" w:rsidR="00827D2B" w:rsidRPr="00463427" w:rsidRDefault="00827D2B" w:rsidP="00363343">
            <w:pPr>
              <w:jc w:val="both"/>
              <w:rPr>
                <w:rFonts w:ascii="Times New Roman" w:hAnsi="Times New Roman" w:cs="Times New Roman"/>
              </w:rPr>
            </w:pPr>
            <w:r w:rsidRPr="00463427">
              <w:rPr>
                <w:rFonts w:ascii="Times New Roman" w:hAnsi="Times New Roman" w:cs="Times New Roman"/>
              </w:rPr>
              <w:t>Mean</w:t>
            </w:r>
            <m:oMath>
              <m:r>
                <w:rPr>
                  <w:rFonts w:ascii="Cambria Math" w:hAnsi="Cambria Math" w:cs="Times New Roman"/>
                </w:rPr>
                <m:t xml:space="preserve"> </m:t>
              </m:r>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oMath>
            <w:r w:rsidRPr="00463427">
              <w:rPr>
                <w:rFonts w:ascii="Times New Roman" w:hAnsi="Times New Roman" w:cs="Times New Roman"/>
              </w:rPr>
              <w:t xml:space="preserve"> </w:t>
            </w:r>
          </w:p>
        </w:tc>
        <w:tc>
          <w:tcPr>
            <w:tcW w:w="1424" w:type="dxa"/>
            <w:tcBorders>
              <w:top w:val="single" w:sz="4" w:space="0" w:color="auto"/>
              <w:bottom w:val="single" w:sz="4" w:space="0" w:color="auto"/>
            </w:tcBorders>
            <w:hideMark/>
            <w:tcPrChange w:id="48" w:author="帅 张" w:date="2025-11-19T20:08:00Z" w16du:dateUtc="2025-11-19T12:08:00Z">
              <w:tcPr>
                <w:tcW w:w="1424" w:type="dxa"/>
                <w:tcBorders>
                  <w:top w:val="single" w:sz="4" w:space="0" w:color="auto"/>
                  <w:bottom w:val="single" w:sz="4" w:space="0" w:color="auto"/>
                </w:tcBorders>
                <w:hideMark/>
              </w:tcPr>
            </w:tcPrChange>
          </w:tcPr>
          <w:p w14:paraId="2300FB71" w14:textId="77777777" w:rsidR="00827D2B" w:rsidRPr="00463427" w:rsidRDefault="00827D2B" w:rsidP="00363343">
            <w:pPr>
              <w:jc w:val="both"/>
              <w:rPr>
                <w:rFonts w:ascii="Times New Roman" w:hAnsi="Times New Roman" w:cs="Times New Roman"/>
              </w:rPr>
            </w:pPr>
            <w:r w:rsidRPr="00463427">
              <w:rPr>
                <w:rFonts w:ascii="Times New Roman" w:hAnsi="Times New Roman" w:cs="Times New Roman"/>
              </w:rPr>
              <w:t xml:space="preserve">Lowest </w:t>
            </w:r>
            <m:oMath>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oMath>
          </w:p>
        </w:tc>
        <w:tc>
          <w:tcPr>
            <w:tcW w:w="1432" w:type="dxa"/>
            <w:tcBorders>
              <w:top w:val="single" w:sz="4" w:space="0" w:color="auto"/>
              <w:bottom w:val="single" w:sz="4" w:space="0" w:color="auto"/>
            </w:tcBorders>
            <w:hideMark/>
            <w:tcPrChange w:id="49" w:author="帅 张" w:date="2025-11-19T20:08:00Z" w16du:dateUtc="2025-11-19T12:08:00Z">
              <w:tcPr>
                <w:tcW w:w="1432" w:type="dxa"/>
                <w:tcBorders>
                  <w:top w:val="single" w:sz="4" w:space="0" w:color="auto"/>
                  <w:bottom w:val="single" w:sz="4" w:space="0" w:color="auto"/>
                </w:tcBorders>
                <w:hideMark/>
              </w:tcPr>
            </w:tcPrChange>
          </w:tcPr>
          <w:p w14:paraId="77BAE72D" w14:textId="77777777" w:rsidR="00827D2B" w:rsidRPr="00463427" w:rsidRDefault="00827D2B" w:rsidP="00363343">
            <w:pPr>
              <w:jc w:val="both"/>
              <w:rPr>
                <w:rFonts w:ascii="Times New Roman" w:hAnsi="Times New Roman" w:cs="Times New Roman"/>
              </w:rPr>
            </w:pPr>
            <w:r w:rsidRPr="00463427">
              <w:rPr>
                <w:rFonts w:ascii="Times New Roman" w:hAnsi="Times New Roman" w:cs="Times New Roman"/>
              </w:rPr>
              <w:t>Highest</w:t>
            </w:r>
            <w:r>
              <w:rPr>
                <w:rFonts w:ascii="Times New Roman" w:hAnsi="Times New Roman" w:cs="Times New Roman" w:hint="eastAsia"/>
              </w:rPr>
              <w:t xml:space="preserve"> </w:t>
            </w:r>
            <m:oMath>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oMath>
          </w:p>
        </w:tc>
        <w:tc>
          <w:tcPr>
            <w:tcW w:w="1492" w:type="dxa"/>
            <w:tcBorders>
              <w:top w:val="single" w:sz="4" w:space="0" w:color="auto"/>
              <w:bottom w:val="single" w:sz="4" w:space="0" w:color="auto"/>
              <w:right w:val="nil"/>
            </w:tcBorders>
            <w:hideMark/>
            <w:tcPrChange w:id="50" w:author="帅 张" w:date="2025-11-19T20:08:00Z" w16du:dateUtc="2025-11-19T12:08:00Z">
              <w:tcPr>
                <w:tcW w:w="1492" w:type="dxa"/>
                <w:tcBorders>
                  <w:top w:val="single" w:sz="4" w:space="0" w:color="auto"/>
                  <w:bottom w:val="single" w:sz="4" w:space="0" w:color="auto"/>
                  <w:right w:val="nil"/>
                </w:tcBorders>
                <w:hideMark/>
              </w:tcPr>
            </w:tcPrChange>
          </w:tcPr>
          <w:p w14:paraId="5843B457" w14:textId="77777777" w:rsidR="00827D2B" w:rsidRPr="00463427" w:rsidRDefault="00827D2B" w:rsidP="00363343">
            <w:pPr>
              <w:jc w:val="both"/>
              <w:rPr>
                <w:rFonts w:ascii="Times New Roman" w:hAnsi="Times New Roman" w:cs="Times New Roman"/>
              </w:rPr>
            </w:pPr>
            <w:r w:rsidRPr="00463427">
              <w:rPr>
                <w:rFonts w:ascii="Times New Roman" w:hAnsi="Times New Roman" w:cs="Times New Roman"/>
              </w:rPr>
              <w:t>Number of R2&lt;0.95</w:t>
            </w:r>
          </w:p>
        </w:tc>
      </w:tr>
      <w:tr w:rsidR="00827D2B" w:rsidRPr="00463427" w14:paraId="08359E0F" w14:textId="77777777" w:rsidTr="00ED2DDA">
        <w:trPr>
          <w:trHeight w:val="354"/>
          <w:trPrChange w:id="51" w:author="帅 张" w:date="2025-11-19T20:08:00Z" w16du:dateUtc="2025-11-19T12:08:00Z">
            <w:trPr>
              <w:trHeight w:val="354"/>
            </w:trPr>
          </w:trPrChange>
        </w:trPr>
        <w:tc>
          <w:tcPr>
            <w:tcW w:w="2694" w:type="dxa"/>
            <w:tcBorders>
              <w:top w:val="single" w:sz="4" w:space="0" w:color="auto"/>
              <w:left w:val="nil"/>
              <w:bottom w:val="nil"/>
            </w:tcBorders>
            <w:hideMark/>
            <w:tcPrChange w:id="52" w:author="帅 张" w:date="2025-11-19T20:08:00Z" w16du:dateUtc="2025-11-19T12:08:00Z">
              <w:tcPr>
                <w:tcW w:w="2694" w:type="dxa"/>
                <w:tcBorders>
                  <w:top w:val="single" w:sz="4" w:space="0" w:color="auto"/>
                  <w:left w:val="nil"/>
                  <w:bottom w:val="nil"/>
                </w:tcBorders>
                <w:hideMark/>
              </w:tcPr>
            </w:tcPrChange>
          </w:tcPr>
          <w:p w14:paraId="5FF335B5" w14:textId="77777777" w:rsidR="00827D2B" w:rsidRPr="00463427" w:rsidRDefault="00827D2B" w:rsidP="00363343">
            <w:pPr>
              <w:jc w:val="both"/>
              <w:rPr>
                <w:rFonts w:ascii="Times New Roman" w:hAnsi="Times New Roman" w:cs="Times New Roman"/>
              </w:rPr>
            </w:pPr>
            <w:r w:rsidRPr="00463427">
              <w:rPr>
                <w:rFonts w:ascii="Times New Roman" w:hAnsi="Times New Roman" w:cs="Times New Roman" w:hint="eastAsia"/>
              </w:rPr>
              <w:t xml:space="preserve">Heat capacity </w:t>
            </w:r>
          </w:p>
        </w:tc>
        <w:tc>
          <w:tcPr>
            <w:tcW w:w="1254" w:type="dxa"/>
            <w:tcBorders>
              <w:top w:val="single" w:sz="4" w:space="0" w:color="auto"/>
              <w:bottom w:val="nil"/>
            </w:tcBorders>
            <w:hideMark/>
            <w:tcPrChange w:id="53" w:author="帅 张" w:date="2025-11-19T20:08:00Z" w16du:dateUtc="2025-11-19T12:08:00Z">
              <w:tcPr>
                <w:tcW w:w="1254" w:type="dxa"/>
                <w:tcBorders>
                  <w:top w:val="single" w:sz="4" w:space="0" w:color="auto"/>
                  <w:bottom w:val="nil"/>
                </w:tcBorders>
                <w:hideMark/>
              </w:tcPr>
            </w:tcPrChange>
          </w:tcPr>
          <w:p w14:paraId="10603A72" w14:textId="77777777" w:rsidR="00827D2B" w:rsidRPr="00463427" w:rsidRDefault="00827D2B" w:rsidP="00363343">
            <w:pPr>
              <w:jc w:val="both"/>
              <w:rPr>
                <w:rFonts w:ascii="Times New Roman" w:hAnsi="Times New Roman" w:cs="Times New Roman"/>
              </w:rPr>
            </w:pPr>
            <w:r w:rsidRPr="00615ED2">
              <w:rPr>
                <w:rFonts w:ascii="Times New Roman" w:hAnsi="Times New Roman" w:cs="Times New Roman" w:hint="eastAsia"/>
              </w:rPr>
              <w:t xml:space="preserve">0.9768 </w:t>
            </w:r>
          </w:p>
        </w:tc>
        <w:tc>
          <w:tcPr>
            <w:tcW w:w="1424" w:type="dxa"/>
            <w:tcBorders>
              <w:top w:val="single" w:sz="4" w:space="0" w:color="auto"/>
              <w:bottom w:val="nil"/>
            </w:tcBorders>
            <w:hideMark/>
            <w:tcPrChange w:id="54" w:author="帅 张" w:date="2025-11-19T20:08:00Z" w16du:dateUtc="2025-11-19T12:08:00Z">
              <w:tcPr>
                <w:tcW w:w="1424" w:type="dxa"/>
                <w:tcBorders>
                  <w:top w:val="single" w:sz="4" w:space="0" w:color="auto"/>
                  <w:bottom w:val="nil"/>
                </w:tcBorders>
                <w:hideMark/>
              </w:tcPr>
            </w:tcPrChange>
          </w:tcPr>
          <w:p w14:paraId="56AEEB26" w14:textId="77777777" w:rsidR="00827D2B" w:rsidRPr="00463427" w:rsidRDefault="00827D2B" w:rsidP="00363343">
            <w:pPr>
              <w:jc w:val="both"/>
              <w:rPr>
                <w:rFonts w:ascii="Times New Roman" w:hAnsi="Times New Roman" w:cs="Times New Roman"/>
              </w:rPr>
            </w:pPr>
            <w:r w:rsidRPr="00615ED2">
              <w:rPr>
                <w:rFonts w:ascii="Times New Roman" w:hAnsi="Times New Roman" w:cs="Times New Roman" w:hint="eastAsia"/>
              </w:rPr>
              <w:t xml:space="preserve">0.6234 </w:t>
            </w:r>
          </w:p>
        </w:tc>
        <w:tc>
          <w:tcPr>
            <w:tcW w:w="1432" w:type="dxa"/>
            <w:tcBorders>
              <w:top w:val="single" w:sz="4" w:space="0" w:color="auto"/>
              <w:bottom w:val="nil"/>
            </w:tcBorders>
            <w:hideMark/>
            <w:tcPrChange w:id="55" w:author="帅 张" w:date="2025-11-19T20:08:00Z" w16du:dateUtc="2025-11-19T12:08:00Z">
              <w:tcPr>
                <w:tcW w:w="1432" w:type="dxa"/>
                <w:tcBorders>
                  <w:top w:val="single" w:sz="4" w:space="0" w:color="auto"/>
                  <w:bottom w:val="nil"/>
                </w:tcBorders>
                <w:hideMark/>
              </w:tcPr>
            </w:tcPrChange>
          </w:tcPr>
          <w:p w14:paraId="0F7FF271" w14:textId="77777777" w:rsidR="00827D2B" w:rsidRPr="00463427" w:rsidRDefault="00827D2B" w:rsidP="00363343">
            <w:pPr>
              <w:jc w:val="both"/>
              <w:rPr>
                <w:rFonts w:ascii="Times New Roman" w:hAnsi="Times New Roman" w:cs="Times New Roman"/>
              </w:rPr>
            </w:pPr>
            <w:r w:rsidRPr="00615ED2">
              <w:rPr>
                <w:rFonts w:ascii="Times New Roman" w:hAnsi="Times New Roman" w:cs="Times New Roman" w:hint="eastAsia"/>
              </w:rPr>
              <w:t xml:space="preserve">0.9998 </w:t>
            </w:r>
          </w:p>
        </w:tc>
        <w:tc>
          <w:tcPr>
            <w:tcW w:w="1492" w:type="dxa"/>
            <w:tcBorders>
              <w:top w:val="single" w:sz="4" w:space="0" w:color="auto"/>
              <w:bottom w:val="nil"/>
              <w:right w:val="nil"/>
            </w:tcBorders>
            <w:hideMark/>
            <w:tcPrChange w:id="56" w:author="帅 张" w:date="2025-11-19T20:08:00Z" w16du:dateUtc="2025-11-19T12:08:00Z">
              <w:tcPr>
                <w:tcW w:w="1492" w:type="dxa"/>
                <w:tcBorders>
                  <w:top w:val="single" w:sz="4" w:space="0" w:color="auto"/>
                  <w:bottom w:val="nil"/>
                  <w:right w:val="nil"/>
                </w:tcBorders>
                <w:hideMark/>
              </w:tcPr>
            </w:tcPrChange>
          </w:tcPr>
          <w:p w14:paraId="3A84802A" w14:textId="77777777" w:rsidR="00827D2B" w:rsidRPr="00463427" w:rsidRDefault="00827D2B" w:rsidP="00363343">
            <w:pPr>
              <w:jc w:val="both"/>
              <w:rPr>
                <w:rFonts w:ascii="Times New Roman" w:hAnsi="Times New Roman" w:cs="Times New Roman"/>
              </w:rPr>
            </w:pPr>
            <w:r w:rsidRPr="00463427">
              <w:rPr>
                <w:rFonts w:ascii="Times New Roman" w:hAnsi="Times New Roman" w:cs="Times New Roman" w:hint="eastAsia"/>
              </w:rPr>
              <w:t>27</w:t>
            </w:r>
          </w:p>
        </w:tc>
      </w:tr>
      <w:tr w:rsidR="00827D2B" w:rsidRPr="00463427" w14:paraId="0F95C90B" w14:textId="77777777" w:rsidTr="00ED2DDA">
        <w:trPr>
          <w:trHeight w:val="417"/>
          <w:trPrChange w:id="57" w:author="帅 张" w:date="2025-11-19T20:08:00Z" w16du:dateUtc="2025-11-19T12:08:00Z">
            <w:trPr>
              <w:trHeight w:val="417"/>
            </w:trPr>
          </w:trPrChange>
        </w:trPr>
        <w:tc>
          <w:tcPr>
            <w:tcW w:w="2694" w:type="dxa"/>
            <w:tcBorders>
              <w:top w:val="nil"/>
              <w:left w:val="nil"/>
              <w:bottom w:val="nil"/>
            </w:tcBorders>
            <w:hideMark/>
            <w:tcPrChange w:id="58" w:author="帅 张" w:date="2025-11-19T20:08:00Z" w16du:dateUtc="2025-11-19T12:08:00Z">
              <w:tcPr>
                <w:tcW w:w="2694" w:type="dxa"/>
                <w:tcBorders>
                  <w:top w:val="nil"/>
                  <w:left w:val="nil"/>
                  <w:bottom w:val="nil"/>
                </w:tcBorders>
                <w:hideMark/>
              </w:tcPr>
            </w:tcPrChange>
          </w:tcPr>
          <w:p w14:paraId="0BFD4DEA" w14:textId="77777777" w:rsidR="00827D2B" w:rsidRPr="00463427" w:rsidRDefault="00827D2B" w:rsidP="00363343">
            <w:pPr>
              <w:jc w:val="both"/>
              <w:rPr>
                <w:rFonts w:ascii="Times New Roman" w:hAnsi="Times New Roman" w:cs="Times New Roman"/>
              </w:rPr>
            </w:pPr>
            <w:r w:rsidRPr="00463427">
              <w:rPr>
                <w:rFonts w:ascii="Times New Roman" w:hAnsi="Times New Roman" w:cs="Times New Roman" w:hint="eastAsia"/>
              </w:rPr>
              <w:t xml:space="preserve">Heat of vaporization </w:t>
            </w:r>
          </w:p>
        </w:tc>
        <w:tc>
          <w:tcPr>
            <w:tcW w:w="1254" w:type="dxa"/>
            <w:tcBorders>
              <w:top w:val="nil"/>
              <w:bottom w:val="nil"/>
            </w:tcBorders>
            <w:hideMark/>
            <w:tcPrChange w:id="59" w:author="帅 张" w:date="2025-11-19T20:08:00Z" w16du:dateUtc="2025-11-19T12:08:00Z">
              <w:tcPr>
                <w:tcW w:w="1254" w:type="dxa"/>
                <w:tcBorders>
                  <w:top w:val="nil"/>
                  <w:bottom w:val="nil"/>
                </w:tcBorders>
                <w:hideMark/>
              </w:tcPr>
            </w:tcPrChange>
          </w:tcPr>
          <w:p w14:paraId="0FA2C0C9" w14:textId="77777777" w:rsidR="00827D2B" w:rsidRPr="00463427" w:rsidRDefault="00827D2B" w:rsidP="00363343">
            <w:pPr>
              <w:jc w:val="both"/>
              <w:rPr>
                <w:rFonts w:ascii="Times New Roman" w:hAnsi="Times New Roman" w:cs="Times New Roman"/>
              </w:rPr>
            </w:pPr>
            <w:r w:rsidRPr="00615ED2">
              <w:rPr>
                <w:rFonts w:ascii="Times New Roman" w:hAnsi="Times New Roman" w:cs="Times New Roman" w:hint="eastAsia"/>
              </w:rPr>
              <w:t xml:space="preserve">0.9843 </w:t>
            </w:r>
          </w:p>
        </w:tc>
        <w:tc>
          <w:tcPr>
            <w:tcW w:w="1424" w:type="dxa"/>
            <w:tcBorders>
              <w:top w:val="nil"/>
              <w:bottom w:val="nil"/>
              <w:right w:val="single" w:sz="4" w:space="0" w:color="auto"/>
            </w:tcBorders>
            <w:hideMark/>
            <w:tcPrChange w:id="60" w:author="帅 张" w:date="2025-11-19T20:08:00Z" w16du:dateUtc="2025-11-19T12:08:00Z">
              <w:tcPr>
                <w:tcW w:w="1424" w:type="dxa"/>
                <w:tcBorders>
                  <w:top w:val="nil"/>
                  <w:bottom w:val="nil"/>
                  <w:right w:val="single" w:sz="4" w:space="0" w:color="auto"/>
                </w:tcBorders>
                <w:hideMark/>
              </w:tcPr>
            </w:tcPrChange>
          </w:tcPr>
          <w:p w14:paraId="71CA8A07" w14:textId="77777777" w:rsidR="00827D2B" w:rsidRPr="00463427" w:rsidRDefault="00827D2B" w:rsidP="00363343">
            <w:pPr>
              <w:jc w:val="both"/>
              <w:rPr>
                <w:rFonts w:ascii="Times New Roman" w:hAnsi="Times New Roman" w:cs="Times New Roman"/>
              </w:rPr>
            </w:pPr>
            <w:r w:rsidRPr="00615ED2">
              <w:rPr>
                <w:rFonts w:ascii="Times New Roman" w:hAnsi="Times New Roman" w:cs="Times New Roman" w:hint="eastAsia"/>
              </w:rPr>
              <w:t xml:space="preserve">0.5055 </w:t>
            </w:r>
          </w:p>
        </w:tc>
        <w:tc>
          <w:tcPr>
            <w:tcW w:w="1432" w:type="dxa"/>
            <w:tcBorders>
              <w:top w:val="nil"/>
              <w:left w:val="single" w:sz="4" w:space="0" w:color="auto"/>
              <w:bottom w:val="nil"/>
            </w:tcBorders>
            <w:hideMark/>
            <w:tcPrChange w:id="61" w:author="帅 张" w:date="2025-11-19T20:08:00Z" w16du:dateUtc="2025-11-19T12:08:00Z">
              <w:tcPr>
                <w:tcW w:w="1432" w:type="dxa"/>
                <w:tcBorders>
                  <w:top w:val="nil"/>
                  <w:left w:val="single" w:sz="4" w:space="0" w:color="auto"/>
                  <w:bottom w:val="nil"/>
                </w:tcBorders>
                <w:hideMark/>
              </w:tcPr>
            </w:tcPrChange>
          </w:tcPr>
          <w:p w14:paraId="021E126D" w14:textId="77777777" w:rsidR="00827D2B" w:rsidRPr="00463427" w:rsidRDefault="00827D2B" w:rsidP="00363343">
            <w:pPr>
              <w:jc w:val="both"/>
              <w:rPr>
                <w:rFonts w:ascii="Times New Roman" w:hAnsi="Times New Roman" w:cs="Times New Roman"/>
              </w:rPr>
            </w:pPr>
            <w:r w:rsidRPr="00615ED2">
              <w:rPr>
                <w:rFonts w:ascii="Times New Roman" w:hAnsi="Times New Roman" w:cs="Times New Roman" w:hint="eastAsia"/>
              </w:rPr>
              <w:t xml:space="preserve">0.9998 </w:t>
            </w:r>
          </w:p>
        </w:tc>
        <w:tc>
          <w:tcPr>
            <w:tcW w:w="1492" w:type="dxa"/>
            <w:tcBorders>
              <w:top w:val="nil"/>
              <w:bottom w:val="nil"/>
              <w:right w:val="nil"/>
            </w:tcBorders>
            <w:hideMark/>
            <w:tcPrChange w:id="62" w:author="帅 张" w:date="2025-11-19T20:08:00Z" w16du:dateUtc="2025-11-19T12:08:00Z">
              <w:tcPr>
                <w:tcW w:w="1492" w:type="dxa"/>
                <w:tcBorders>
                  <w:top w:val="nil"/>
                  <w:bottom w:val="nil"/>
                  <w:right w:val="nil"/>
                </w:tcBorders>
                <w:hideMark/>
              </w:tcPr>
            </w:tcPrChange>
          </w:tcPr>
          <w:p w14:paraId="56B59805" w14:textId="77777777" w:rsidR="00827D2B" w:rsidRPr="00463427" w:rsidRDefault="00827D2B" w:rsidP="00363343">
            <w:pPr>
              <w:jc w:val="both"/>
              <w:rPr>
                <w:rFonts w:ascii="Times New Roman" w:hAnsi="Times New Roman" w:cs="Times New Roman"/>
              </w:rPr>
            </w:pPr>
            <w:r w:rsidRPr="00463427">
              <w:rPr>
                <w:rFonts w:ascii="Times New Roman" w:hAnsi="Times New Roman" w:cs="Times New Roman" w:hint="eastAsia"/>
              </w:rPr>
              <w:t>8</w:t>
            </w:r>
          </w:p>
        </w:tc>
      </w:tr>
      <w:tr w:rsidR="00827D2B" w:rsidRPr="00463427" w14:paraId="7534572C" w14:textId="77777777" w:rsidTr="00ED2DDA">
        <w:trPr>
          <w:trHeight w:val="409"/>
          <w:trPrChange w:id="63" w:author="帅 张" w:date="2025-11-19T20:08:00Z" w16du:dateUtc="2025-11-19T12:08:00Z">
            <w:trPr>
              <w:trHeight w:val="409"/>
            </w:trPr>
          </w:trPrChange>
        </w:trPr>
        <w:tc>
          <w:tcPr>
            <w:tcW w:w="2694" w:type="dxa"/>
            <w:tcBorders>
              <w:top w:val="nil"/>
              <w:left w:val="nil"/>
              <w:bottom w:val="nil"/>
            </w:tcBorders>
            <w:hideMark/>
            <w:tcPrChange w:id="64" w:author="帅 张" w:date="2025-11-19T20:08:00Z" w16du:dateUtc="2025-11-19T12:08:00Z">
              <w:tcPr>
                <w:tcW w:w="2694" w:type="dxa"/>
                <w:tcBorders>
                  <w:top w:val="nil"/>
                  <w:left w:val="nil"/>
                  <w:bottom w:val="nil"/>
                </w:tcBorders>
                <w:hideMark/>
              </w:tcPr>
            </w:tcPrChange>
          </w:tcPr>
          <w:p w14:paraId="004E7195" w14:textId="77777777" w:rsidR="00827D2B" w:rsidRPr="00463427" w:rsidRDefault="00827D2B" w:rsidP="00363343">
            <w:pPr>
              <w:jc w:val="both"/>
              <w:rPr>
                <w:rFonts w:ascii="Times New Roman" w:hAnsi="Times New Roman" w:cs="Times New Roman"/>
              </w:rPr>
            </w:pPr>
            <w:r w:rsidRPr="00463427">
              <w:rPr>
                <w:rFonts w:ascii="Times New Roman" w:hAnsi="Times New Roman" w:cs="Times New Roman" w:hint="eastAsia"/>
              </w:rPr>
              <w:t xml:space="preserve">Internal energy </w:t>
            </w:r>
          </w:p>
        </w:tc>
        <w:tc>
          <w:tcPr>
            <w:tcW w:w="1254" w:type="dxa"/>
            <w:tcBorders>
              <w:top w:val="nil"/>
              <w:bottom w:val="nil"/>
            </w:tcBorders>
            <w:hideMark/>
            <w:tcPrChange w:id="65" w:author="帅 张" w:date="2025-11-19T20:08:00Z" w16du:dateUtc="2025-11-19T12:08:00Z">
              <w:tcPr>
                <w:tcW w:w="1254" w:type="dxa"/>
                <w:tcBorders>
                  <w:top w:val="nil"/>
                  <w:bottom w:val="nil"/>
                </w:tcBorders>
                <w:hideMark/>
              </w:tcPr>
            </w:tcPrChange>
          </w:tcPr>
          <w:p w14:paraId="5C6818A6" w14:textId="77777777" w:rsidR="00827D2B" w:rsidRPr="00463427" w:rsidRDefault="00827D2B" w:rsidP="00363343">
            <w:pPr>
              <w:jc w:val="both"/>
              <w:rPr>
                <w:rFonts w:ascii="Times New Roman" w:hAnsi="Times New Roman" w:cs="Times New Roman"/>
              </w:rPr>
            </w:pPr>
            <w:r w:rsidRPr="00615ED2">
              <w:rPr>
                <w:rFonts w:ascii="Times New Roman" w:hAnsi="Times New Roman" w:cs="Times New Roman" w:hint="eastAsia"/>
              </w:rPr>
              <w:t xml:space="preserve">0.9932 </w:t>
            </w:r>
          </w:p>
        </w:tc>
        <w:tc>
          <w:tcPr>
            <w:tcW w:w="1424" w:type="dxa"/>
            <w:tcBorders>
              <w:top w:val="nil"/>
              <w:bottom w:val="nil"/>
            </w:tcBorders>
            <w:hideMark/>
            <w:tcPrChange w:id="66" w:author="帅 张" w:date="2025-11-19T20:08:00Z" w16du:dateUtc="2025-11-19T12:08:00Z">
              <w:tcPr>
                <w:tcW w:w="1424" w:type="dxa"/>
                <w:tcBorders>
                  <w:top w:val="nil"/>
                  <w:bottom w:val="nil"/>
                </w:tcBorders>
                <w:hideMark/>
              </w:tcPr>
            </w:tcPrChange>
          </w:tcPr>
          <w:p w14:paraId="20868900" w14:textId="77777777" w:rsidR="00827D2B" w:rsidRPr="00463427" w:rsidRDefault="00827D2B" w:rsidP="00363343">
            <w:pPr>
              <w:jc w:val="both"/>
              <w:rPr>
                <w:rFonts w:ascii="Times New Roman" w:hAnsi="Times New Roman" w:cs="Times New Roman"/>
              </w:rPr>
            </w:pPr>
            <w:r w:rsidRPr="00615ED2">
              <w:rPr>
                <w:rFonts w:ascii="Times New Roman" w:hAnsi="Times New Roman" w:cs="Times New Roman" w:hint="eastAsia"/>
              </w:rPr>
              <w:t xml:space="preserve">0.9807 </w:t>
            </w:r>
          </w:p>
        </w:tc>
        <w:tc>
          <w:tcPr>
            <w:tcW w:w="1432" w:type="dxa"/>
            <w:tcBorders>
              <w:top w:val="nil"/>
              <w:bottom w:val="nil"/>
            </w:tcBorders>
            <w:hideMark/>
            <w:tcPrChange w:id="67" w:author="帅 张" w:date="2025-11-19T20:08:00Z" w16du:dateUtc="2025-11-19T12:08:00Z">
              <w:tcPr>
                <w:tcW w:w="1432" w:type="dxa"/>
                <w:tcBorders>
                  <w:top w:val="nil"/>
                  <w:bottom w:val="nil"/>
                </w:tcBorders>
                <w:hideMark/>
              </w:tcPr>
            </w:tcPrChange>
          </w:tcPr>
          <w:p w14:paraId="64428E0E" w14:textId="77777777" w:rsidR="00827D2B" w:rsidRPr="00463427" w:rsidRDefault="00827D2B" w:rsidP="00363343">
            <w:pPr>
              <w:jc w:val="both"/>
              <w:rPr>
                <w:rFonts w:ascii="Times New Roman" w:hAnsi="Times New Roman" w:cs="Times New Roman"/>
              </w:rPr>
            </w:pPr>
            <w:r w:rsidRPr="00615ED2">
              <w:rPr>
                <w:rFonts w:ascii="Times New Roman" w:hAnsi="Times New Roman" w:cs="Times New Roman" w:hint="eastAsia"/>
              </w:rPr>
              <w:t xml:space="preserve">0.9990 </w:t>
            </w:r>
          </w:p>
        </w:tc>
        <w:tc>
          <w:tcPr>
            <w:tcW w:w="1492" w:type="dxa"/>
            <w:tcBorders>
              <w:top w:val="nil"/>
              <w:bottom w:val="nil"/>
              <w:right w:val="nil"/>
            </w:tcBorders>
            <w:hideMark/>
            <w:tcPrChange w:id="68" w:author="帅 张" w:date="2025-11-19T20:08:00Z" w16du:dateUtc="2025-11-19T12:08:00Z">
              <w:tcPr>
                <w:tcW w:w="1492" w:type="dxa"/>
                <w:tcBorders>
                  <w:top w:val="nil"/>
                  <w:bottom w:val="nil"/>
                  <w:right w:val="nil"/>
                </w:tcBorders>
                <w:hideMark/>
              </w:tcPr>
            </w:tcPrChange>
          </w:tcPr>
          <w:p w14:paraId="68508CBF" w14:textId="77777777" w:rsidR="00827D2B" w:rsidRPr="00463427" w:rsidRDefault="00827D2B" w:rsidP="00363343">
            <w:pPr>
              <w:jc w:val="both"/>
              <w:rPr>
                <w:rFonts w:ascii="Times New Roman" w:hAnsi="Times New Roman" w:cs="Times New Roman"/>
              </w:rPr>
            </w:pPr>
            <w:r w:rsidRPr="00463427">
              <w:rPr>
                <w:rFonts w:ascii="Times New Roman" w:hAnsi="Times New Roman" w:cs="Times New Roman" w:hint="eastAsia"/>
              </w:rPr>
              <w:t>0</w:t>
            </w:r>
          </w:p>
        </w:tc>
      </w:tr>
      <w:tr w:rsidR="00827D2B" w:rsidRPr="00463427" w14:paraId="25B84F21" w14:textId="77777777" w:rsidTr="00ED2DDA">
        <w:trPr>
          <w:trHeight w:val="414"/>
          <w:trPrChange w:id="69" w:author="帅 张" w:date="2025-11-19T20:08:00Z" w16du:dateUtc="2025-11-19T12:08:00Z">
            <w:trPr>
              <w:trHeight w:val="414"/>
            </w:trPr>
          </w:trPrChange>
        </w:trPr>
        <w:tc>
          <w:tcPr>
            <w:tcW w:w="2694" w:type="dxa"/>
            <w:tcBorders>
              <w:top w:val="nil"/>
              <w:left w:val="nil"/>
              <w:bottom w:val="nil"/>
            </w:tcBorders>
            <w:hideMark/>
            <w:tcPrChange w:id="70" w:author="帅 张" w:date="2025-11-19T20:08:00Z" w16du:dateUtc="2025-11-19T12:08:00Z">
              <w:tcPr>
                <w:tcW w:w="2694" w:type="dxa"/>
                <w:tcBorders>
                  <w:top w:val="nil"/>
                  <w:left w:val="nil"/>
                  <w:bottom w:val="nil"/>
                </w:tcBorders>
                <w:hideMark/>
              </w:tcPr>
            </w:tcPrChange>
          </w:tcPr>
          <w:p w14:paraId="74012060" w14:textId="77777777" w:rsidR="00827D2B" w:rsidRPr="00463427" w:rsidRDefault="00827D2B" w:rsidP="00363343">
            <w:pPr>
              <w:jc w:val="both"/>
              <w:rPr>
                <w:rFonts w:ascii="Times New Roman" w:hAnsi="Times New Roman" w:cs="Times New Roman"/>
              </w:rPr>
            </w:pPr>
            <w:r w:rsidRPr="00463427">
              <w:rPr>
                <w:rFonts w:ascii="Times New Roman" w:hAnsi="Times New Roman" w:cs="Times New Roman" w:hint="eastAsia"/>
              </w:rPr>
              <w:t xml:space="preserve">Liquid density </w:t>
            </w:r>
          </w:p>
        </w:tc>
        <w:tc>
          <w:tcPr>
            <w:tcW w:w="1254" w:type="dxa"/>
            <w:tcBorders>
              <w:top w:val="nil"/>
              <w:bottom w:val="nil"/>
            </w:tcBorders>
            <w:hideMark/>
            <w:tcPrChange w:id="71" w:author="帅 张" w:date="2025-11-19T20:08:00Z" w16du:dateUtc="2025-11-19T12:08:00Z">
              <w:tcPr>
                <w:tcW w:w="1254" w:type="dxa"/>
                <w:tcBorders>
                  <w:top w:val="nil"/>
                  <w:bottom w:val="nil"/>
                </w:tcBorders>
                <w:hideMark/>
              </w:tcPr>
            </w:tcPrChange>
          </w:tcPr>
          <w:p w14:paraId="6A440A91" w14:textId="77777777" w:rsidR="00827D2B" w:rsidRPr="00463427" w:rsidRDefault="00827D2B" w:rsidP="00363343">
            <w:pPr>
              <w:jc w:val="both"/>
              <w:rPr>
                <w:rFonts w:ascii="Times New Roman" w:hAnsi="Times New Roman" w:cs="Times New Roman"/>
              </w:rPr>
            </w:pPr>
            <w:r w:rsidRPr="00615ED2">
              <w:rPr>
                <w:rFonts w:ascii="Times New Roman" w:hAnsi="Times New Roman" w:cs="Times New Roman" w:hint="eastAsia"/>
              </w:rPr>
              <w:t xml:space="preserve">0.9904 </w:t>
            </w:r>
          </w:p>
        </w:tc>
        <w:tc>
          <w:tcPr>
            <w:tcW w:w="1424" w:type="dxa"/>
            <w:tcBorders>
              <w:top w:val="nil"/>
              <w:bottom w:val="nil"/>
            </w:tcBorders>
            <w:hideMark/>
            <w:tcPrChange w:id="72" w:author="帅 张" w:date="2025-11-19T20:08:00Z" w16du:dateUtc="2025-11-19T12:08:00Z">
              <w:tcPr>
                <w:tcW w:w="1424" w:type="dxa"/>
                <w:tcBorders>
                  <w:top w:val="nil"/>
                  <w:bottom w:val="nil"/>
                </w:tcBorders>
                <w:hideMark/>
              </w:tcPr>
            </w:tcPrChange>
          </w:tcPr>
          <w:p w14:paraId="4F565B14" w14:textId="77777777" w:rsidR="00827D2B" w:rsidRPr="00463427" w:rsidRDefault="00827D2B" w:rsidP="00363343">
            <w:pPr>
              <w:jc w:val="both"/>
              <w:rPr>
                <w:rFonts w:ascii="Times New Roman" w:hAnsi="Times New Roman" w:cs="Times New Roman"/>
              </w:rPr>
            </w:pPr>
            <w:r w:rsidRPr="00615ED2">
              <w:rPr>
                <w:rFonts w:ascii="Times New Roman" w:hAnsi="Times New Roman" w:cs="Times New Roman" w:hint="eastAsia"/>
              </w:rPr>
              <w:t xml:space="preserve">0.9854 </w:t>
            </w:r>
          </w:p>
        </w:tc>
        <w:tc>
          <w:tcPr>
            <w:tcW w:w="1432" w:type="dxa"/>
            <w:tcBorders>
              <w:top w:val="nil"/>
              <w:bottom w:val="nil"/>
            </w:tcBorders>
            <w:hideMark/>
            <w:tcPrChange w:id="73" w:author="帅 张" w:date="2025-11-19T20:08:00Z" w16du:dateUtc="2025-11-19T12:08:00Z">
              <w:tcPr>
                <w:tcW w:w="1432" w:type="dxa"/>
                <w:tcBorders>
                  <w:top w:val="nil"/>
                  <w:bottom w:val="nil"/>
                </w:tcBorders>
                <w:hideMark/>
              </w:tcPr>
            </w:tcPrChange>
          </w:tcPr>
          <w:p w14:paraId="3EF0F884" w14:textId="77777777" w:rsidR="00827D2B" w:rsidRPr="00463427" w:rsidRDefault="00827D2B" w:rsidP="00363343">
            <w:pPr>
              <w:jc w:val="both"/>
              <w:rPr>
                <w:rFonts w:ascii="Times New Roman" w:hAnsi="Times New Roman" w:cs="Times New Roman"/>
              </w:rPr>
            </w:pPr>
            <w:r w:rsidRPr="00615ED2">
              <w:rPr>
                <w:rFonts w:ascii="Times New Roman" w:hAnsi="Times New Roman" w:cs="Times New Roman" w:hint="eastAsia"/>
              </w:rPr>
              <w:t xml:space="preserve">1.0000 </w:t>
            </w:r>
          </w:p>
        </w:tc>
        <w:tc>
          <w:tcPr>
            <w:tcW w:w="1492" w:type="dxa"/>
            <w:tcBorders>
              <w:top w:val="nil"/>
              <w:bottom w:val="nil"/>
              <w:right w:val="nil"/>
            </w:tcBorders>
            <w:hideMark/>
            <w:tcPrChange w:id="74" w:author="帅 张" w:date="2025-11-19T20:08:00Z" w16du:dateUtc="2025-11-19T12:08:00Z">
              <w:tcPr>
                <w:tcW w:w="1492" w:type="dxa"/>
                <w:tcBorders>
                  <w:top w:val="nil"/>
                  <w:bottom w:val="nil"/>
                  <w:right w:val="nil"/>
                </w:tcBorders>
                <w:hideMark/>
              </w:tcPr>
            </w:tcPrChange>
          </w:tcPr>
          <w:p w14:paraId="3D7AA929" w14:textId="77777777" w:rsidR="00827D2B" w:rsidRPr="00463427" w:rsidRDefault="00827D2B" w:rsidP="00363343">
            <w:pPr>
              <w:jc w:val="both"/>
              <w:rPr>
                <w:rFonts w:ascii="Times New Roman" w:hAnsi="Times New Roman" w:cs="Times New Roman"/>
              </w:rPr>
            </w:pPr>
            <w:r w:rsidRPr="00463427">
              <w:rPr>
                <w:rFonts w:ascii="Times New Roman" w:hAnsi="Times New Roman" w:cs="Times New Roman" w:hint="eastAsia"/>
              </w:rPr>
              <w:t>0</w:t>
            </w:r>
          </w:p>
        </w:tc>
      </w:tr>
      <w:tr w:rsidR="00827D2B" w:rsidRPr="00463427" w14:paraId="153F1B35" w14:textId="77777777" w:rsidTr="00ED2DDA">
        <w:trPr>
          <w:trHeight w:val="458"/>
          <w:trPrChange w:id="75" w:author="帅 张" w:date="2025-11-19T20:08:00Z" w16du:dateUtc="2025-11-19T12:08:00Z">
            <w:trPr>
              <w:trHeight w:val="458"/>
            </w:trPr>
          </w:trPrChange>
        </w:trPr>
        <w:tc>
          <w:tcPr>
            <w:tcW w:w="2694" w:type="dxa"/>
            <w:tcBorders>
              <w:top w:val="nil"/>
              <w:left w:val="nil"/>
              <w:bottom w:val="nil"/>
            </w:tcBorders>
            <w:hideMark/>
            <w:tcPrChange w:id="76" w:author="帅 张" w:date="2025-11-19T20:08:00Z" w16du:dateUtc="2025-11-19T12:08:00Z">
              <w:tcPr>
                <w:tcW w:w="2694" w:type="dxa"/>
                <w:tcBorders>
                  <w:top w:val="nil"/>
                  <w:left w:val="nil"/>
                  <w:bottom w:val="nil"/>
                </w:tcBorders>
                <w:hideMark/>
              </w:tcPr>
            </w:tcPrChange>
          </w:tcPr>
          <w:p w14:paraId="2AC07889" w14:textId="77777777" w:rsidR="00827D2B" w:rsidRPr="00463427" w:rsidRDefault="00827D2B" w:rsidP="00363343">
            <w:pPr>
              <w:jc w:val="both"/>
              <w:rPr>
                <w:rFonts w:ascii="Times New Roman" w:hAnsi="Times New Roman" w:cs="Times New Roman"/>
              </w:rPr>
            </w:pPr>
            <w:r w:rsidRPr="00463427">
              <w:rPr>
                <w:rFonts w:ascii="Times New Roman" w:hAnsi="Times New Roman" w:cs="Times New Roman" w:hint="eastAsia"/>
              </w:rPr>
              <w:t>Pure component enthalpy</w:t>
            </w:r>
          </w:p>
        </w:tc>
        <w:tc>
          <w:tcPr>
            <w:tcW w:w="1254" w:type="dxa"/>
            <w:tcBorders>
              <w:top w:val="nil"/>
              <w:bottom w:val="nil"/>
            </w:tcBorders>
            <w:hideMark/>
            <w:tcPrChange w:id="77" w:author="帅 张" w:date="2025-11-19T20:08:00Z" w16du:dateUtc="2025-11-19T12:08:00Z">
              <w:tcPr>
                <w:tcW w:w="1254" w:type="dxa"/>
                <w:tcBorders>
                  <w:top w:val="nil"/>
                  <w:bottom w:val="nil"/>
                </w:tcBorders>
                <w:hideMark/>
              </w:tcPr>
            </w:tcPrChange>
          </w:tcPr>
          <w:p w14:paraId="34DCE78D" w14:textId="77777777" w:rsidR="00827D2B" w:rsidRPr="00463427" w:rsidRDefault="00827D2B" w:rsidP="00363343">
            <w:pPr>
              <w:jc w:val="both"/>
              <w:rPr>
                <w:rFonts w:ascii="Times New Roman" w:hAnsi="Times New Roman" w:cs="Times New Roman"/>
              </w:rPr>
            </w:pPr>
            <w:r w:rsidRPr="00615ED2">
              <w:rPr>
                <w:rFonts w:ascii="Times New Roman" w:hAnsi="Times New Roman" w:cs="Times New Roman" w:hint="eastAsia"/>
              </w:rPr>
              <w:t xml:space="preserve">0.9948 </w:t>
            </w:r>
          </w:p>
        </w:tc>
        <w:tc>
          <w:tcPr>
            <w:tcW w:w="1424" w:type="dxa"/>
            <w:tcBorders>
              <w:top w:val="nil"/>
              <w:bottom w:val="nil"/>
            </w:tcBorders>
            <w:hideMark/>
            <w:tcPrChange w:id="78" w:author="帅 张" w:date="2025-11-19T20:08:00Z" w16du:dateUtc="2025-11-19T12:08:00Z">
              <w:tcPr>
                <w:tcW w:w="1424" w:type="dxa"/>
                <w:tcBorders>
                  <w:top w:val="nil"/>
                  <w:bottom w:val="nil"/>
                </w:tcBorders>
                <w:hideMark/>
              </w:tcPr>
            </w:tcPrChange>
          </w:tcPr>
          <w:p w14:paraId="19ABE684" w14:textId="77777777" w:rsidR="00827D2B" w:rsidRPr="00463427" w:rsidRDefault="00827D2B" w:rsidP="00363343">
            <w:pPr>
              <w:jc w:val="both"/>
              <w:rPr>
                <w:rFonts w:ascii="Times New Roman" w:hAnsi="Times New Roman" w:cs="Times New Roman"/>
              </w:rPr>
            </w:pPr>
            <w:r w:rsidRPr="00615ED2">
              <w:rPr>
                <w:rFonts w:ascii="Times New Roman" w:hAnsi="Times New Roman" w:cs="Times New Roman" w:hint="eastAsia"/>
              </w:rPr>
              <w:t xml:space="preserve">0.9864 </w:t>
            </w:r>
          </w:p>
        </w:tc>
        <w:tc>
          <w:tcPr>
            <w:tcW w:w="1432" w:type="dxa"/>
            <w:tcBorders>
              <w:top w:val="nil"/>
              <w:bottom w:val="nil"/>
            </w:tcBorders>
            <w:hideMark/>
            <w:tcPrChange w:id="79" w:author="帅 张" w:date="2025-11-19T20:08:00Z" w16du:dateUtc="2025-11-19T12:08:00Z">
              <w:tcPr>
                <w:tcW w:w="1432" w:type="dxa"/>
                <w:tcBorders>
                  <w:top w:val="nil"/>
                  <w:bottom w:val="nil"/>
                </w:tcBorders>
                <w:hideMark/>
              </w:tcPr>
            </w:tcPrChange>
          </w:tcPr>
          <w:p w14:paraId="72B704B5" w14:textId="77777777" w:rsidR="00827D2B" w:rsidRPr="00463427" w:rsidRDefault="00827D2B" w:rsidP="00363343">
            <w:pPr>
              <w:jc w:val="both"/>
              <w:rPr>
                <w:rFonts w:ascii="Times New Roman" w:hAnsi="Times New Roman" w:cs="Times New Roman"/>
              </w:rPr>
            </w:pPr>
            <w:r w:rsidRPr="00615ED2">
              <w:rPr>
                <w:rFonts w:ascii="Times New Roman" w:hAnsi="Times New Roman" w:cs="Times New Roman" w:hint="eastAsia"/>
              </w:rPr>
              <w:t xml:space="preserve">0.9998 </w:t>
            </w:r>
          </w:p>
        </w:tc>
        <w:tc>
          <w:tcPr>
            <w:tcW w:w="1492" w:type="dxa"/>
            <w:tcBorders>
              <w:top w:val="nil"/>
              <w:bottom w:val="nil"/>
              <w:right w:val="nil"/>
            </w:tcBorders>
            <w:hideMark/>
            <w:tcPrChange w:id="80" w:author="帅 张" w:date="2025-11-19T20:08:00Z" w16du:dateUtc="2025-11-19T12:08:00Z">
              <w:tcPr>
                <w:tcW w:w="1492" w:type="dxa"/>
                <w:tcBorders>
                  <w:top w:val="nil"/>
                  <w:bottom w:val="nil"/>
                  <w:right w:val="nil"/>
                </w:tcBorders>
                <w:hideMark/>
              </w:tcPr>
            </w:tcPrChange>
          </w:tcPr>
          <w:p w14:paraId="723C7AC7" w14:textId="77777777" w:rsidR="00827D2B" w:rsidRPr="00463427" w:rsidRDefault="00827D2B" w:rsidP="00363343">
            <w:pPr>
              <w:jc w:val="both"/>
              <w:rPr>
                <w:rFonts w:ascii="Times New Roman" w:hAnsi="Times New Roman" w:cs="Times New Roman"/>
              </w:rPr>
            </w:pPr>
            <w:r w:rsidRPr="00463427">
              <w:rPr>
                <w:rFonts w:ascii="Times New Roman" w:hAnsi="Times New Roman" w:cs="Times New Roman" w:hint="eastAsia"/>
              </w:rPr>
              <w:t>0</w:t>
            </w:r>
          </w:p>
        </w:tc>
      </w:tr>
      <w:tr w:rsidR="00827D2B" w:rsidRPr="00463427" w14:paraId="4F42422A" w14:textId="77777777" w:rsidTr="00ED2DDA">
        <w:trPr>
          <w:trHeight w:val="423"/>
          <w:trPrChange w:id="81" w:author="帅 张" w:date="2025-11-19T20:08:00Z" w16du:dateUtc="2025-11-19T12:08:00Z">
            <w:trPr>
              <w:trHeight w:val="423"/>
            </w:trPr>
          </w:trPrChange>
        </w:trPr>
        <w:tc>
          <w:tcPr>
            <w:tcW w:w="2694" w:type="dxa"/>
            <w:tcBorders>
              <w:top w:val="nil"/>
              <w:left w:val="nil"/>
              <w:bottom w:val="nil"/>
            </w:tcBorders>
            <w:hideMark/>
            <w:tcPrChange w:id="82" w:author="帅 张" w:date="2025-11-19T20:08:00Z" w16du:dateUtc="2025-11-19T12:08:00Z">
              <w:tcPr>
                <w:tcW w:w="2694" w:type="dxa"/>
                <w:tcBorders>
                  <w:top w:val="nil"/>
                  <w:left w:val="nil"/>
                  <w:bottom w:val="nil"/>
                </w:tcBorders>
                <w:hideMark/>
              </w:tcPr>
            </w:tcPrChange>
          </w:tcPr>
          <w:p w14:paraId="31037DEC" w14:textId="77777777" w:rsidR="00827D2B" w:rsidRPr="00463427" w:rsidRDefault="00827D2B" w:rsidP="00363343">
            <w:pPr>
              <w:jc w:val="both"/>
              <w:rPr>
                <w:rFonts w:ascii="Times New Roman" w:hAnsi="Times New Roman" w:cs="Times New Roman"/>
              </w:rPr>
            </w:pPr>
            <w:r w:rsidRPr="00463427">
              <w:rPr>
                <w:rFonts w:ascii="Times New Roman" w:hAnsi="Times New Roman" w:cs="Times New Roman" w:hint="eastAsia"/>
              </w:rPr>
              <w:t xml:space="preserve">Pure component exergy </w:t>
            </w:r>
          </w:p>
        </w:tc>
        <w:tc>
          <w:tcPr>
            <w:tcW w:w="1254" w:type="dxa"/>
            <w:tcBorders>
              <w:top w:val="nil"/>
              <w:bottom w:val="nil"/>
            </w:tcBorders>
            <w:hideMark/>
            <w:tcPrChange w:id="83" w:author="帅 张" w:date="2025-11-19T20:08:00Z" w16du:dateUtc="2025-11-19T12:08:00Z">
              <w:tcPr>
                <w:tcW w:w="1254" w:type="dxa"/>
                <w:tcBorders>
                  <w:top w:val="nil"/>
                  <w:bottom w:val="nil"/>
                </w:tcBorders>
                <w:hideMark/>
              </w:tcPr>
            </w:tcPrChange>
          </w:tcPr>
          <w:p w14:paraId="6E028D04" w14:textId="77777777" w:rsidR="00827D2B" w:rsidRPr="00463427" w:rsidRDefault="00827D2B" w:rsidP="00363343">
            <w:pPr>
              <w:jc w:val="both"/>
              <w:rPr>
                <w:rFonts w:ascii="Times New Roman" w:hAnsi="Times New Roman" w:cs="Times New Roman"/>
              </w:rPr>
            </w:pPr>
            <w:r w:rsidRPr="00615ED2">
              <w:rPr>
                <w:rFonts w:ascii="Times New Roman" w:hAnsi="Times New Roman" w:cs="Times New Roman" w:hint="eastAsia"/>
              </w:rPr>
              <w:t xml:space="preserve">0.9909 </w:t>
            </w:r>
          </w:p>
        </w:tc>
        <w:tc>
          <w:tcPr>
            <w:tcW w:w="1424" w:type="dxa"/>
            <w:tcBorders>
              <w:top w:val="nil"/>
              <w:bottom w:val="nil"/>
            </w:tcBorders>
            <w:hideMark/>
            <w:tcPrChange w:id="84" w:author="帅 张" w:date="2025-11-19T20:08:00Z" w16du:dateUtc="2025-11-19T12:08:00Z">
              <w:tcPr>
                <w:tcW w:w="1424" w:type="dxa"/>
                <w:tcBorders>
                  <w:top w:val="nil"/>
                  <w:bottom w:val="nil"/>
                </w:tcBorders>
                <w:hideMark/>
              </w:tcPr>
            </w:tcPrChange>
          </w:tcPr>
          <w:p w14:paraId="72E8BAD3" w14:textId="77777777" w:rsidR="00827D2B" w:rsidRPr="00463427" w:rsidRDefault="00827D2B" w:rsidP="00363343">
            <w:pPr>
              <w:jc w:val="both"/>
              <w:rPr>
                <w:rFonts w:ascii="Times New Roman" w:hAnsi="Times New Roman" w:cs="Times New Roman"/>
              </w:rPr>
            </w:pPr>
            <w:r w:rsidRPr="00615ED2">
              <w:rPr>
                <w:rFonts w:ascii="Times New Roman" w:hAnsi="Times New Roman" w:cs="Times New Roman" w:hint="eastAsia"/>
              </w:rPr>
              <w:t xml:space="preserve">0.9685 </w:t>
            </w:r>
          </w:p>
        </w:tc>
        <w:tc>
          <w:tcPr>
            <w:tcW w:w="1432" w:type="dxa"/>
            <w:tcBorders>
              <w:top w:val="nil"/>
              <w:bottom w:val="nil"/>
            </w:tcBorders>
            <w:hideMark/>
            <w:tcPrChange w:id="85" w:author="帅 张" w:date="2025-11-19T20:08:00Z" w16du:dateUtc="2025-11-19T12:08:00Z">
              <w:tcPr>
                <w:tcW w:w="1432" w:type="dxa"/>
                <w:tcBorders>
                  <w:top w:val="nil"/>
                  <w:bottom w:val="nil"/>
                </w:tcBorders>
                <w:hideMark/>
              </w:tcPr>
            </w:tcPrChange>
          </w:tcPr>
          <w:p w14:paraId="655431E7" w14:textId="77777777" w:rsidR="00827D2B" w:rsidRPr="00463427" w:rsidRDefault="00827D2B" w:rsidP="00363343">
            <w:pPr>
              <w:jc w:val="both"/>
              <w:rPr>
                <w:rFonts w:ascii="Times New Roman" w:hAnsi="Times New Roman" w:cs="Times New Roman"/>
              </w:rPr>
            </w:pPr>
            <w:r w:rsidRPr="00615ED2">
              <w:rPr>
                <w:rFonts w:ascii="Times New Roman" w:hAnsi="Times New Roman" w:cs="Times New Roman" w:hint="eastAsia"/>
              </w:rPr>
              <w:t xml:space="preserve">0.9992 </w:t>
            </w:r>
          </w:p>
        </w:tc>
        <w:tc>
          <w:tcPr>
            <w:tcW w:w="1492" w:type="dxa"/>
            <w:tcBorders>
              <w:top w:val="nil"/>
              <w:bottom w:val="nil"/>
              <w:right w:val="nil"/>
            </w:tcBorders>
            <w:hideMark/>
            <w:tcPrChange w:id="86" w:author="帅 张" w:date="2025-11-19T20:08:00Z" w16du:dateUtc="2025-11-19T12:08:00Z">
              <w:tcPr>
                <w:tcW w:w="1492" w:type="dxa"/>
                <w:tcBorders>
                  <w:top w:val="nil"/>
                  <w:bottom w:val="nil"/>
                  <w:right w:val="nil"/>
                </w:tcBorders>
                <w:hideMark/>
              </w:tcPr>
            </w:tcPrChange>
          </w:tcPr>
          <w:p w14:paraId="6A0B517E" w14:textId="77777777" w:rsidR="00827D2B" w:rsidRPr="00463427" w:rsidRDefault="00827D2B" w:rsidP="00363343">
            <w:pPr>
              <w:jc w:val="both"/>
              <w:rPr>
                <w:rFonts w:ascii="Times New Roman" w:hAnsi="Times New Roman" w:cs="Times New Roman"/>
              </w:rPr>
            </w:pPr>
            <w:r w:rsidRPr="00463427">
              <w:rPr>
                <w:rFonts w:ascii="Times New Roman" w:hAnsi="Times New Roman" w:cs="Times New Roman" w:hint="eastAsia"/>
              </w:rPr>
              <w:t>0</w:t>
            </w:r>
          </w:p>
        </w:tc>
      </w:tr>
      <w:tr w:rsidR="00827D2B" w:rsidRPr="00463427" w14:paraId="527D843F" w14:textId="77777777" w:rsidTr="00ED2DDA">
        <w:trPr>
          <w:trHeight w:val="429"/>
          <w:trPrChange w:id="87" w:author="帅 张" w:date="2025-11-19T20:08:00Z" w16du:dateUtc="2025-11-19T12:08:00Z">
            <w:trPr>
              <w:trHeight w:val="429"/>
            </w:trPr>
          </w:trPrChange>
        </w:trPr>
        <w:tc>
          <w:tcPr>
            <w:tcW w:w="2694" w:type="dxa"/>
            <w:tcBorders>
              <w:top w:val="nil"/>
              <w:left w:val="nil"/>
              <w:bottom w:val="nil"/>
            </w:tcBorders>
            <w:hideMark/>
            <w:tcPrChange w:id="88" w:author="帅 张" w:date="2025-11-19T20:08:00Z" w16du:dateUtc="2025-11-19T12:08:00Z">
              <w:tcPr>
                <w:tcW w:w="2694" w:type="dxa"/>
                <w:tcBorders>
                  <w:top w:val="nil"/>
                  <w:left w:val="nil"/>
                  <w:bottom w:val="nil"/>
                </w:tcBorders>
                <w:hideMark/>
              </w:tcPr>
            </w:tcPrChange>
          </w:tcPr>
          <w:p w14:paraId="3BF1149C" w14:textId="77777777" w:rsidR="00827D2B" w:rsidRPr="00463427" w:rsidRDefault="00827D2B" w:rsidP="00363343">
            <w:pPr>
              <w:jc w:val="both"/>
              <w:rPr>
                <w:rFonts w:ascii="Times New Roman" w:hAnsi="Times New Roman" w:cs="Times New Roman"/>
              </w:rPr>
            </w:pPr>
            <w:r w:rsidRPr="00463427">
              <w:rPr>
                <w:rFonts w:ascii="Times New Roman" w:hAnsi="Times New Roman" w:cs="Times New Roman" w:hint="eastAsia"/>
              </w:rPr>
              <w:t>Gibbs free energy</w:t>
            </w:r>
          </w:p>
        </w:tc>
        <w:tc>
          <w:tcPr>
            <w:tcW w:w="1254" w:type="dxa"/>
            <w:tcBorders>
              <w:top w:val="nil"/>
              <w:bottom w:val="nil"/>
            </w:tcBorders>
            <w:hideMark/>
            <w:tcPrChange w:id="89" w:author="帅 张" w:date="2025-11-19T20:08:00Z" w16du:dateUtc="2025-11-19T12:08:00Z">
              <w:tcPr>
                <w:tcW w:w="1254" w:type="dxa"/>
                <w:tcBorders>
                  <w:top w:val="nil"/>
                  <w:bottom w:val="nil"/>
                </w:tcBorders>
                <w:hideMark/>
              </w:tcPr>
            </w:tcPrChange>
          </w:tcPr>
          <w:p w14:paraId="2AB065DC" w14:textId="77777777" w:rsidR="00827D2B" w:rsidRPr="00463427" w:rsidRDefault="00827D2B" w:rsidP="00363343">
            <w:pPr>
              <w:jc w:val="both"/>
              <w:rPr>
                <w:rFonts w:ascii="Times New Roman" w:hAnsi="Times New Roman" w:cs="Times New Roman"/>
              </w:rPr>
            </w:pPr>
            <w:r w:rsidRPr="00615ED2">
              <w:rPr>
                <w:rFonts w:ascii="Times New Roman" w:hAnsi="Times New Roman" w:cs="Times New Roman" w:hint="eastAsia"/>
              </w:rPr>
              <w:t xml:space="preserve">0.9964 </w:t>
            </w:r>
          </w:p>
        </w:tc>
        <w:tc>
          <w:tcPr>
            <w:tcW w:w="1424" w:type="dxa"/>
            <w:tcBorders>
              <w:top w:val="nil"/>
              <w:bottom w:val="nil"/>
            </w:tcBorders>
            <w:hideMark/>
            <w:tcPrChange w:id="90" w:author="帅 张" w:date="2025-11-19T20:08:00Z" w16du:dateUtc="2025-11-19T12:08:00Z">
              <w:tcPr>
                <w:tcW w:w="1424" w:type="dxa"/>
                <w:tcBorders>
                  <w:top w:val="nil"/>
                  <w:bottom w:val="nil"/>
                </w:tcBorders>
                <w:hideMark/>
              </w:tcPr>
            </w:tcPrChange>
          </w:tcPr>
          <w:p w14:paraId="4C4083CF" w14:textId="77777777" w:rsidR="00827D2B" w:rsidRPr="00463427" w:rsidRDefault="00827D2B" w:rsidP="00363343">
            <w:pPr>
              <w:jc w:val="both"/>
              <w:rPr>
                <w:rFonts w:ascii="Times New Roman" w:hAnsi="Times New Roman" w:cs="Times New Roman"/>
              </w:rPr>
            </w:pPr>
            <w:r w:rsidRPr="00615ED2">
              <w:rPr>
                <w:rFonts w:ascii="Times New Roman" w:hAnsi="Times New Roman" w:cs="Times New Roman" w:hint="eastAsia"/>
              </w:rPr>
              <w:t xml:space="preserve">0.9828 </w:t>
            </w:r>
          </w:p>
        </w:tc>
        <w:tc>
          <w:tcPr>
            <w:tcW w:w="1432" w:type="dxa"/>
            <w:tcBorders>
              <w:top w:val="nil"/>
              <w:bottom w:val="nil"/>
            </w:tcBorders>
            <w:hideMark/>
            <w:tcPrChange w:id="91" w:author="帅 张" w:date="2025-11-19T20:08:00Z" w16du:dateUtc="2025-11-19T12:08:00Z">
              <w:tcPr>
                <w:tcW w:w="1432" w:type="dxa"/>
                <w:tcBorders>
                  <w:top w:val="nil"/>
                  <w:bottom w:val="nil"/>
                </w:tcBorders>
                <w:hideMark/>
              </w:tcPr>
            </w:tcPrChange>
          </w:tcPr>
          <w:p w14:paraId="620D82B3" w14:textId="77777777" w:rsidR="00827D2B" w:rsidRPr="00463427" w:rsidRDefault="00827D2B" w:rsidP="00363343">
            <w:pPr>
              <w:jc w:val="both"/>
              <w:rPr>
                <w:rFonts w:ascii="Times New Roman" w:hAnsi="Times New Roman" w:cs="Times New Roman"/>
              </w:rPr>
            </w:pPr>
            <w:r w:rsidRPr="00615ED2">
              <w:rPr>
                <w:rFonts w:ascii="Times New Roman" w:hAnsi="Times New Roman" w:cs="Times New Roman" w:hint="eastAsia"/>
              </w:rPr>
              <w:t xml:space="preserve">0.9997 </w:t>
            </w:r>
          </w:p>
        </w:tc>
        <w:tc>
          <w:tcPr>
            <w:tcW w:w="1492" w:type="dxa"/>
            <w:tcBorders>
              <w:top w:val="nil"/>
              <w:bottom w:val="nil"/>
              <w:right w:val="nil"/>
            </w:tcBorders>
            <w:hideMark/>
            <w:tcPrChange w:id="92" w:author="帅 张" w:date="2025-11-19T20:08:00Z" w16du:dateUtc="2025-11-19T12:08:00Z">
              <w:tcPr>
                <w:tcW w:w="1492" w:type="dxa"/>
                <w:tcBorders>
                  <w:top w:val="nil"/>
                  <w:bottom w:val="nil"/>
                  <w:right w:val="nil"/>
                </w:tcBorders>
                <w:hideMark/>
              </w:tcPr>
            </w:tcPrChange>
          </w:tcPr>
          <w:p w14:paraId="3B5BF973" w14:textId="77777777" w:rsidR="00827D2B" w:rsidRPr="00463427" w:rsidRDefault="00827D2B" w:rsidP="00363343">
            <w:pPr>
              <w:jc w:val="both"/>
              <w:rPr>
                <w:rFonts w:ascii="Times New Roman" w:hAnsi="Times New Roman" w:cs="Times New Roman"/>
              </w:rPr>
            </w:pPr>
            <w:r w:rsidRPr="00463427">
              <w:rPr>
                <w:rFonts w:ascii="Times New Roman" w:hAnsi="Times New Roman" w:cs="Times New Roman" w:hint="eastAsia"/>
              </w:rPr>
              <w:t>0</w:t>
            </w:r>
          </w:p>
        </w:tc>
      </w:tr>
      <w:tr w:rsidR="00827D2B" w:rsidRPr="00463427" w14:paraId="48E8248C" w14:textId="77777777" w:rsidTr="00ED2DDA">
        <w:trPr>
          <w:trHeight w:val="704"/>
          <w:trPrChange w:id="93" w:author="帅 张" w:date="2025-11-19T20:08:00Z" w16du:dateUtc="2025-11-19T12:08:00Z">
            <w:trPr>
              <w:trHeight w:val="704"/>
            </w:trPr>
          </w:trPrChange>
        </w:trPr>
        <w:tc>
          <w:tcPr>
            <w:tcW w:w="2694" w:type="dxa"/>
            <w:tcBorders>
              <w:top w:val="nil"/>
              <w:left w:val="nil"/>
              <w:bottom w:val="nil"/>
            </w:tcBorders>
            <w:hideMark/>
            <w:tcPrChange w:id="94" w:author="帅 张" w:date="2025-11-19T20:08:00Z" w16du:dateUtc="2025-11-19T12:08:00Z">
              <w:tcPr>
                <w:tcW w:w="2694" w:type="dxa"/>
                <w:tcBorders>
                  <w:top w:val="nil"/>
                  <w:left w:val="nil"/>
                  <w:bottom w:val="nil"/>
                </w:tcBorders>
                <w:hideMark/>
              </w:tcPr>
            </w:tcPrChange>
          </w:tcPr>
          <w:p w14:paraId="34474C10" w14:textId="684C0571" w:rsidR="00827D2B" w:rsidRPr="00463427" w:rsidRDefault="007A591D">
            <w:pPr>
              <w:rPr>
                <w:rFonts w:ascii="Times New Roman" w:hAnsi="Times New Roman" w:cs="Times New Roman"/>
              </w:rPr>
              <w:pPrChange w:id="95" w:author="帅 张" w:date="2025-11-19T20:11:00Z" w16du:dateUtc="2025-11-19T12:11:00Z">
                <w:pPr>
                  <w:jc w:val="both"/>
                </w:pPr>
              </w:pPrChange>
            </w:pPr>
            <w:r w:rsidRPr="00463427">
              <w:rPr>
                <w:rFonts w:ascii="Times New Roman" w:hAnsi="Times New Roman" w:cs="Times New Roman"/>
              </w:rPr>
              <w:t>P</w:t>
            </w:r>
            <w:r w:rsidR="00827D2B" w:rsidRPr="00463427">
              <w:rPr>
                <w:rFonts w:ascii="Times New Roman" w:hAnsi="Times New Roman" w:cs="Times New Roman" w:hint="eastAsia"/>
              </w:rPr>
              <w:t>ure</w:t>
            </w:r>
            <w:ins w:id="96" w:author="帅 张" w:date="2025-11-19T20:11:00Z" w16du:dateUtc="2025-11-19T12:11:00Z">
              <w:r>
                <w:rPr>
                  <w:rFonts w:ascii="Times New Roman" w:hAnsi="Times New Roman" w:cs="Times New Roman" w:hint="eastAsia"/>
                </w:rPr>
                <w:t xml:space="preserve"> </w:t>
              </w:r>
            </w:ins>
            <w:del w:id="97" w:author="帅 张" w:date="2025-11-19T20:11:00Z" w16du:dateUtc="2025-11-19T12:11:00Z">
              <w:r w:rsidR="00827D2B" w:rsidRPr="00463427" w:rsidDel="007A591D">
                <w:rPr>
                  <w:rFonts w:ascii="Times New Roman" w:hAnsi="Times New Roman" w:cs="Times New Roman" w:hint="eastAsia"/>
                </w:rPr>
                <w:delText xml:space="preserve"> </w:delText>
              </w:r>
            </w:del>
            <w:r w:rsidR="00827D2B" w:rsidRPr="00463427">
              <w:rPr>
                <w:rFonts w:ascii="Times New Roman" w:hAnsi="Times New Roman" w:cs="Times New Roman" w:hint="eastAsia"/>
              </w:rPr>
              <w:t>component isentropic exponent</w:t>
            </w:r>
          </w:p>
        </w:tc>
        <w:tc>
          <w:tcPr>
            <w:tcW w:w="1254" w:type="dxa"/>
            <w:tcBorders>
              <w:top w:val="nil"/>
              <w:bottom w:val="nil"/>
            </w:tcBorders>
            <w:hideMark/>
            <w:tcPrChange w:id="98" w:author="帅 张" w:date="2025-11-19T20:08:00Z" w16du:dateUtc="2025-11-19T12:08:00Z">
              <w:tcPr>
                <w:tcW w:w="1254" w:type="dxa"/>
                <w:tcBorders>
                  <w:top w:val="nil"/>
                  <w:bottom w:val="nil"/>
                </w:tcBorders>
                <w:hideMark/>
              </w:tcPr>
            </w:tcPrChange>
          </w:tcPr>
          <w:p w14:paraId="2E3DE039" w14:textId="77777777" w:rsidR="00827D2B" w:rsidRPr="00463427" w:rsidRDefault="00827D2B" w:rsidP="00363343">
            <w:pPr>
              <w:jc w:val="both"/>
              <w:rPr>
                <w:rFonts w:ascii="Times New Roman" w:hAnsi="Times New Roman" w:cs="Times New Roman"/>
              </w:rPr>
            </w:pPr>
            <w:r w:rsidRPr="00615ED2">
              <w:rPr>
                <w:rFonts w:ascii="Times New Roman" w:hAnsi="Times New Roman" w:cs="Times New Roman" w:hint="eastAsia"/>
              </w:rPr>
              <w:t xml:space="preserve">0.9927 </w:t>
            </w:r>
          </w:p>
        </w:tc>
        <w:tc>
          <w:tcPr>
            <w:tcW w:w="1424" w:type="dxa"/>
            <w:tcBorders>
              <w:top w:val="nil"/>
              <w:bottom w:val="nil"/>
            </w:tcBorders>
            <w:hideMark/>
            <w:tcPrChange w:id="99" w:author="帅 张" w:date="2025-11-19T20:08:00Z" w16du:dateUtc="2025-11-19T12:08:00Z">
              <w:tcPr>
                <w:tcW w:w="1424" w:type="dxa"/>
                <w:tcBorders>
                  <w:top w:val="nil"/>
                  <w:bottom w:val="nil"/>
                </w:tcBorders>
                <w:hideMark/>
              </w:tcPr>
            </w:tcPrChange>
          </w:tcPr>
          <w:p w14:paraId="16CFBF74" w14:textId="77777777" w:rsidR="00827D2B" w:rsidRPr="00463427" w:rsidRDefault="00827D2B" w:rsidP="00363343">
            <w:pPr>
              <w:jc w:val="both"/>
              <w:rPr>
                <w:rFonts w:ascii="Times New Roman" w:hAnsi="Times New Roman" w:cs="Times New Roman"/>
              </w:rPr>
            </w:pPr>
            <w:r w:rsidRPr="00615ED2">
              <w:rPr>
                <w:rFonts w:ascii="Times New Roman" w:hAnsi="Times New Roman" w:cs="Times New Roman" w:hint="eastAsia"/>
              </w:rPr>
              <w:t xml:space="preserve">0.9883 </w:t>
            </w:r>
          </w:p>
        </w:tc>
        <w:tc>
          <w:tcPr>
            <w:tcW w:w="1432" w:type="dxa"/>
            <w:tcBorders>
              <w:top w:val="nil"/>
              <w:bottom w:val="nil"/>
            </w:tcBorders>
            <w:hideMark/>
            <w:tcPrChange w:id="100" w:author="帅 张" w:date="2025-11-19T20:08:00Z" w16du:dateUtc="2025-11-19T12:08:00Z">
              <w:tcPr>
                <w:tcW w:w="1432" w:type="dxa"/>
                <w:tcBorders>
                  <w:top w:val="nil"/>
                  <w:bottom w:val="nil"/>
                </w:tcBorders>
                <w:hideMark/>
              </w:tcPr>
            </w:tcPrChange>
          </w:tcPr>
          <w:p w14:paraId="3AF08953" w14:textId="77777777" w:rsidR="00827D2B" w:rsidRPr="00463427" w:rsidRDefault="00827D2B" w:rsidP="00363343">
            <w:pPr>
              <w:jc w:val="both"/>
              <w:rPr>
                <w:rFonts w:ascii="Times New Roman" w:hAnsi="Times New Roman" w:cs="Times New Roman"/>
              </w:rPr>
            </w:pPr>
            <w:r w:rsidRPr="00615ED2">
              <w:rPr>
                <w:rFonts w:ascii="Times New Roman" w:hAnsi="Times New Roman" w:cs="Times New Roman" w:hint="eastAsia"/>
              </w:rPr>
              <w:t xml:space="preserve">0.9972 </w:t>
            </w:r>
          </w:p>
        </w:tc>
        <w:tc>
          <w:tcPr>
            <w:tcW w:w="1492" w:type="dxa"/>
            <w:tcBorders>
              <w:top w:val="nil"/>
              <w:bottom w:val="nil"/>
              <w:right w:val="nil"/>
            </w:tcBorders>
            <w:hideMark/>
            <w:tcPrChange w:id="101" w:author="帅 张" w:date="2025-11-19T20:08:00Z" w16du:dateUtc="2025-11-19T12:08:00Z">
              <w:tcPr>
                <w:tcW w:w="1492" w:type="dxa"/>
                <w:tcBorders>
                  <w:top w:val="nil"/>
                  <w:bottom w:val="nil"/>
                  <w:right w:val="nil"/>
                </w:tcBorders>
                <w:hideMark/>
              </w:tcPr>
            </w:tcPrChange>
          </w:tcPr>
          <w:p w14:paraId="38D11A3B" w14:textId="77777777" w:rsidR="00827D2B" w:rsidRPr="00463427" w:rsidRDefault="00827D2B" w:rsidP="00363343">
            <w:pPr>
              <w:jc w:val="both"/>
              <w:rPr>
                <w:rFonts w:ascii="Times New Roman" w:hAnsi="Times New Roman" w:cs="Times New Roman"/>
              </w:rPr>
            </w:pPr>
            <w:r w:rsidRPr="00463427">
              <w:rPr>
                <w:rFonts w:ascii="Times New Roman" w:hAnsi="Times New Roman" w:cs="Times New Roman" w:hint="eastAsia"/>
              </w:rPr>
              <w:t>0</w:t>
            </w:r>
          </w:p>
        </w:tc>
      </w:tr>
      <w:tr w:rsidR="00827D2B" w:rsidRPr="00463427" w14:paraId="1D2C869A" w14:textId="77777777" w:rsidTr="00ED2DDA">
        <w:trPr>
          <w:trHeight w:val="431"/>
          <w:trPrChange w:id="102" w:author="帅 张" w:date="2025-11-19T20:08:00Z" w16du:dateUtc="2025-11-19T12:08:00Z">
            <w:trPr>
              <w:trHeight w:val="431"/>
            </w:trPr>
          </w:trPrChange>
        </w:trPr>
        <w:tc>
          <w:tcPr>
            <w:tcW w:w="2694" w:type="dxa"/>
            <w:tcBorders>
              <w:top w:val="nil"/>
              <w:left w:val="nil"/>
              <w:bottom w:val="nil"/>
            </w:tcBorders>
            <w:hideMark/>
            <w:tcPrChange w:id="103" w:author="帅 张" w:date="2025-11-19T20:08:00Z" w16du:dateUtc="2025-11-19T12:08:00Z">
              <w:tcPr>
                <w:tcW w:w="2694" w:type="dxa"/>
                <w:tcBorders>
                  <w:top w:val="nil"/>
                  <w:left w:val="nil"/>
                  <w:bottom w:val="nil"/>
                </w:tcBorders>
                <w:hideMark/>
              </w:tcPr>
            </w:tcPrChange>
          </w:tcPr>
          <w:p w14:paraId="0CCEE3E8" w14:textId="77777777" w:rsidR="00827D2B" w:rsidRPr="00463427" w:rsidRDefault="00827D2B" w:rsidP="00363343">
            <w:pPr>
              <w:jc w:val="both"/>
              <w:rPr>
                <w:rFonts w:ascii="Times New Roman" w:hAnsi="Times New Roman" w:cs="Times New Roman"/>
              </w:rPr>
            </w:pPr>
            <w:r w:rsidRPr="00463427">
              <w:rPr>
                <w:rFonts w:ascii="Times New Roman" w:hAnsi="Times New Roman" w:cs="Times New Roman" w:hint="eastAsia"/>
              </w:rPr>
              <w:t xml:space="preserve">Vapor pressure </w:t>
            </w:r>
          </w:p>
        </w:tc>
        <w:tc>
          <w:tcPr>
            <w:tcW w:w="1254" w:type="dxa"/>
            <w:tcBorders>
              <w:top w:val="nil"/>
              <w:bottom w:val="nil"/>
            </w:tcBorders>
            <w:hideMark/>
            <w:tcPrChange w:id="104" w:author="帅 张" w:date="2025-11-19T20:08:00Z" w16du:dateUtc="2025-11-19T12:08:00Z">
              <w:tcPr>
                <w:tcW w:w="1254" w:type="dxa"/>
                <w:tcBorders>
                  <w:top w:val="nil"/>
                  <w:bottom w:val="nil"/>
                </w:tcBorders>
                <w:hideMark/>
              </w:tcPr>
            </w:tcPrChange>
          </w:tcPr>
          <w:p w14:paraId="7809F4F9" w14:textId="77777777" w:rsidR="00827D2B" w:rsidRPr="00463427" w:rsidRDefault="00827D2B" w:rsidP="00363343">
            <w:pPr>
              <w:jc w:val="both"/>
              <w:rPr>
                <w:rFonts w:ascii="Times New Roman" w:hAnsi="Times New Roman" w:cs="Times New Roman"/>
              </w:rPr>
            </w:pPr>
            <w:r w:rsidRPr="00615ED2">
              <w:rPr>
                <w:rFonts w:ascii="Times New Roman" w:hAnsi="Times New Roman" w:cs="Times New Roman" w:hint="eastAsia"/>
              </w:rPr>
              <w:t xml:space="preserve">0.9942 </w:t>
            </w:r>
          </w:p>
        </w:tc>
        <w:tc>
          <w:tcPr>
            <w:tcW w:w="1424" w:type="dxa"/>
            <w:tcBorders>
              <w:top w:val="nil"/>
              <w:bottom w:val="nil"/>
            </w:tcBorders>
            <w:hideMark/>
            <w:tcPrChange w:id="105" w:author="帅 张" w:date="2025-11-19T20:08:00Z" w16du:dateUtc="2025-11-19T12:08:00Z">
              <w:tcPr>
                <w:tcW w:w="1424" w:type="dxa"/>
                <w:tcBorders>
                  <w:top w:val="nil"/>
                  <w:bottom w:val="nil"/>
                </w:tcBorders>
                <w:hideMark/>
              </w:tcPr>
            </w:tcPrChange>
          </w:tcPr>
          <w:p w14:paraId="3107EF6A" w14:textId="77777777" w:rsidR="00827D2B" w:rsidRPr="00463427" w:rsidRDefault="00827D2B" w:rsidP="00363343">
            <w:pPr>
              <w:jc w:val="both"/>
              <w:rPr>
                <w:rFonts w:ascii="Times New Roman" w:hAnsi="Times New Roman" w:cs="Times New Roman"/>
              </w:rPr>
            </w:pPr>
            <w:r w:rsidRPr="00615ED2">
              <w:rPr>
                <w:rFonts w:ascii="Times New Roman" w:hAnsi="Times New Roman" w:cs="Times New Roman" w:hint="eastAsia"/>
              </w:rPr>
              <w:t xml:space="preserve">0.9791 </w:t>
            </w:r>
          </w:p>
        </w:tc>
        <w:tc>
          <w:tcPr>
            <w:tcW w:w="1432" w:type="dxa"/>
            <w:tcBorders>
              <w:top w:val="nil"/>
              <w:bottom w:val="nil"/>
            </w:tcBorders>
            <w:hideMark/>
            <w:tcPrChange w:id="106" w:author="帅 张" w:date="2025-11-19T20:08:00Z" w16du:dateUtc="2025-11-19T12:08:00Z">
              <w:tcPr>
                <w:tcW w:w="1432" w:type="dxa"/>
                <w:tcBorders>
                  <w:top w:val="nil"/>
                  <w:bottom w:val="nil"/>
                </w:tcBorders>
                <w:hideMark/>
              </w:tcPr>
            </w:tcPrChange>
          </w:tcPr>
          <w:p w14:paraId="18789232" w14:textId="77777777" w:rsidR="00827D2B" w:rsidRPr="00463427" w:rsidRDefault="00827D2B" w:rsidP="00363343">
            <w:pPr>
              <w:jc w:val="both"/>
              <w:rPr>
                <w:rFonts w:ascii="Times New Roman" w:hAnsi="Times New Roman" w:cs="Times New Roman"/>
              </w:rPr>
            </w:pPr>
            <w:r w:rsidRPr="00615ED2">
              <w:rPr>
                <w:rFonts w:ascii="Times New Roman" w:hAnsi="Times New Roman" w:cs="Times New Roman" w:hint="eastAsia"/>
              </w:rPr>
              <w:t xml:space="preserve">0.9999 </w:t>
            </w:r>
          </w:p>
        </w:tc>
        <w:tc>
          <w:tcPr>
            <w:tcW w:w="1492" w:type="dxa"/>
            <w:tcBorders>
              <w:top w:val="nil"/>
              <w:bottom w:val="nil"/>
              <w:right w:val="nil"/>
            </w:tcBorders>
            <w:hideMark/>
            <w:tcPrChange w:id="107" w:author="帅 张" w:date="2025-11-19T20:08:00Z" w16du:dateUtc="2025-11-19T12:08:00Z">
              <w:tcPr>
                <w:tcW w:w="1492" w:type="dxa"/>
                <w:tcBorders>
                  <w:top w:val="nil"/>
                  <w:bottom w:val="nil"/>
                  <w:right w:val="nil"/>
                </w:tcBorders>
                <w:hideMark/>
              </w:tcPr>
            </w:tcPrChange>
          </w:tcPr>
          <w:p w14:paraId="648D5616" w14:textId="77777777" w:rsidR="00827D2B" w:rsidRPr="00463427" w:rsidRDefault="00827D2B" w:rsidP="00363343">
            <w:pPr>
              <w:jc w:val="both"/>
              <w:rPr>
                <w:rFonts w:ascii="Times New Roman" w:hAnsi="Times New Roman" w:cs="Times New Roman"/>
              </w:rPr>
            </w:pPr>
            <w:r w:rsidRPr="00463427">
              <w:rPr>
                <w:rFonts w:ascii="Times New Roman" w:hAnsi="Times New Roman" w:cs="Times New Roman" w:hint="eastAsia"/>
              </w:rPr>
              <w:t>0</w:t>
            </w:r>
          </w:p>
        </w:tc>
      </w:tr>
      <w:tr w:rsidR="00827D2B" w:rsidRPr="00463427" w14:paraId="458B1FB7" w14:textId="77777777" w:rsidTr="00ED2DDA">
        <w:trPr>
          <w:trHeight w:val="630"/>
          <w:trPrChange w:id="108" w:author="帅 张" w:date="2025-11-19T20:08:00Z" w16du:dateUtc="2025-11-19T12:08:00Z">
            <w:trPr>
              <w:trHeight w:val="630"/>
            </w:trPr>
          </w:trPrChange>
        </w:trPr>
        <w:tc>
          <w:tcPr>
            <w:tcW w:w="2694" w:type="dxa"/>
            <w:tcBorders>
              <w:top w:val="nil"/>
              <w:left w:val="nil"/>
              <w:bottom w:val="single" w:sz="4" w:space="0" w:color="auto"/>
            </w:tcBorders>
            <w:hideMark/>
            <w:tcPrChange w:id="109" w:author="帅 张" w:date="2025-11-19T20:08:00Z" w16du:dateUtc="2025-11-19T12:08:00Z">
              <w:tcPr>
                <w:tcW w:w="2694" w:type="dxa"/>
                <w:tcBorders>
                  <w:top w:val="nil"/>
                  <w:left w:val="nil"/>
                  <w:bottom w:val="single" w:sz="4" w:space="0" w:color="auto"/>
                </w:tcBorders>
                <w:hideMark/>
              </w:tcPr>
            </w:tcPrChange>
          </w:tcPr>
          <w:p w14:paraId="5034780B" w14:textId="77777777" w:rsidR="00827D2B" w:rsidRPr="00463427" w:rsidRDefault="00827D2B" w:rsidP="00363343">
            <w:pPr>
              <w:jc w:val="both"/>
              <w:rPr>
                <w:rFonts w:ascii="Times New Roman" w:hAnsi="Times New Roman" w:cs="Times New Roman"/>
              </w:rPr>
            </w:pPr>
            <w:r w:rsidRPr="00463427">
              <w:rPr>
                <w:rFonts w:ascii="Times New Roman" w:hAnsi="Times New Roman" w:cs="Times New Roman" w:hint="eastAsia"/>
              </w:rPr>
              <w:t>Volume</w:t>
            </w:r>
          </w:p>
        </w:tc>
        <w:tc>
          <w:tcPr>
            <w:tcW w:w="1254" w:type="dxa"/>
            <w:tcBorders>
              <w:top w:val="nil"/>
              <w:bottom w:val="single" w:sz="4" w:space="0" w:color="auto"/>
            </w:tcBorders>
            <w:hideMark/>
            <w:tcPrChange w:id="110" w:author="帅 张" w:date="2025-11-19T20:08:00Z" w16du:dateUtc="2025-11-19T12:08:00Z">
              <w:tcPr>
                <w:tcW w:w="1254" w:type="dxa"/>
                <w:tcBorders>
                  <w:top w:val="nil"/>
                  <w:bottom w:val="single" w:sz="4" w:space="0" w:color="auto"/>
                </w:tcBorders>
                <w:hideMark/>
              </w:tcPr>
            </w:tcPrChange>
          </w:tcPr>
          <w:p w14:paraId="07EE1D62" w14:textId="77777777" w:rsidR="00827D2B" w:rsidRPr="00463427" w:rsidRDefault="00827D2B" w:rsidP="00363343">
            <w:pPr>
              <w:jc w:val="both"/>
              <w:rPr>
                <w:rFonts w:ascii="Times New Roman" w:hAnsi="Times New Roman" w:cs="Times New Roman"/>
              </w:rPr>
            </w:pPr>
            <w:r w:rsidRPr="00615ED2">
              <w:rPr>
                <w:rFonts w:ascii="Times New Roman" w:hAnsi="Times New Roman" w:cs="Times New Roman" w:hint="eastAsia"/>
              </w:rPr>
              <w:t xml:space="preserve">0.9731 </w:t>
            </w:r>
          </w:p>
        </w:tc>
        <w:tc>
          <w:tcPr>
            <w:tcW w:w="1424" w:type="dxa"/>
            <w:tcBorders>
              <w:top w:val="nil"/>
              <w:bottom w:val="single" w:sz="4" w:space="0" w:color="auto"/>
            </w:tcBorders>
            <w:hideMark/>
            <w:tcPrChange w:id="111" w:author="帅 张" w:date="2025-11-19T20:08:00Z" w16du:dateUtc="2025-11-19T12:08:00Z">
              <w:tcPr>
                <w:tcW w:w="1424" w:type="dxa"/>
                <w:tcBorders>
                  <w:top w:val="nil"/>
                  <w:bottom w:val="single" w:sz="4" w:space="0" w:color="auto"/>
                </w:tcBorders>
                <w:hideMark/>
              </w:tcPr>
            </w:tcPrChange>
          </w:tcPr>
          <w:p w14:paraId="54E9F4D8" w14:textId="77777777" w:rsidR="00827D2B" w:rsidRPr="00463427" w:rsidRDefault="00827D2B" w:rsidP="00363343">
            <w:pPr>
              <w:jc w:val="both"/>
              <w:rPr>
                <w:rFonts w:ascii="Times New Roman" w:hAnsi="Times New Roman" w:cs="Times New Roman"/>
              </w:rPr>
            </w:pPr>
            <w:r w:rsidRPr="00615ED2">
              <w:rPr>
                <w:rFonts w:ascii="Times New Roman" w:hAnsi="Times New Roman" w:cs="Times New Roman" w:hint="eastAsia"/>
              </w:rPr>
              <w:t xml:space="preserve">0.8871 </w:t>
            </w:r>
          </w:p>
        </w:tc>
        <w:tc>
          <w:tcPr>
            <w:tcW w:w="1432" w:type="dxa"/>
            <w:tcBorders>
              <w:top w:val="nil"/>
              <w:bottom w:val="single" w:sz="4" w:space="0" w:color="auto"/>
            </w:tcBorders>
            <w:hideMark/>
            <w:tcPrChange w:id="112" w:author="帅 张" w:date="2025-11-19T20:08:00Z" w16du:dateUtc="2025-11-19T12:08:00Z">
              <w:tcPr>
                <w:tcW w:w="1432" w:type="dxa"/>
                <w:tcBorders>
                  <w:top w:val="nil"/>
                  <w:bottom w:val="single" w:sz="4" w:space="0" w:color="auto"/>
                </w:tcBorders>
                <w:hideMark/>
              </w:tcPr>
            </w:tcPrChange>
          </w:tcPr>
          <w:p w14:paraId="2E62DDCF" w14:textId="77777777" w:rsidR="00827D2B" w:rsidRPr="00463427" w:rsidRDefault="00827D2B" w:rsidP="00363343">
            <w:pPr>
              <w:jc w:val="both"/>
              <w:rPr>
                <w:rFonts w:ascii="Times New Roman" w:hAnsi="Times New Roman" w:cs="Times New Roman"/>
              </w:rPr>
            </w:pPr>
            <w:r w:rsidRPr="00615ED2">
              <w:rPr>
                <w:rFonts w:ascii="Times New Roman" w:hAnsi="Times New Roman" w:cs="Times New Roman" w:hint="eastAsia"/>
              </w:rPr>
              <w:t xml:space="preserve">1.0000 </w:t>
            </w:r>
          </w:p>
        </w:tc>
        <w:tc>
          <w:tcPr>
            <w:tcW w:w="1492" w:type="dxa"/>
            <w:tcBorders>
              <w:top w:val="nil"/>
              <w:bottom w:val="single" w:sz="4" w:space="0" w:color="auto"/>
              <w:right w:val="nil"/>
            </w:tcBorders>
            <w:hideMark/>
            <w:tcPrChange w:id="113" w:author="帅 张" w:date="2025-11-19T20:08:00Z" w16du:dateUtc="2025-11-19T12:08:00Z">
              <w:tcPr>
                <w:tcW w:w="1492" w:type="dxa"/>
                <w:tcBorders>
                  <w:top w:val="nil"/>
                  <w:bottom w:val="single" w:sz="4" w:space="0" w:color="auto"/>
                  <w:right w:val="nil"/>
                </w:tcBorders>
                <w:hideMark/>
              </w:tcPr>
            </w:tcPrChange>
          </w:tcPr>
          <w:p w14:paraId="21E411C9" w14:textId="77777777" w:rsidR="00827D2B" w:rsidRPr="00463427" w:rsidRDefault="00827D2B" w:rsidP="00363343">
            <w:pPr>
              <w:jc w:val="both"/>
              <w:rPr>
                <w:rFonts w:ascii="Times New Roman" w:hAnsi="Times New Roman" w:cs="Times New Roman"/>
              </w:rPr>
            </w:pPr>
            <w:r w:rsidRPr="00463427">
              <w:rPr>
                <w:rFonts w:ascii="Times New Roman" w:hAnsi="Times New Roman" w:cs="Times New Roman" w:hint="eastAsia"/>
              </w:rPr>
              <w:t>4</w:t>
            </w:r>
          </w:p>
        </w:tc>
      </w:tr>
    </w:tbl>
    <w:p w14:paraId="2C10AC41" w14:textId="13B7964C" w:rsidR="000E2E90" w:rsidDel="00E96970" w:rsidRDefault="000E2E90" w:rsidP="000E2E90">
      <w:pPr>
        <w:jc w:val="center"/>
        <w:rPr>
          <w:moveFrom w:id="114" w:author="帅 张" w:date="2025-11-19T20:00:00Z" w16du:dateUtc="2025-11-19T12:00:00Z"/>
          <w:rFonts w:ascii="Times New Roman" w:hAnsi="Times New Roman" w:cs="Times New Roman"/>
          <w:sz w:val="22"/>
          <w:szCs w:val="22"/>
        </w:rPr>
      </w:pPr>
      <w:moveFromRangeStart w:id="115" w:author="帅 张" w:date="2025-11-19T20:00:00Z" w:name="move214469500"/>
      <w:commentRangeStart w:id="116"/>
      <w:moveFrom w:id="117" w:author="帅 张" w:date="2025-11-19T20:00:00Z" w16du:dateUtc="2025-11-19T12:00:00Z">
        <w:r w:rsidDel="00E96970">
          <w:rPr>
            <w:rFonts w:ascii="Times New Roman" w:hAnsi="Times New Roman" w:cs="Times New Roman" w:hint="eastAsia"/>
            <w:sz w:val="22"/>
            <w:szCs w:val="22"/>
          </w:rPr>
          <w:t>Table.1</w:t>
        </w:r>
        <w:r w:rsidRPr="000E2E90" w:rsidDel="00E96970">
          <w:rPr>
            <w:rFonts w:ascii="Times New Roman" w:hAnsi="Times New Roman" w:cs="Times New Roman" w:hint="eastAsia"/>
            <w:sz w:val="22"/>
            <w:szCs w:val="22"/>
          </w:rPr>
          <w:t xml:space="preserve">  </w:t>
        </w:r>
        <w:r w:rsidR="002B268A" w:rsidRPr="002B268A" w:rsidDel="00E96970">
          <w:rPr>
            <w:rFonts w:ascii="Times New Roman" w:hAnsi="Times New Roman" w:cs="Times New Roman"/>
            <w:sz w:val="22"/>
            <w:szCs w:val="22"/>
          </w:rPr>
          <w:t>Organic Compound Trend</w:t>
        </w:r>
        <w:r w:rsidR="002B268A" w:rsidDel="00E96970">
          <w:rPr>
            <w:rFonts w:ascii="Times New Roman" w:hAnsi="Times New Roman" w:cs="Times New Roman" w:hint="eastAsia"/>
            <w:sz w:val="22"/>
            <w:szCs w:val="22"/>
          </w:rPr>
          <w:t>l</w:t>
        </w:r>
        <w:r w:rsidR="002B268A" w:rsidRPr="002B268A" w:rsidDel="00E96970">
          <w:rPr>
            <w:rFonts w:ascii="Times New Roman" w:hAnsi="Times New Roman" w:cs="Times New Roman"/>
            <w:sz w:val="22"/>
            <w:szCs w:val="22"/>
          </w:rPr>
          <w:t>ines</w:t>
        </w:r>
        <w:commentRangeEnd w:id="116"/>
        <w:r w:rsidR="008F23E4" w:rsidDel="00E96970">
          <w:rPr>
            <w:rStyle w:val="af9"/>
            <w:rFonts w:asciiTheme="minorHAnsi" w:eastAsiaTheme="minorEastAsia" w:hAnsiTheme="minorHAnsi" w:cstheme="minorBidi"/>
            <w:kern w:val="2"/>
            <w14:ligatures w14:val="standardContextual"/>
          </w:rPr>
          <w:commentReference w:id="116"/>
        </w:r>
      </w:moveFrom>
    </w:p>
    <w:moveFromRangeEnd w:id="115"/>
    <w:p w14:paraId="054C8534" w14:textId="77777777" w:rsidR="00827D2B" w:rsidRDefault="00827D2B" w:rsidP="00827D2B">
      <w:pPr>
        <w:ind w:firstLineChars="200" w:firstLine="480"/>
        <w:jc w:val="both"/>
        <w:rPr>
          <w:rFonts w:hint="eastAsia"/>
        </w:rPr>
      </w:pPr>
    </w:p>
    <w:p w14:paraId="639EC792" w14:textId="6ADA494E" w:rsidR="00827D2B" w:rsidRPr="00363343" w:rsidRDefault="00827D2B" w:rsidP="00827D2B">
      <w:pPr>
        <w:spacing w:after="160"/>
        <w:ind w:firstLineChars="200" w:firstLine="560"/>
        <w:jc w:val="both"/>
        <w:rPr>
          <w:rFonts w:ascii="Times New Roman" w:hAnsi="Times New Roman" w:cs="Times New Roman"/>
          <w:sz w:val="28"/>
          <w:szCs w:val="28"/>
        </w:rPr>
      </w:pPr>
      <w:commentRangeStart w:id="118"/>
      <w:r w:rsidRPr="00363343">
        <w:rPr>
          <w:rFonts w:ascii="Times New Roman" w:hAnsi="Times New Roman" w:cs="Times New Roman"/>
          <w:sz w:val="28"/>
          <w:szCs w:val="28"/>
        </w:rPr>
        <w:t xml:space="preserve">By fitting a linear trend line to the experimental data of 10 temperature-dependent properties, as shown in the table </w:t>
      </w:r>
      <w:r w:rsidR="007A591D">
        <w:rPr>
          <w:rFonts w:ascii="Times New Roman" w:hAnsi="Times New Roman" w:cs="Times New Roman" w:hint="eastAsia"/>
          <w:sz w:val="28"/>
          <w:szCs w:val="28"/>
        </w:rPr>
        <w:t>above</w:t>
      </w:r>
      <w:r w:rsidRPr="00363343">
        <w:rPr>
          <w:rFonts w:ascii="Times New Roman" w:hAnsi="Times New Roman" w:cs="Times New Roman"/>
          <w:sz w:val="28"/>
          <w:szCs w:val="28"/>
        </w:rPr>
        <w:t>,</w:t>
      </w:r>
      <w:ins w:id="119" w:author="帅 张" w:date="2025-11-19T21:07:00Z" w16du:dateUtc="2025-11-19T13:07:00Z">
        <w:r w:rsidR="001202BC" w:rsidRPr="001202BC">
          <w:rPr>
            <w:rFonts w:ascii="Segoe UI" w:hAnsi="Segoe UI" w:cs="Segoe UI"/>
            <w:color w:val="0F1115"/>
            <w:shd w:val="clear" w:color="auto" w:fill="FFFFFF"/>
          </w:rPr>
          <w:t xml:space="preserve"> </w:t>
        </w:r>
      </w:ins>
      <w:ins w:id="120" w:author="帅 张" w:date="2025-11-19T21:07:00Z">
        <w:r w:rsidR="001202BC" w:rsidRPr="001202BC">
          <w:rPr>
            <w:rFonts w:ascii="Times New Roman" w:hAnsi="Times New Roman" w:cs="Times New Roman"/>
            <w:sz w:val="28"/>
            <w:szCs w:val="28"/>
          </w:rPr>
          <w:t>it can be observed that all the properties </w:t>
        </w:r>
        <w:r w:rsidR="001202BC" w:rsidRPr="001202BC">
          <w:rPr>
            <w:rFonts w:ascii="Times New Roman" w:hAnsi="Times New Roman" w:cs="Times New Roman"/>
            <w:sz w:val="28"/>
            <w:szCs w:val="28"/>
            <w:rPrChange w:id="121" w:author="帅 张" w:date="2025-11-19T21:07:00Z" w16du:dateUtc="2025-11-19T13:07:00Z">
              <w:rPr>
                <w:rFonts w:ascii="Times New Roman" w:hAnsi="Times New Roman" w:cs="Times New Roman"/>
                <w:b/>
                <w:bCs/>
                <w:sz w:val="28"/>
                <w:szCs w:val="28"/>
              </w:rPr>
            </w:rPrChange>
          </w:rPr>
          <w:t>exhibit a strong linear relationship</w:t>
        </w:r>
        <w:r w:rsidR="001202BC" w:rsidRPr="001202BC">
          <w:rPr>
            <w:rFonts w:ascii="Times New Roman" w:hAnsi="Times New Roman" w:cs="Times New Roman"/>
            <w:sz w:val="28"/>
            <w:szCs w:val="28"/>
          </w:rPr>
          <w:t>, with an average R² value greater than 0.97.</w:t>
        </w:r>
      </w:ins>
      <w:del w:id="122" w:author="帅 张" w:date="2025-11-19T21:07:00Z" w16du:dateUtc="2025-11-19T13:07:00Z">
        <w:r w:rsidRPr="00363343" w:rsidDel="001202BC">
          <w:rPr>
            <w:rFonts w:ascii="Times New Roman" w:hAnsi="Times New Roman" w:cs="Times New Roman"/>
            <w:sz w:val="28"/>
            <w:szCs w:val="28"/>
          </w:rPr>
          <w:delText xml:space="preserve"> it can be observed that all the properties approximate </w:delText>
        </w:r>
        <w:commentRangeStart w:id="123"/>
        <w:r w:rsidRPr="00363343" w:rsidDel="001202BC">
          <w:rPr>
            <w:rFonts w:ascii="Times New Roman" w:hAnsi="Times New Roman" w:cs="Times New Roman"/>
            <w:sz w:val="28"/>
            <w:szCs w:val="28"/>
          </w:rPr>
          <w:delText xml:space="preserve">a straight line </w:delText>
        </w:r>
        <w:commentRangeEnd w:id="123"/>
        <w:r w:rsidR="008F23E4" w:rsidDel="001202BC">
          <w:rPr>
            <w:rStyle w:val="af9"/>
            <w:rFonts w:asciiTheme="minorHAnsi" w:eastAsiaTheme="minorEastAsia" w:hAnsiTheme="minorHAnsi" w:cstheme="minorBidi"/>
            <w:kern w:val="2"/>
            <w14:ligatures w14:val="standardContextual"/>
          </w:rPr>
          <w:commentReference w:id="123"/>
        </w:r>
        <w:r w:rsidRPr="00363343" w:rsidDel="001202BC">
          <w:rPr>
            <w:rFonts w:ascii="Times New Roman" w:hAnsi="Times New Roman" w:cs="Times New Roman"/>
            <w:sz w:val="28"/>
            <w:szCs w:val="28"/>
          </w:rPr>
          <w:delText xml:space="preserve">with an average </w:delText>
        </w:r>
      </w:del>
      <m:oMath>
        <m:sSup>
          <m:sSupPr>
            <m:ctrlPr>
              <w:del w:id="124" w:author="帅 张" w:date="2025-11-19T21:07:00Z" w16du:dateUtc="2025-11-19T13:07:00Z">
                <w:rPr>
                  <w:rFonts w:ascii="Cambria Math" w:hAnsi="Cambria Math" w:cs="Times New Roman"/>
                  <w:sz w:val="28"/>
                  <w:szCs w:val="28"/>
                </w:rPr>
              </w:del>
            </m:ctrlPr>
          </m:sSupPr>
          <m:e>
            <m:r>
              <w:del w:id="125" w:author="帅 张" w:date="2025-11-19T21:07:00Z" w16du:dateUtc="2025-11-19T13:07:00Z">
                <w:rPr>
                  <w:rFonts w:ascii="Cambria Math" w:hAnsi="Cambria Math" w:cs="Times New Roman"/>
                  <w:sz w:val="28"/>
                  <w:szCs w:val="28"/>
                </w:rPr>
                <m:t>R</m:t>
              </w:del>
            </m:r>
          </m:e>
          <m:sup>
            <m:r>
              <w:del w:id="126" w:author="帅 张" w:date="2025-11-19T21:07:00Z" w16du:dateUtc="2025-11-19T13:07:00Z">
                <m:rPr>
                  <m:sty m:val="p"/>
                </m:rPr>
                <w:rPr>
                  <w:rFonts w:ascii="Cambria Math" w:hAnsi="Cambria Math" w:cs="Times New Roman"/>
                  <w:sz w:val="28"/>
                  <w:szCs w:val="28"/>
                </w:rPr>
                <m:t>2</m:t>
              </w:del>
            </m:r>
          </m:sup>
        </m:sSup>
      </m:oMath>
      <w:del w:id="127" w:author="帅 张" w:date="2025-11-19T21:07:00Z" w16du:dateUtc="2025-11-19T13:07:00Z">
        <w:r w:rsidRPr="00363343" w:rsidDel="001202BC">
          <w:rPr>
            <w:rFonts w:ascii="Times New Roman" w:hAnsi="Times New Roman" w:cs="Times New Roman"/>
            <w:sz w:val="28"/>
            <w:szCs w:val="28"/>
          </w:rPr>
          <w:delText xml:space="preserve"> value greater than 0.97.</w:delText>
        </w:r>
      </w:del>
      <w:r w:rsidRPr="00363343">
        <w:rPr>
          <w:rFonts w:ascii="Times New Roman" w:hAnsi="Times New Roman" w:cs="Times New Roman"/>
          <w:sz w:val="28"/>
          <w:szCs w:val="28"/>
        </w:rPr>
        <w:t xml:space="preserve"> (Note that the vapor pressure data was log-transformed before fitting.) </w:t>
      </w:r>
      <w:ins w:id="128" w:author="帅 张" w:date="2025-11-19T21:04:00Z">
        <w:r w:rsidR="001202BC" w:rsidRPr="001202BC">
          <w:rPr>
            <w:rFonts w:ascii="Times New Roman" w:hAnsi="Times New Roman" w:cs="Times New Roman"/>
            <w:sz w:val="28"/>
            <w:szCs w:val="28"/>
          </w:rPr>
          <w:t>Therefore, high-accuracy prediction models at two physically meaningful temperature points (e.g., at the critical temperature (Tc) and the normal boiling point (Tb)) are used to estimate the temperature tendency of the property.</w:t>
        </w:r>
      </w:ins>
      <w:del w:id="129" w:author="帅 张" w:date="2025-11-19T21:04:00Z" w16du:dateUtc="2025-11-19T13:04:00Z">
        <w:r w:rsidRPr="00363343" w:rsidDel="001202BC">
          <w:rPr>
            <w:rFonts w:ascii="Times New Roman" w:hAnsi="Times New Roman" w:cs="Times New Roman"/>
            <w:sz w:val="28"/>
            <w:szCs w:val="28"/>
          </w:rPr>
          <w:delText xml:space="preserve">Therefore, two high-accuracy single-temperature predictors </w:delText>
        </w:r>
      </w:del>
      <w:ins w:id="130" w:author="Anjan Tula" w:date="2025-11-18T13:59:00Z" w16du:dateUtc="2025-11-18T05:59:00Z">
        <w:del w:id="131" w:author="帅 张" w:date="2025-11-19T21:04:00Z" w16du:dateUtc="2025-11-19T13:04:00Z">
          <w:r w:rsidR="008F23E4" w:rsidDel="001202BC">
            <w:rPr>
              <w:rFonts w:ascii="Times New Roman" w:hAnsi="Times New Roman" w:cs="Times New Roman"/>
              <w:sz w:val="28"/>
              <w:szCs w:val="28"/>
            </w:rPr>
            <w:delText>at two reference temperatures</w:delText>
          </w:r>
        </w:del>
      </w:ins>
      <w:del w:id="132" w:author="帅 张" w:date="2025-11-19T21:04:00Z" w16du:dateUtc="2025-11-19T13:04:00Z">
        <w:r w:rsidRPr="00363343" w:rsidDel="001202BC">
          <w:rPr>
            <w:rFonts w:ascii="Times New Roman" w:hAnsi="Times New Roman" w:cs="Times New Roman"/>
            <w:sz w:val="28"/>
            <w:szCs w:val="28"/>
          </w:rPr>
          <w:delText xml:space="preserve">(e.g., at </w:delText>
        </w:r>
      </w:del>
      <m:oMath>
        <m:sSub>
          <m:sSubPr>
            <m:ctrlPr>
              <w:del w:id="133" w:author="帅 张" w:date="2025-11-19T21:04:00Z" w16du:dateUtc="2025-11-19T13:04:00Z">
                <w:rPr>
                  <w:rFonts w:ascii="Cambria Math" w:hAnsi="Cambria Math" w:cs="Times New Roman"/>
                  <w:sz w:val="28"/>
                  <w:szCs w:val="28"/>
                </w:rPr>
              </w:del>
            </m:ctrlPr>
          </m:sSubPr>
          <m:e>
            <m:r>
              <w:del w:id="134" w:author="帅 张" w:date="2025-11-19T21:04:00Z" w16du:dateUtc="2025-11-19T13:04:00Z">
                <w:rPr>
                  <w:rFonts w:ascii="Cambria Math" w:hAnsi="Cambria Math" w:cs="Times New Roman"/>
                  <w:sz w:val="28"/>
                  <w:szCs w:val="28"/>
                </w:rPr>
                <m:t>T</m:t>
              </w:del>
            </m:r>
          </m:e>
          <m:sub>
            <m:r>
              <w:del w:id="135" w:author="帅 张" w:date="2025-11-19T21:04:00Z" w16du:dateUtc="2025-11-19T13:04:00Z">
                <w:rPr>
                  <w:rFonts w:ascii="Cambria Math" w:hAnsi="Cambria Math" w:cs="Times New Roman"/>
                  <w:sz w:val="28"/>
                  <w:szCs w:val="28"/>
                </w:rPr>
                <m:t>a</m:t>
              </w:del>
            </m:r>
          </m:sub>
        </m:sSub>
      </m:oMath>
      <w:del w:id="136" w:author="帅 张" w:date="2025-11-19T21:04:00Z" w16du:dateUtc="2025-11-19T13:04:00Z">
        <w:r w:rsidRPr="00363343" w:rsidDel="001202BC">
          <w:rPr>
            <w:rFonts w:ascii="Times New Roman" w:hAnsi="Times New Roman" w:cs="Times New Roman"/>
            <w:sz w:val="28"/>
            <w:szCs w:val="28"/>
          </w:rPr>
          <w:delText>and</w:delText>
        </w:r>
      </w:del>
      <m:oMath>
        <m:sSub>
          <m:sSubPr>
            <m:ctrlPr>
              <w:del w:id="137" w:author="帅 张" w:date="2025-11-19T21:04:00Z" w16du:dateUtc="2025-11-19T13:04:00Z">
                <w:rPr>
                  <w:rFonts w:ascii="Cambria Math" w:hAnsi="Cambria Math" w:cs="Times New Roman"/>
                  <w:sz w:val="28"/>
                  <w:szCs w:val="28"/>
                </w:rPr>
              </w:del>
            </m:ctrlPr>
          </m:sSubPr>
          <m:e>
            <m:r>
              <w:del w:id="138" w:author="帅 张" w:date="2025-11-19T21:04:00Z" w16du:dateUtc="2025-11-19T13:04:00Z">
                <m:rPr>
                  <m:sty m:val="p"/>
                </m:rPr>
                <w:rPr>
                  <w:rFonts w:ascii="Cambria Math" w:hAnsi="Cambria Math" w:cs="Times New Roman"/>
                  <w:sz w:val="28"/>
                  <w:szCs w:val="28"/>
                </w:rPr>
                <m:t xml:space="preserve"> </m:t>
              </w:del>
            </m:r>
            <m:r>
              <w:del w:id="139" w:author="帅 张" w:date="2025-11-19T21:04:00Z" w16du:dateUtc="2025-11-19T13:04:00Z">
                <w:rPr>
                  <w:rFonts w:ascii="Cambria Math" w:hAnsi="Cambria Math" w:cs="Times New Roman"/>
                  <w:sz w:val="28"/>
                  <w:szCs w:val="28"/>
                </w:rPr>
                <m:t>T</m:t>
              </w:del>
            </m:r>
          </m:e>
          <m:sub>
            <m:r>
              <w:del w:id="140" w:author="帅 张" w:date="2025-11-19T21:04:00Z" w16du:dateUtc="2025-11-19T13:04:00Z">
                <w:rPr>
                  <w:rFonts w:ascii="Cambria Math" w:hAnsi="Cambria Math" w:cs="Times New Roman"/>
                  <w:sz w:val="28"/>
                  <w:szCs w:val="28"/>
                </w:rPr>
                <m:t>b</m:t>
              </w:del>
            </m:r>
          </m:sub>
        </m:sSub>
      </m:oMath>
      <w:del w:id="141" w:author="帅 张" w:date="2025-11-19T21:04:00Z" w16du:dateUtc="2025-11-19T13:04:00Z">
        <w:r w:rsidRPr="00363343" w:rsidDel="001202BC">
          <w:rPr>
            <w:rFonts w:ascii="Times New Roman" w:hAnsi="Times New Roman" w:cs="Times New Roman" w:hint="eastAsia"/>
            <w:sz w:val="28"/>
            <w:szCs w:val="28"/>
          </w:rPr>
          <w:delText>）</w:delText>
        </w:r>
        <w:r w:rsidRPr="00363343" w:rsidDel="001202BC">
          <w:rPr>
            <w:rFonts w:ascii="Times New Roman" w:hAnsi="Times New Roman" w:cs="Times New Roman"/>
            <w:sz w:val="28"/>
            <w:szCs w:val="28"/>
          </w:rPr>
          <w:delText>are used to estimate the temperature tendency of the property, and this tendency is then fed as a new input feature to the model.</w:delText>
        </w:r>
        <w:commentRangeEnd w:id="118"/>
        <w:r w:rsidR="00E60571" w:rsidDel="001202BC">
          <w:rPr>
            <w:rStyle w:val="af9"/>
            <w:rFonts w:asciiTheme="minorHAnsi" w:eastAsiaTheme="minorEastAsia" w:hAnsiTheme="minorHAnsi" w:cstheme="minorBidi"/>
            <w:kern w:val="2"/>
            <w14:ligatures w14:val="standardContextual"/>
          </w:rPr>
          <w:commentReference w:id="118"/>
        </w:r>
      </w:del>
    </w:p>
    <w:p w14:paraId="5D5B2845" w14:textId="7A9B5AB4" w:rsidR="00827D2B" w:rsidRPr="00363343" w:rsidRDefault="00827D2B" w:rsidP="00827D2B">
      <w:pPr>
        <w:pStyle w:val="4"/>
        <w:rPr>
          <w:rFonts w:ascii="Times New Roman" w:hAnsi="Times New Roman" w:cs="Times New Roman"/>
          <w:b/>
          <w:bCs/>
          <w:color w:val="auto"/>
          <w14:ligatures w14:val="none"/>
        </w:rPr>
      </w:pPr>
      <w:r w:rsidRPr="00363343">
        <w:rPr>
          <w:rFonts w:ascii="Times New Roman" w:hAnsi="Times New Roman" w:cs="Times New Roman"/>
          <w:b/>
          <w:bCs/>
          <w:color w:val="auto"/>
          <w14:ligatures w14:val="none"/>
        </w:rPr>
        <w:t xml:space="preserve">3.2.1 </w:t>
      </w:r>
      <w:ins w:id="142" w:author="帅 张" w:date="2025-11-19T21:25:00Z" w16du:dateUtc="2025-11-19T13:25:00Z">
        <w:r w:rsidR="0020137D" w:rsidRPr="00363343">
          <w:rPr>
            <w:rFonts w:ascii="Times New Roman" w:hAnsi="Times New Roman" w:cs="Times New Roman"/>
            <w:b/>
            <w:bCs/>
            <w:color w:val="auto"/>
            <w14:ligatures w14:val="none"/>
          </w:rPr>
          <w:t>Framework for Explicit (Mechanistic) Models</w:t>
        </w:r>
        <w:r w:rsidR="0020137D" w:rsidRPr="00363343" w:rsidDel="00E60571">
          <w:rPr>
            <w:rFonts w:ascii="Times New Roman" w:hAnsi="Times New Roman" w:cs="Times New Roman"/>
            <w:b/>
            <w:bCs/>
            <w:color w:val="auto"/>
            <w14:ligatures w14:val="none"/>
          </w:rPr>
          <w:t xml:space="preserve"> </w:t>
        </w:r>
      </w:ins>
      <w:del w:id="143" w:author="Anjan Tula" w:date="2025-11-18T14:00:00Z" w16du:dateUtc="2025-11-18T06:00:00Z">
        <w:r w:rsidRPr="00363343" w:rsidDel="00E60571">
          <w:rPr>
            <w:rFonts w:ascii="Times New Roman" w:hAnsi="Times New Roman" w:cs="Times New Roman"/>
            <w:b/>
            <w:bCs/>
            <w:color w:val="auto"/>
            <w14:ligatures w14:val="none"/>
          </w:rPr>
          <w:delText xml:space="preserve">Framework for Explicit (Mechanistic) </w:delText>
        </w:r>
        <w:commentRangeStart w:id="144"/>
        <w:r w:rsidRPr="00363343" w:rsidDel="00E60571">
          <w:rPr>
            <w:rFonts w:ascii="Times New Roman" w:hAnsi="Times New Roman" w:cs="Times New Roman"/>
            <w:b/>
            <w:bCs/>
            <w:color w:val="auto"/>
            <w14:ligatures w14:val="none"/>
          </w:rPr>
          <w:delText>Models</w:delText>
        </w:r>
      </w:del>
      <w:commentRangeEnd w:id="144"/>
      <w:r w:rsidR="00E60571">
        <w:rPr>
          <w:rStyle w:val="af9"/>
          <w:rFonts w:cstheme="minorBidi"/>
          <w:color w:val="auto"/>
        </w:rPr>
        <w:commentReference w:id="144"/>
      </w:r>
    </w:p>
    <w:p w14:paraId="0D24BF0E" w14:textId="77777777" w:rsidR="00827D2B" w:rsidRPr="00363343" w:rsidRDefault="00827D2B" w:rsidP="00827D2B">
      <w:pPr>
        <w:ind w:firstLineChars="200" w:firstLine="560"/>
        <w:jc w:val="both"/>
        <w:rPr>
          <w:rFonts w:ascii="Times New Roman" w:hAnsi="Times New Roman" w:cs="Times New Roman"/>
          <w:sz w:val="28"/>
          <w:szCs w:val="28"/>
        </w:rPr>
      </w:pPr>
      <w:r w:rsidRPr="00363343">
        <w:rPr>
          <w:rFonts w:ascii="Times New Roman" w:hAnsi="Times New Roman" w:cs="Times New Roman"/>
          <w:sz w:val="28"/>
          <w:szCs w:val="28"/>
        </w:rPr>
        <w:t>The modeling of temperature dependence for explicit expression-based models is accomplished through the following two-step framework:</w:t>
      </w:r>
    </w:p>
    <w:p w14:paraId="55C22359" w14:textId="5646B402" w:rsidR="00827D2B" w:rsidRPr="00363343" w:rsidRDefault="00827D2B" w:rsidP="00827D2B">
      <w:pPr>
        <w:ind w:firstLineChars="200" w:firstLine="560"/>
        <w:jc w:val="both"/>
        <w:rPr>
          <w:rFonts w:ascii="Times New Roman" w:hAnsi="Times New Roman" w:cs="Times New Roman"/>
          <w:sz w:val="28"/>
          <w:szCs w:val="28"/>
        </w:rPr>
      </w:pPr>
      <w:r w:rsidRPr="00363343">
        <w:rPr>
          <w:rFonts w:ascii="Times New Roman" w:hAnsi="Times New Roman" w:cs="Times New Roman"/>
          <w:sz w:val="28"/>
          <w:szCs w:val="28"/>
        </w:rPr>
        <w:lastRenderedPageBreak/>
        <w:t xml:space="preserve">Step 1: Construct four foundational models regressed from molecular structure: two for predicting the reference </w:t>
      </w:r>
      <w:proofErr w:type="gramStart"/>
      <w:r w:rsidRPr="00363343">
        <w:rPr>
          <w:rFonts w:ascii="Times New Roman" w:hAnsi="Times New Roman" w:cs="Times New Roman"/>
          <w:sz w:val="28"/>
          <w:szCs w:val="28"/>
        </w:rPr>
        <w:t>temperatures</w:t>
      </w:r>
      <w:ins w:id="145" w:author="Anjan Tula" w:date="2025-11-18T14:02:00Z" w16du:dateUtc="2025-11-18T06:02:00Z">
        <w:r w:rsidR="00E60571">
          <w:rPr>
            <w:rFonts w:ascii="Times New Roman" w:hAnsi="Times New Roman" w:cs="Times New Roman"/>
            <w:sz w:val="28"/>
            <w:szCs w:val="28"/>
          </w:rPr>
          <w:t>(</w:t>
        </w:r>
        <w:proofErr w:type="gramEnd"/>
        <w:r w:rsidR="00E60571">
          <w:rPr>
            <w:rFonts w:ascii="Times New Roman" w:hAnsi="Times New Roman" w:cs="Times New Roman"/>
            <w:sz w:val="28"/>
            <w:szCs w:val="28"/>
          </w:rPr>
          <w:t>)</w:t>
        </w:r>
      </w:ins>
      <w:r w:rsidRPr="00363343">
        <w:rPr>
          <w:rFonts w:ascii="Times New Roman" w:hAnsi="Times New Roman" w:cs="Times New Roman"/>
          <w:sz w:val="28"/>
          <w:szCs w:val="28"/>
        </w:rPr>
        <w:t xml:space="preserve"> </w:t>
      </w:r>
      <m:oMath>
        <m:acc>
          <m:accPr>
            <m:ctrlPr>
              <w:rPr>
                <w:rFonts w:ascii="Cambria Math" w:hAnsi="Cambria Math" w:cs="Times New Roman"/>
                <w:sz w:val="28"/>
                <w:szCs w:val="28"/>
              </w:rPr>
            </m:ctrlPr>
          </m:accPr>
          <m:e>
            <m:sSub>
              <m:sSubPr>
                <m:ctrlPr>
                  <w:rPr>
                    <w:rFonts w:ascii="Cambria Math" w:hAnsi="Cambria Math" w:cs="Times New Roman"/>
                    <w:sz w:val="28"/>
                    <w:szCs w:val="28"/>
                  </w:rPr>
                </m:ctrlPr>
              </m:sSubPr>
              <m:e>
                <m:r>
                  <w:rPr>
                    <w:rFonts w:ascii="Cambria Math" w:hAnsi="Cambria Math" w:cs="Times New Roman"/>
                    <w:sz w:val="28"/>
                    <w:szCs w:val="28"/>
                  </w:rPr>
                  <m:t>T</m:t>
                </m:r>
              </m:e>
              <m:sub>
                <m:r>
                  <m:rPr>
                    <m:sty m:val="p"/>
                  </m:rPr>
                  <w:rPr>
                    <w:rFonts w:ascii="Cambria Math" w:hAnsi="Cambria Math" w:cs="Times New Roman"/>
                    <w:sz w:val="28"/>
                    <w:szCs w:val="28"/>
                  </w:rPr>
                  <m:t>1</m:t>
                </m:r>
              </m:sub>
            </m:sSub>
          </m:e>
        </m:acc>
      </m:oMath>
      <w:r w:rsidRPr="00363343">
        <w:rPr>
          <w:rFonts w:ascii="Times New Roman" w:hAnsi="Times New Roman" w:cs="Times New Roman"/>
          <w:sz w:val="28"/>
          <w:szCs w:val="28"/>
        </w:rPr>
        <w:t>​, </w:t>
      </w:r>
      <m:oMath>
        <m:acc>
          <m:accPr>
            <m:ctrlPr>
              <w:rPr>
                <w:rFonts w:ascii="Cambria Math" w:hAnsi="Cambria Math" w:cs="Times New Roman"/>
                <w:sz w:val="28"/>
                <w:szCs w:val="28"/>
              </w:rPr>
            </m:ctrlPr>
          </m:accPr>
          <m:e>
            <m:sSub>
              <m:sSubPr>
                <m:ctrlPr>
                  <w:rPr>
                    <w:rFonts w:ascii="Cambria Math" w:hAnsi="Cambria Math" w:cs="Times New Roman"/>
                    <w:sz w:val="28"/>
                    <w:szCs w:val="28"/>
                  </w:rPr>
                </m:ctrlPr>
              </m:sSubPr>
              <m:e>
                <m:r>
                  <w:rPr>
                    <w:rFonts w:ascii="Cambria Math" w:hAnsi="Cambria Math" w:cs="Times New Roman"/>
                    <w:sz w:val="28"/>
                    <w:szCs w:val="28"/>
                  </w:rPr>
                  <m:t>T</m:t>
                </m:r>
              </m:e>
              <m:sub>
                <m:r>
                  <m:rPr>
                    <m:sty m:val="p"/>
                  </m:rPr>
                  <w:rPr>
                    <w:rFonts w:ascii="Cambria Math" w:hAnsi="Cambria Math" w:cs="Times New Roman"/>
                    <w:sz w:val="28"/>
                    <w:szCs w:val="28"/>
                  </w:rPr>
                  <m:t>2</m:t>
                </m:r>
              </m:sub>
            </m:sSub>
          </m:e>
        </m:acc>
      </m:oMath>
      <w:r w:rsidRPr="00363343">
        <w:rPr>
          <w:rFonts w:ascii="Times New Roman" w:hAnsi="Times New Roman" w:cs="Times New Roman"/>
          <w:sz w:val="28"/>
          <w:szCs w:val="28"/>
        </w:rPr>
        <w:t xml:space="preserve">, and two for estimating the corresponding properties at these points </w:t>
      </w:r>
      <m:oMath>
        <m:acc>
          <m:accPr>
            <m:ctrlPr>
              <w:rPr>
                <w:rFonts w:ascii="Cambria Math" w:hAnsi="Cambria Math" w:cs="Times New Roman"/>
                <w:sz w:val="28"/>
                <w:szCs w:val="28"/>
              </w:rPr>
            </m:ctrlPr>
          </m:accPr>
          <m:e>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r</m:t>
                </m:r>
                <m:r>
                  <m:rPr>
                    <m:sty m:val="p"/>
                  </m:rPr>
                  <w:rPr>
                    <w:rFonts w:ascii="Cambria Math" w:hAnsi="Cambria Math" w:cs="Times New Roman"/>
                    <w:sz w:val="28"/>
                    <w:szCs w:val="28"/>
                  </w:rPr>
                  <m:t>1</m:t>
                </m:r>
              </m:sub>
            </m:sSub>
          </m:e>
        </m:acc>
      </m:oMath>
      <w:r w:rsidRPr="00363343">
        <w:rPr>
          <w:rFonts w:ascii="Times New Roman" w:hAnsi="Times New Roman" w:cs="Times New Roman"/>
          <w:sz w:val="28"/>
          <w:szCs w:val="28"/>
        </w:rPr>
        <w:t>​,</w:t>
      </w:r>
      <m:oMath>
        <m:acc>
          <m:accPr>
            <m:ctrlPr>
              <w:rPr>
                <w:rFonts w:ascii="Cambria Math" w:hAnsi="Cambria Math" w:cs="Times New Roman"/>
                <w:sz w:val="28"/>
                <w:szCs w:val="28"/>
              </w:rPr>
            </m:ctrlPr>
          </m:accPr>
          <m:e>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r</m:t>
                </m:r>
                <m:r>
                  <m:rPr>
                    <m:sty m:val="p"/>
                  </m:rPr>
                  <w:rPr>
                    <w:rFonts w:ascii="Cambria Math" w:hAnsi="Cambria Math" w:cs="Times New Roman"/>
                    <w:sz w:val="28"/>
                    <w:szCs w:val="28"/>
                  </w:rPr>
                  <m:t>2</m:t>
                </m:r>
              </m:sub>
            </m:sSub>
          </m:e>
        </m:acc>
      </m:oMath>
      <w:r w:rsidRPr="00363343">
        <w:rPr>
          <w:rFonts w:ascii="Times New Roman" w:hAnsi="Times New Roman" w:cs="Times New Roman"/>
          <w:sz w:val="28"/>
          <w:szCs w:val="28"/>
        </w:rPr>
        <w:t>. The slope of the property trend line between the two reference points is then derived as:</w:t>
      </w:r>
    </w:p>
    <w:p w14:paraId="13D2EE11" w14:textId="77777777" w:rsidR="00827D2B" w:rsidRPr="00363343" w:rsidRDefault="00827D2B" w:rsidP="00827D2B">
      <w:pPr>
        <w:jc w:val="both"/>
        <w:rPr>
          <w:rFonts w:ascii="Times New Roman" w:hAnsi="Times New Roman" w:cs="Times New Roman"/>
          <w:sz w:val="28"/>
          <w:szCs w:val="28"/>
        </w:rPr>
      </w:pPr>
      <m:oMathPara>
        <m:oMath>
          <m:r>
            <w:rPr>
              <w:rFonts w:ascii="Cambria Math" w:hAnsi="Cambria Math" w:cs="Times New Roman" w:hint="eastAsia"/>
              <w:sz w:val="28"/>
              <w:szCs w:val="28"/>
            </w:rPr>
            <m:t>ten</m:t>
          </m:r>
          <m:r>
            <w:rPr>
              <w:rFonts w:ascii="Cambria Math" w:hAnsi="Cambria Math" w:cs="Times New Roman"/>
              <w:sz w:val="28"/>
              <w:szCs w:val="28"/>
            </w:rPr>
            <m:t>dency</m:t>
          </m:r>
          <m:r>
            <m:rPr>
              <m:sty m:val="p"/>
            </m:rPr>
            <w:rPr>
              <w:rFonts w:ascii="Cambria Math" w:hAnsi="Cambria Math" w:cs="Times New Roman"/>
              <w:sz w:val="28"/>
              <w:szCs w:val="28"/>
            </w:rPr>
            <m:t>=</m:t>
          </m:r>
          <m:f>
            <m:fPr>
              <m:ctrlPr>
                <w:rPr>
                  <w:rFonts w:ascii="Cambria Math" w:hAnsi="Cambria Math" w:cs="Times New Roman"/>
                  <w:sz w:val="28"/>
                  <w:szCs w:val="28"/>
                </w:rPr>
              </m:ctrlPr>
            </m:fPr>
            <m:num>
              <m:acc>
                <m:accPr>
                  <m:ctrlPr>
                    <w:rPr>
                      <w:rFonts w:ascii="Cambria Math" w:hAnsi="Cambria Math" w:cs="Times New Roman"/>
                      <w:sz w:val="28"/>
                      <w:szCs w:val="28"/>
                    </w:rPr>
                  </m:ctrlPr>
                </m:accPr>
                <m:e>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r</m:t>
                      </m:r>
                      <m:r>
                        <m:rPr>
                          <m:sty m:val="p"/>
                        </m:rPr>
                        <w:rPr>
                          <w:rFonts w:ascii="Cambria Math" w:hAnsi="Cambria Math" w:cs="Times New Roman"/>
                          <w:sz w:val="28"/>
                          <w:szCs w:val="28"/>
                        </w:rPr>
                        <m:t>2</m:t>
                      </m:r>
                    </m:sub>
                  </m:sSub>
                </m:e>
              </m:acc>
              <m:r>
                <m:rPr>
                  <m:sty m:val="p"/>
                </m:rPr>
                <w:rPr>
                  <w:rFonts w:ascii="Cambria Math" w:hAnsi="Cambria Math" w:cs="Times New Roman"/>
                  <w:sz w:val="28"/>
                  <w:szCs w:val="28"/>
                </w:rPr>
                <m:t>-</m:t>
              </m:r>
              <m:acc>
                <m:accPr>
                  <m:ctrlPr>
                    <w:rPr>
                      <w:rFonts w:ascii="Cambria Math" w:hAnsi="Cambria Math" w:cs="Times New Roman"/>
                      <w:sz w:val="28"/>
                      <w:szCs w:val="28"/>
                    </w:rPr>
                  </m:ctrlPr>
                </m:accPr>
                <m:e>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r</m:t>
                      </m:r>
                      <m:r>
                        <m:rPr>
                          <m:sty m:val="p"/>
                        </m:rPr>
                        <w:rPr>
                          <w:rFonts w:ascii="Cambria Math" w:hAnsi="Cambria Math" w:cs="Times New Roman"/>
                          <w:sz w:val="28"/>
                          <w:szCs w:val="28"/>
                        </w:rPr>
                        <m:t>1</m:t>
                      </m:r>
                    </m:sub>
                  </m:sSub>
                </m:e>
              </m:acc>
            </m:num>
            <m:den>
              <m:acc>
                <m:accPr>
                  <m:ctrlPr>
                    <w:rPr>
                      <w:rFonts w:ascii="Cambria Math" w:hAnsi="Cambria Math" w:cs="Times New Roman"/>
                      <w:sz w:val="28"/>
                      <w:szCs w:val="28"/>
                    </w:rPr>
                  </m:ctrlPr>
                </m:accPr>
                <m:e>
                  <m:sSub>
                    <m:sSubPr>
                      <m:ctrlPr>
                        <w:rPr>
                          <w:rFonts w:ascii="Cambria Math" w:hAnsi="Cambria Math" w:cs="Times New Roman"/>
                          <w:sz w:val="28"/>
                          <w:szCs w:val="28"/>
                        </w:rPr>
                      </m:ctrlPr>
                    </m:sSubPr>
                    <m:e>
                      <m:r>
                        <w:rPr>
                          <w:rFonts w:ascii="Cambria Math" w:hAnsi="Cambria Math" w:cs="Times New Roman"/>
                          <w:sz w:val="28"/>
                          <w:szCs w:val="28"/>
                        </w:rPr>
                        <m:t>T</m:t>
                      </m:r>
                    </m:e>
                    <m:sub>
                      <m:r>
                        <m:rPr>
                          <m:sty m:val="p"/>
                        </m:rPr>
                        <w:rPr>
                          <w:rFonts w:ascii="Cambria Math" w:hAnsi="Cambria Math" w:cs="Times New Roman"/>
                          <w:sz w:val="28"/>
                          <w:szCs w:val="28"/>
                        </w:rPr>
                        <m:t>2</m:t>
                      </m:r>
                    </m:sub>
                  </m:sSub>
                </m:e>
              </m:acc>
              <m:r>
                <m:rPr>
                  <m:sty m:val="p"/>
                </m:rPr>
                <w:rPr>
                  <w:rFonts w:ascii="Cambria Math" w:hAnsi="Cambria Math" w:cs="Times New Roman"/>
                  <w:sz w:val="28"/>
                  <w:szCs w:val="28"/>
                </w:rPr>
                <m:t>-</m:t>
              </m:r>
              <m:acc>
                <m:accPr>
                  <m:ctrlPr>
                    <w:rPr>
                      <w:rFonts w:ascii="Cambria Math" w:hAnsi="Cambria Math" w:cs="Times New Roman"/>
                      <w:sz w:val="28"/>
                      <w:szCs w:val="28"/>
                    </w:rPr>
                  </m:ctrlPr>
                </m:accPr>
                <m:e>
                  <m:sSub>
                    <m:sSubPr>
                      <m:ctrlPr>
                        <w:rPr>
                          <w:rFonts w:ascii="Cambria Math" w:hAnsi="Cambria Math" w:cs="Times New Roman"/>
                          <w:sz w:val="28"/>
                          <w:szCs w:val="28"/>
                        </w:rPr>
                      </m:ctrlPr>
                    </m:sSubPr>
                    <m:e>
                      <m:r>
                        <w:rPr>
                          <w:rFonts w:ascii="Cambria Math" w:hAnsi="Cambria Math" w:cs="Times New Roman"/>
                          <w:sz w:val="28"/>
                          <w:szCs w:val="28"/>
                        </w:rPr>
                        <m:t>T</m:t>
                      </m:r>
                    </m:e>
                    <m:sub>
                      <m:r>
                        <m:rPr>
                          <m:sty m:val="p"/>
                        </m:rPr>
                        <w:rPr>
                          <w:rFonts w:ascii="Cambria Math" w:hAnsi="Cambria Math" w:cs="Times New Roman"/>
                          <w:sz w:val="28"/>
                          <w:szCs w:val="28"/>
                        </w:rPr>
                        <m:t>1</m:t>
                      </m:r>
                    </m:sub>
                  </m:sSub>
                </m:e>
              </m:acc>
            </m:den>
          </m:f>
        </m:oMath>
      </m:oMathPara>
    </w:p>
    <w:p w14:paraId="1E03C8C3" w14:textId="77777777" w:rsidR="00827D2B" w:rsidRPr="00363343" w:rsidRDefault="00827D2B" w:rsidP="00827D2B">
      <w:pPr>
        <w:ind w:firstLineChars="200" w:firstLine="560"/>
        <w:jc w:val="both"/>
        <w:rPr>
          <w:rFonts w:ascii="Times New Roman" w:hAnsi="Times New Roman" w:cs="Times New Roman"/>
          <w:sz w:val="28"/>
          <w:szCs w:val="28"/>
        </w:rPr>
      </w:pPr>
      <w:r w:rsidRPr="00363343">
        <w:rPr>
          <w:rFonts w:ascii="Times New Roman" w:hAnsi="Times New Roman" w:cs="Times New Roman"/>
          <w:sz w:val="28"/>
          <w:szCs w:val="28"/>
        </w:rPr>
        <w:t>Step 2: Incorporate this slope into a baseline explicit model by introducing a temperature correction term. The augmented model takes the form:</w:t>
      </w:r>
    </w:p>
    <w:p w14:paraId="1239985D" w14:textId="77777777" w:rsidR="00827D2B" w:rsidRPr="00363343" w:rsidRDefault="00000000" w:rsidP="00827D2B">
      <w:pPr>
        <w:jc w:val="both"/>
        <w:rPr>
          <w:rFonts w:ascii="Times New Roman" w:hAnsi="Times New Roman" w:cs="Times New Roman"/>
          <w:sz w:val="28"/>
          <w:szCs w:val="28"/>
        </w:rPr>
      </w:pPr>
      <m:oMathPara>
        <m:oMathParaPr>
          <m:jc m:val="centerGroup"/>
        </m:oMathParaPr>
        <m:oMath>
          <m:acc>
            <m:accPr>
              <m:ctrlPr>
                <w:rPr>
                  <w:rFonts w:ascii="Cambria Math" w:hAnsi="Cambria Math" w:cs="Times New Roman"/>
                  <w:sz w:val="28"/>
                  <w:szCs w:val="28"/>
                </w:rPr>
              </m:ctrlPr>
            </m:accPr>
            <m:e>
              <m:r>
                <w:rPr>
                  <w:rFonts w:ascii="Cambria Math" w:hAnsi="Cambria Math" w:cs="Times New Roman"/>
                  <w:sz w:val="28"/>
                  <w:szCs w:val="28"/>
                </w:rPr>
                <m:t>y</m:t>
              </m:r>
            </m:e>
          </m:acc>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f</m:t>
              </m:r>
            </m:e>
            <m:sub>
              <m:r>
                <m:rPr>
                  <m:sty m:val="p"/>
                </m:rPr>
                <w:rPr>
                  <w:rFonts w:ascii="Cambria Math" w:hAnsi="Cambria Math" w:cs="Times New Roman"/>
                  <w:sz w:val="28"/>
                  <w:szCs w:val="28"/>
                </w:rPr>
                <m:t>0</m:t>
              </m:r>
            </m:sub>
          </m:sSub>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k</m:t>
                  </m:r>
                </m:sub>
              </m:sSub>
              <m:r>
                <m:rPr>
                  <m:sty m:val="p"/>
                </m:rPr>
                <w:rPr>
                  <w:rFonts w:ascii="Cambria Math" w:hAnsi="Cambria Math" w:cs="Times New Roman"/>
                  <w:sz w:val="28"/>
                  <w:szCs w:val="28"/>
                </w:rPr>
                <m:t>,</m:t>
              </m:r>
              <m:r>
                <w:rPr>
                  <w:rFonts w:ascii="Cambria Math" w:hAnsi="Cambria Math" w:cs="Times New Roman"/>
                  <w:sz w:val="28"/>
                  <w:szCs w:val="28"/>
                </w:rPr>
                <m:t>T</m:t>
              </m:r>
              <m:r>
                <m:rPr>
                  <m:sty m:val="p"/>
                </m:rPr>
                <w:rPr>
                  <w:rFonts w:ascii="Cambria Math" w:hAnsi="Cambria Math" w:cs="Times New Roman"/>
                  <w:sz w:val="28"/>
                  <w:szCs w:val="28"/>
                </w:rPr>
                <m:t>,</m:t>
              </m:r>
              <m:r>
                <w:rPr>
                  <w:rFonts w:ascii="Cambria Math" w:hAnsi="Cambria Math" w:cs="Times New Roman"/>
                  <w:sz w:val="28"/>
                  <w:szCs w:val="28"/>
                </w:rPr>
                <m:t>MW</m:t>
              </m:r>
              <m:r>
                <m:rPr>
                  <m:sty m:val="p"/>
                </m:rPr>
                <w:rPr>
                  <w:rFonts w:ascii="Cambria Math" w:hAnsi="Cambria Math" w:cs="Times New Roman"/>
                  <w:sz w:val="28"/>
                  <w:szCs w:val="28"/>
                </w:rPr>
                <m:t>,……</m:t>
              </m:r>
            </m:e>
          </m:d>
          <m:r>
            <m:rPr>
              <m:sty m:val="p"/>
            </m:rPr>
            <w:rPr>
              <w:rFonts w:ascii="Cambria Math" w:hAnsi="Cambria Math" w:cs="Times New Roman"/>
              <w:sz w:val="28"/>
              <w:szCs w:val="28"/>
            </w:rPr>
            <m:t>+</m:t>
          </m:r>
          <m:r>
            <w:rPr>
              <w:rFonts w:ascii="Cambria Math" w:hAnsi="Cambria Math" w:cs="Times New Roman"/>
              <w:sz w:val="28"/>
              <w:szCs w:val="28"/>
            </w:rPr>
            <m:t>δ</m:t>
          </m:r>
          <m:r>
            <m:rPr>
              <m:sty m:val="p"/>
            </m:rPr>
            <w:rPr>
              <w:rFonts w:ascii="Cambria Math" w:hAnsi="Cambria Math" w:cs="Times New Roman"/>
              <w:sz w:val="28"/>
              <w:szCs w:val="28"/>
            </w:rPr>
            <m:t>*</m:t>
          </m:r>
          <m:f>
            <m:fPr>
              <m:ctrlPr>
                <w:rPr>
                  <w:rFonts w:ascii="Cambria Math" w:hAnsi="Cambria Math" w:cs="Times New Roman"/>
                  <w:sz w:val="28"/>
                  <w:szCs w:val="28"/>
                </w:rPr>
              </m:ctrlPr>
            </m:fPr>
            <m:num>
              <m:acc>
                <m:accPr>
                  <m:ctrlPr>
                    <w:rPr>
                      <w:rFonts w:ascii="Cambria Math" w:hAnsi="Cambria Math" w:cs="Times New Roman"/>
                      <w:sz w:val="28"/>
                      <w:szCs w:val="28"/>
                    </w:rPr>
                  </m:ctrlPr>
                </m:accPr>
                <m:e>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r</m:t>
                      </m:r>
                      <m:r>
                        <m:rPr>
                          <m:sty m:val="p"/>
                        </m:rPr>
                        <w:rPr>
                          <w:rFonts w:ascii="Cambria Math" w:hAnsi="Cambria Math" w:cs="Times New Roman"/>
                          <w:sz w:val="28"/>
                          <w:szCs w:val="28"/>
                        </w:rPr>
                        <m:t>2</m:t>
                      </m:r>
                    </m:sub>
                  </m:sSub>
                </m:e>
              </m:acc>
              <m:r>
                <m:rPr>
                  <m:sty m:val="p"/>
                </m:rPr>
                <w:rPr>
                  <w:rFonts w:ascii="Cambria Math" w:hAnsi="Cambria Math" w:cs="Times New Roman"/>
                  <w:sz w:val="28"/>
                  <w:szCs w:val="28"/>
                </w:rPr>
                <m:t>-</m:t>
              </m:r>
              <m:acc>
                <m:accPr>
                  <m:ctrlPr>
                    <w:rPr>
                      <w:rFonts w:ascii="Cambria Math" w:hAnsi="Cambria Math" w:cs="Times New Roman"/>
                      <w:sz w:val="28"/>
                      <w:szCs w:val="28"/>
                    </w:rPr>
                  </m:ctrlPr>
                </m:accPr>
                <m:e>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r</m:t>
                      </m:r>
                      <m:r>
                        <m:rPr>
                          <m:sty m:val="p"/>
                        </m:rPr>
                        <w:rPr>
                          <w:rFonts w:ascii="Cambria Math" w:hAnsi="Cambria Math" w:cs="Times New Roman"/>
                          <w:sz w:val="28"/>
                          <w:szCs w:val="28"/>
                        </w:rPr>
                        <m:t>1</m:t>
                      </m:r>
                    </m:sub>
                  </m:sSub>
                </m:e>
              </m:acc>
            </m:num>
            <m:den>
              <m:acc>
                <m:accPr>
                  <m:ctrlPr>
                    <w:rPr>
                      <w:rFonts w:ascii="Cambria Math" w:hAnsi="Cambria Math" w:cs="Times New Roman"/>
                      <w:sz w:val="28"/>
                      <w:szCs w:val="28"/>
                    </w:rPr>
                  </m:ctrlPr>
                </m:accPr>
                <m:e>
                  <m:sSub>
                    <m:sSubPr>
                      <m:ctrlPr>
                        <w:rPr>
                          <w:rFonts w:ascii="Cambria Math" w:hAnsi="Cambria Math" w:cs="Times New Roman"/>
                          <w:sz w:val="28"/>
                          <w:szCs w:val="28"/>
                        </w:rPr>
                      </m:ctrlPr>
                    </m:sSubPr>
                    <m:e>
                      <m:r>
                        <w:rPr>
                          <w:rFonts w:ascii="Cambria Math" w:hAnsi="Cambria Math" w:cs="Times New Roman"/>
                          <w:sz w:val="28"/>
                          <w:szCs w:val="28"/>
                        </w:rPr>
                        <m:t>T</m:t>
                      </m:r>
                    </m:e>
                    <m:sub>
                      <m:r>
                        <m:rPr>
                          <m:sty m:val="p"/>
                        </m:rPr>
                        <w:rPr>
                          <w:rFonts w:ascii="Cambria Math" w:hAnsi="Cambria Math" w:cs="Times New Roman"/>
                          <w:sz w:val="28"/>
                          <w:szCs w:val="28"/>
                        </w:rPr>
                        <m:t>2</m:t>
                      </m:r>
                    </m:sub>
                  </m:sSub>
                </m:e>
              </m:acc>
              <m:r>
                <m:rPr>
                  <m:sty m:val="p"/>
                </m:rPr>
                <w:rPr>
                  <w:rFonts w:ascii="Cambria Math" w:hAnsi="Cambria Math" w:cs="Times New Roman"/>
                  <w:sz w:val="28"/>
                  <w:szCs w:val="28"/>
                </w:rPr>
                <m:t>-</m:t>
              </m:r>
              <m:acc>
                <m:accPr>
                  <m:ctrlPr>
                    <w:rPr>
                      <w:rFonts w:ascii="Cambria Math" w:hAnsi="Cambria Math" w:cs="Times New Roman"/>
                      <w:sz w:val="28"/>
                      <w:szCs w:val="28"/>
                    </w:rPr>
                  </m:ctrlPr>
                </m:accPr>
                <m:e>
                  <m:sSub>
                    <m:sSubPr>
                      <m:ctrlPr>
                        <w:rPr>
                          <w:rFonts w:ascii="Cambria Math" w:hAnsi="Cambria Math" w:cs="Times New Roman"/>
                          <w:sz w:val="28"/>
                          <w:szCs w:val="28"/>
                        </w:rPr>
                      </m:ctrlPr>
                    </m:sSubPr>
                    <m:e>
                      <m:r>
                        <w:rPr>
                          <w:rFonts w:ascii="Cambria Math" w:hAnsi="Cambria Math" w:cs="Times New Roman"/>
                          <w:sz w:val="28"/>
                          <w:szCs w:val="28"/>
                        </w:rPr>
                        <m:t>T</m:t>
                      </m:r>
                    </m:e>
                    <m:sub>
                      <m:r>
                        <m:rPr>
                          <m:sty m:val="p"/>
                        </m:rPr>
                        <w:rPr>
                          <w:rFonts w:ascii="Cambria Math" w:hAnsi="Cambria Math" w:cs="Times New Roman"/>
                          <w:sz w:val="28"/>
                          <w:szCs w:val="28"/>
                        </w:rPr>
                        <m:t>1</m:t>
                      </m:r>
                    </m:sub>
                  </m:sSub>
                </m:e>
              </m:acc>
            </m:den>
          </m:f>
          <m:r>
            <m:rPr>
              <m:sty m:val="p"/>
            </m:rPr>
            <w:rPr>
              <w:rFonts w:ascii="Cambria Math" w:hAnsi="Cambria Math" w:cs="Times New Roman"/>
              <w:sz w:val="28"/>
              <w:szCs w:val="28"/>
            </w:rPr>
            <m:t>*T</m:t>
          </m:r>
        </m:oMath>
      </m:oMathPara>
    </w:p>
    <w:p w14:paraId="4696F21D" w14:textId="77777777" w:rsidR="00827D2B" w:rsidRDefault="00827D2B" w:rsidP="00827D2B">
      <w:pPr>
        <w:ind w:firstLineChars="200" w:firstLine="560"/>
        <w:jc w:val="both"/>
        <w:rPr>
          <w:rFonts w:ascii="Times New Roman" w:hAnsi="Times New Roman" w:cs="Times New Roman"/>
          <w:sz w:val="28"/>
          <w:szCs w:val="28"/>
        </w:rPr>
      </w:pPr>
      <w:r w:rsidRPr="00363343">
        <w:rPr>
          <w:rFonts w:ascii="Times New Roman" w:hAnsi="Times New Roman" w:cs="Times New Roman"/>
          <w:sz w:val="28"/>
          <w:szCs w:val="28"/>
        </w:rPr>
        <w:t>Here, </w:t>
      </w:r>
      <m:oMath>
        <m:sSub>
          <m:sSubPr>
            <m:ctrlPr>
              <w:rPr>
                <w:rFonts w:ascii="Cambria Math" w:hAnsi="Cambria Math" w:cs="Times New Roman"/>
                <w:sz w:val="28"/>
                <w:szCs w:val="28"/>
              </w:rPr>
            </m:ctrlPr>
          </m:sSubPr>
          <m:e>
            <m:r>
              <w:rPr>
                <w:rFonts w:ascii="Cambria Math" w:hAnsi="Cambria Math" w:cs="Times New Roman"/>
                <w:sz w:val="28"/>
                <w:szCs w:val="28"/>
              </w:rPr>
              <m:t>f</m:t>
            </m:r>
          </m:e>
          <m:sub>
            <m:r>
              <m:rPr>
                <m:sty m:val="p"/>
              </m:rPr>
              <w:rPr>
                <w:rFonts w:ascii="Cambria Math" w:hAnsi="Cambria Math" w:cs="Times New Roman"/>
                <w:sz w:val="28"/>
                <w:szCs w:val="28"/>
              </w:rPr>
              <m:t>0</m:t>
            </m:r>
          </m:sub>
        </m:sSub>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k</m:t>
                </m:r>
              </m:sub>
            </m:sSub>
            <m:r>
              <m:rPr>
                <m:sty m:val="p"/>
              </m:rPr>
              <w:rPr>
                <w:rFonts w:ascii="Cambria Math" w:hAnsi="Cambria Math" w:cs="Times New Roman"/>
                <w:sz w:val="28"/>
                <w:szCs w:val="28"/>
              </w:rPr>
              <m:t>,</m:t>
            </m:r>
            <m:r>
              <w:rPr>
                <w:rFonts w:ascii="Cambria Math" w:hAnsi="Cambria Math" w:cs="Times New Roman"/>
                <w:sz w:val="28"/>
                <w:szCs w:val="28"/>
              </w:rPr>
              <m:t>T</m:t>
            </m:r>
            <m:r>
              <m:rPr>
                <m:sty m:val="p"/>
              </m:rPr>
              <w:rPr>
                <w:rFonts w:ascii="Cambria Math" w:hAnsi="Cambria Math" w:cs="Times New Roman"/>
                <w:sz w:val="28"/>
                <w:szCs w:val="28"/>
              </w:rPr>
              <m:t>,</m:t>
            </m:r>
            <m:r>
              <w:rPr>
                <w:rFonts w:ascii="Cambria Math" w:hAnsi="Cambria Math" w:cs="Times New Roman"/>
                <w:sz w:val="28"/>
                <w:szCs w:val="28"/>
              </w:rPr>
              <m:t>MW</m:t>
            </m:r>
            <m:r>
              <m:rPr>
                <m:sty m:val="p"/>
              </m:rPr>
              <w:rPr>
                <w:rFonts w:ascii="Cambria Math" w:hAnsi="Cambria Math" w:cs="Times New Roman"/>
                <w:sz w:val="28"/>
                <w:szCs w:val="28"/>
              </w:rPr>
              <m:t>,……</m:t>
            </m:r>
          </m:e>
        </m:d>
      </m:oMath>
      <w:r w:rsidRPr="00363343">
        <w:rPr>
          <w:rFonts w:ascii="Times New Roman" w:hAnsi="Times New Roman" w:cs="Times New Roman"/>
          <w:sz w:val="28"/>
          <w:szCs w:val="28"/>
        </w:rPr>
        <w:t> denotes the original mechanistic or empirical model. The temperature-inclined correction is weighted by a coefficient </w:t>
      </w:r>
      <m:oMath>
        <m:r>
          <w:rPr>
            <w:rFonts w:ascii="Cambria Math" w:hAnsi="Cambria Math" w:cs="Times New Roman"/>
            <w:sz w:val="28"/>
            <w:szCs w:val="28"/>
          </w:rPr>
          <m:t>δ</m:t>
        </m:r>
      </m:oMath>
      <w:r w:rsidRPr="00363343">
        <w:rPr>
          <w:rFonts w:ascii="Times New Roman" w:hAnsi="Times New Roman" w:cs="Times New Roman"/>
          <w:sz w:val="28"/>
          <w:szCs w:val="28"/>
        </w:rPr>
        <w:t xml:space="preserve"> and scaled by the temperature </w:t>
      </w:r>
      <m:oMath>
        <m:r>
          <m:rPr>
            <m:sty m:val="p"/>
          </m:rPr>
          <w:rPr>
            <w:rFonts w:ascii="Cambria Math" w:hAnsi="Cambria Math" w:cs="Times New Roman"/>
            <w:sz w:val="28"/>
            <w:szCs w:val="28"/>
          </w:rPr>
          <m:t>T</m:t>
        </m:r>
      </m:oMath>
      <w:r w:rsidRPr="00363343">
        <w:rPr>
          <w:rFonts w:ascii="Times New Roman" w:hAnsi="Times New Roman" w:cs="Times New Roman"/>
          <w:sz w:val="28"/>
          <w:szCs w:val="28"/>
        </w:rPr>
        <w:t>. This structure enables the model to adaptively capture temperature-driven behavior in a manner consistent with molecular-level insights.</w:t>
      </w:r>
    </w:p>
    <w:p w14:paraId="35779785" w14:textId="77777777" w:rsidR="0020137D" w:rsidRPr="00363343" w:rsidRDefault="0020137D" w:rsidP="0020137D">
      <w:pPr>
        <w:pStyle w:val="4"/>
        <w:rPr>
          <w:rFonts w:ascii="Times New Roman" w:hAnsi="Times New Roman" w:cs="Times New Roman"/>
          <w:b/>
          <w:bCs/>
          <w:color w:val="auto"/>
          <w14:ligatures w14:val="none"/>
        </w:rPr>
      </w:pPr>
      <w:r w:rsidRPr="00363343">
        <w:rPr>
          <w:rFonts w:ascii="Times New Roman" w:hAnsi="Times New Roman" w:cs="Times New Roman"/>
          <w:b/>
          <w:bCs/>
          <w:color w:val="auto"/>
          <w14:ligatures w14:val="none"/>
        </w:rPr>
        <w:t>3.2.</w:t>
      </w:r>
      <w:r>
        <w:rPr>
          <w:rFonts w:ascii="Times New Roman" w:hAnsi="Times New Roman" w:cs="Times New Roman" w:hint="eastAsia"/>
          <w:b/>
          <w:bCs/>
          <w:color w:val="auto"/>
          <w14:ligatures w14:val="none"/>
        </w:rPr>
        <w:t>2</w:t>
      </w:r>
      <w:r w:rsidRPr="00363343">
        <w:rPr>
          <w:rFonts w:ascii="Times New Roman" w:hAnsi="Times New Roman" w:cs="Times New Roman"/>
          <w:b/>
          <w:bCs/>
          <w:color w:val="auto"/>
          <w14:ligatures w14:val="none"/>
        </w:rPr>
        <w:t xml:space="preserve"> Framework for Black-Box (Machine Learning) Models</w:t>
      </w:r>
    </w:p>
    <w:p w14:paraId="6A085421" w14:textId="47FC8EA0" w:rsidR="00827D2B" w:rsidRPr="0020137D" w:rsidRDefault="00827D2B" w:rsidP="0020137D">
      <w:pPr>
        <w:ind w:firstLineChars="200" w:firstLine="560"/>
        <w:rPr>
          <w:rFonts w:hint="eastAsia"/>
        </w:rPr>
      </w:pPr>
      <w:r w:rsidRPr="0020137D">
        <w:rPr>
          <w:rFonts w:ascii="Times New Roman" w:hAnsi="Times New Roman" w:cs="Times New Roman"/>
          <w:sz w:val="28"/>
          <w:szCs w:val="28"/>
        </w:rPr>
        <w:t>The temperature-dependent modeling for purely data-driven (black-box) models follows a two-step procedure:</w:t>
      </w:r>
    </w:p>
    <w:p w14:paraId="5C9069C0" w14:textId="77777777" w:rsidR="00827D2B" w:rsidRPr="00363343" w:rsidRDefault="00827D2B" w:rsidP="00827D2B">
      <w:pPr>
        <w:ind w:firstLineChars="200" w:firstLine="560"/>
        <w:jc w:val="both"/>
        <w:rPr>
          <w:rFonts w:ascii="Times New Roman" w:hAnsi="Times New Roman" w:cs="Times New Roman"/>
          <w:sz w:val="28"/>
          <w:szCs w:val="28"/>
        </w:rPr>
      </w:pPr>
      <w:r w:rsidRPr="00363343">
        <w:rPr>
          <w:rFonts w:ascii="Times New Roman" w:hAnsi="Times New Roman" w:cs="Times New Roman"/>
          <w:sz w:val="28"/>
          <w:szCs w:val="28"/>
        </w:rPr>
        <w:t xml:space="preserve">Step 1: Construct four predictive models regressed from molecular structure: two for estimating the reference temperatures </w:t>
      </w:r>
      <m:oMath>
        <m:acc>
          <m:accPr>
            <m:ctrlPr>
              <w:rPr>
                <w:rFonts w:ascii="Cambria Math" w:hAnsi="Cambria Math" w:cs="Times New Roman"/>
                <w:sz w:val="28"/>
                <w:szCs w:val="28"/>
              </w:rPr>
            </m:ctrlPr>
          </m:accPr>
          <m:e>
            <m:sSub>
              <m:sSubPr>
                <m:ctrlPr>
                  <w:rPr>
                    <w:rFonts w:ascii="Cambria Math" w:hAnsi="Cambria Math" w:cs="Times New Roman"/>
                    <w:sz w:val="28"/>
                    <w:szCs w:val="28"/>
                  </w:rPr>
                </m:ctrlPr>
              </m:sSubPr>
              <m:e>
                <m:r>
                  <w:rPr>
                    <w:rFonts w:ascii="Cambria Math" w:hAnsi="Cambria Math" w:cs="Times New Roman"/>
                    <w:sz w:val="28"/>
                    <w:szCs w:val="28"/>
                  </w:rPr>
                  <m:t>T</m:t>
                </m:r>
              </m:e>
              <m:sub>
                <m:r>
                  <m:rPr>
                    <m:sty m:val="p"/>
                  </m:rPr>
                  <w:rPr>
                    <w:rFonts w:ascii="Cambria Math" w:hAnsi="Cambria Math" w:cs="Times New Roman"/>
                    <w:sz w:val="28"/>
                    <w:szCs w:val="28"/>
                  </w:rPr>
                  <m:t>1</m:t>
                </m:r>
              </m:sub>
            </m:sSub>
          </m:e>
        </m:acc>
      </m:oMath>
      <w:r w:rsidRPr="00363343">
        <w:rPr>
          <w:rFonts w:ascii="Times New Roman" w:hAnsi="Times New Roman" w:cs="Times New Roman"/>
          <w:sz w:val="28"/>
          <w:szCs w:val="28"/>
        </w:rPr>
        <w:t>​, </w:t>
      </w:r>
      <m:oMath>
        <m:acc>
          <m:accPr>
            <m:ctrlPr>
              <w:rPr>
                <w:rFonts w:ascii="Cambria Math" w:hAnsi="Cambria Math" w:cs="Times New Roman"/>
                <w:sz w:val="28"/>
                <w:szCs w:val="28"/>
              </w:rPr>
            </m:ctrlPr>
          </m:accPr>
          <m:e>
            <m:sSub>
              <m:sSubPr>
                <m:ctrlPr>
                  <w:rPr>
                    <w:rFonts w:ascii="Cambria Math" w:hAnsi="Cambria Math" w:cs="Times New Roman"/>
                    <w:sz w:val="28"/>
                    <w:szCs w:val="28"/>
                  </w:rPr>
                </m:ctrlPr>
              </m:sSubPr>
              <m:e>
                <m:r>
                  <w:rPr>
                    <w:rFonts w:ascii="Cambria Math" w:hAnsi="Cambria Math" w:cs="Times New Roman"/>
                    <w:sz w:val="28"/>
                    <w:szCs w:val="28"/>
                  </w:rPr>
                  <m:t>T</m:t>
                </m:r>
              </m:e>
              <m:sub>
                <m:r>
                  <m:rPr>
                    <m:sty m:val="p"/>
                  </m:rPr>
                  <w:rPr>
                    <w:rFonts w:ascii="Cambria Math" w:hAnsi="Cambria Math" w:cs="Times New Roman"/>
                    <w:sz w:val="28"/>
                    <w:szCs w:val="28"/>
                  </w:rPr>
                  <m:t>2</m:t>
                </m:r>
              </m:sub>
            </m:sSub>
          </m:e>
        </m:acc>
      </m:oMath>
      <w:r w:rsidRPr="00363343">
        <w:rPr>
          <w:rFonts w:ascii="Times New Roman" w:hAnsi="Times New Roman" w:cs="Times New Roman"/>
          <w:sz w:val="28"/>
          <w:szCs w:val="28"/>
        </w:rPr>
        <w:t xml:space="preserve">, and two for predicting the corresponding properties at these points </w:t>
      </w:r>
      <m:oMath>
        <m:acc>
          <m:accPr>
            <m:ctrlPr>
              <w:rPr>
                <w:rFonts w:ascii="Cambria Math" w:hAnsi="Cambria Math" w:cs="Times New Roman"/>
                <w:sz w:val="28"/>
                <w:szCs w:val="28"/>
              </w:rPr>
            </m:ctrlPr>
          </m:accPr>
          <m:e>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r</m:t>
                </m:r>
                <m:r>
                  <m:rPr>
                    <m:sty m:val="p"/>
                  </m:rPr>
                  <w:rPr>
                    <w:rFonts w:ascii="Cambria Math" w:hAnsi="Cambria Math" w:cs="Times New Roman"/>
                    <w:sz w:val="28"/>
                    <w:szCs w:val="28"/>
                  </w:rPr>
                  <m:t>1</m:t>
                </m:r>
              </m:sub>
            </m:sSub>
          </m:e>
        </m:acc>
      </m:oMath>
      <w:r w:rsidRPr="00363343">
        <w:rPr>
          <w:rFonts w:ascii="Times New Roman" w:hAnsi="Times New Roman" w:cs="Times New Roman"/>
          <w:sz w:val="28"/>
          <w:szCs w:val="28"/>
        </w:rPr>
        <w:t>​,</w:t>
      </w:r>
      <m:oMath>
        <m:acc>
          <m:accPr>
            <m:ctrlPr>
              <w:rPr>
                <w:rFonts w:ascii="Cambria Math" w:hAnsi="Cambria Math" w:cs="Times New Roman"/>
                <w:sz w:val="28"/>
                <w:szCs w:val="28"/>
              </w:rPr>
            </m:ctrlPr>
          </m:accPr>
          <m:e>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r</m:t>
                </m:r>
                <m:r>
                  <m:rPr>
                    <m:sty m:val="p"/>
                  </m:rPr>
                  <w:rPr>
                    <w:rFonts w:ascii="Cambria Math" w:hAnsi="Cambria Math" w:cs="Times New Roman"/>
                    <w:sz w:val="28"/>
                    <w:szCs w:val="28"/>
                  </w:rPr>
                  <m:t>2</m:t>
                </m:r>
              </m:sub>
            </m:sSub>
          </m:e>
        </m:acc>
      </m:oMath>
      <w:r w:rsidRPr="00363343">
        <w:rPr>
          <w:rFonts w:ascii="Times New Roman" w:hAnsi="Times New Roman" w:cs="Times New Roman"/>
          <w:sz w:val="28"/>
          <w:szCs w:val="28"/>
        </w:rPr>
        <w:t xml:space="preserve">. The </w:t>
      </w:r>
      <w:r w:rsidRPr="00363343">
        <w:rPr>
          <w:rFonts w:ascii="Times New Roman" w:hAnsi="Times New Roman" w:cs="Times New Roman"/>
          <w:sz w:val="28"/>
          <w:szCs w:val="28"/>
        </w:rPr>
        <w:lastRenderedPageBreak/>
        <w:t>temperature tendency of the property between the two reference points is then calculated as:</w:t>
      </w:r>
      <w:r w:rsidRPr="00363343">
        <w:rPr>
          <w:rFonts w:ascii="Times New Roman" w:hAnsi="Times New Roman" w:cs="Times New Roman"/>
          <w:sz w:val="28"/>
          <w:szCs w:val="28"/>
        </w:rPr>
        <w:br/>
      </w:r>
      <m:oMathPara>
        <m:oMath>
          <m:r>
            <w:rPr>
              <w:rFonts w:ascii="Cambria Math" w:hAnsi="Cambria Math" w:cs="Times New Roman" w:hint="eastAsia"/>
              <w:sz w:val="28"/>
              <w:szCs w:val="28"/>
            </w:rPr>
            <m:t>ten</m:t>
          </m:r>
          <m:r>
            <w:rPr>
              <w:rFonts w:ascii="Cambria Math" w:hAnsi="Cambria Math" w:cs="Times New Roman"/>
              <w:sz w:val="28"/>
              <w:szCs w:val="28"/>
            </w:rPr>
            <m:t>dency</m:t>
          </m:r>
          <m:r>
            <m:rPr>
              <m:sty m:val="p"/>
            </m:rPr>
            <w:rPr>
              <w:rFonts w:ascii="Cambria Math" w:hAnsi="Cambria Math" w:cs="Times New Roman"/>
              <w:sz w:val="28"/>
              <w:szCs w:val="28"/>
            </w:rPr>
            <m:t>=</m:t>
          </m:r>
          <m:f>
            <m:fPr>
              <m:ctrlPr>
                <w:rPr>
                  <w:rFonts w:ascii="Cambria Math" w:hAnsi="Cambria Math" w:cs="Times New Roman"/>
                  <w:sz w:val="28"/>
                  <w:szCs w:val="28"/>
                </w:rPr>
              </m:ctrlPr>
            </m:fPr>
            <m:num>
              <m:acc>
                <m:accPr>
                  <m:ctrlPr>
                    <w:rPr>
                      <w:rFonts w:ascii="Cambria Math" w:hAnsi="Cambria Math" w:cs="Times New Roman"/>
                      <w:sz w:val="28"/>
                      <w:szCs w:val="28"/>
                    </w:rPr>
                  </m:ctrlPr>
                </m:accPr>
                <m:e>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r</m:t>
                      </m:r>
                      <m:r>
                        <m:rPr>
                          <m:sty m:val="p"/>
                        </m:rPr>
                        <w:rPr>
                          <w:rFonts w:ascii="Cambria Math" w:hAnsi="Cambria Math" w:cs="Times New Roman"/>
                          <w:sz w:val="28"/>
                          <w:szCs w:val="28"/>
                        </w:rPr>
                        <m:t>2</m:t>
                      </m:r>
                    </m:sub>
                  </m:sSub>
                </m:e>
              </m:acc>
              <m:r>
                <m:rPr>
                  <m:sty m:val="p"/>
                </m:rPr>
                <w:rPr>
                  <w:rFonts w:ascii="Cambria Math" w:hAnsi="Cambria Math" w:cs="Times New Roman"/>
                  <w:sz w:val="28"/>
                  <w:szCs w:val="28"/>
                </w:rPr>
                <m:t>-</m:t>
              </m:r>
              <m:acc>
                <m:accPr>
                  <m:ctrlPr>
                    <w:rPr>
                      <w:rFonts w:ascii="Cambria Math" w:hAnsi="Cambria Math" w:cs="Times New Roman"/>
                      <w:sz w:val="28"/>
                      <w:szCs w:val="28"/>
                    </w:rPr>
                  </m:ctrlPr>
                </m:accPr>
                <m:e>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r</m:t>
                      </m:r>
                      <m:r>
                        <m:rPr>
                          <m:sty m:val="p"/>
                        </m:rPr>
                        <w:rPr>
                          <w:rFonts w:ascii="Cambria Math" w:hAnsi="Cambria Math" w:cs="Times New Roman"/>
                          <w:sz w:val="28"/>
                          <w:szCs w:val="28"/>
                        </w:rPr>
                        <m:t>1</m:t>
                      </m:r>
                    </m:sub>
                  </m:sSub>
                </m:e>
              </m:acc>
            </m:num>
            <m:den>
              <m:acc>
                <m:accPr>
                  <m:ctrlPr>
                    <w:rPr>
                      <w:rFonts w:ascii="Cambria Math" w:hAnsi="Cambria Math" w:cs="Times New Roman"/>
                      <w:sz w:val="28"/>
                      <w:szCs w:val="28"/>
                    </w:rPr>
                  </m:ctrlPr>
                </m:accPr>
                <m:e>
                  <m:sSub>
                    <m:sSubPr>
                      <m:ctrlPr>
                        <w:rPr>
                          <w:rFonts w:ascii="Cambria Math" w:hAnsi="Cambria Math" w:cs="Times New Roman"/>
                          <w:sz w:val="28"/>
                          <w:szCs w:val="28"/>
                        </w:rPr>
                      </m:ctrlPr>
                    </m:sSubPr>
                    <m:e>
                      <m:r>
                        <w:rPr>
                          <w:rFonts w:ascii="Cambria Math" w:hAnsi="Cambria Math" w:cs="Times New Roman"/>
                          <w:sz w:val="28"/>
                          <w:szCs w:val="28"/>
                        </w:rPr>
                        <m:t>T</m:t>
                      </m:r>
                    </m:e>
                    <m:sub>
                      <m:r>
                        <m:rPr>
                          <m:sty m:val="p"/>
                        </m:rPr>
                        <w:rPr>
                          <w:rFonts w:ascii="Cambria Math" w:hAnsi="Cambria Math" w:cs="Times New Roman"/>
                          <w:sz w:val="28"/>
                          <w:szCs w:val="28"/>
                        </w:rPr>
                        <m:t>2</m:t>
                      </m:r>
                    </m:sub>
                  </m:sSub>
                </m:e>
              </m:acc>
              <m:r>
                <m:rPr>
                  <m:sty m:val="p"/>
                </m:rPr>
                <w:rPr>
                  <w:rFonts w:ascii="Cambria Math" w:hAnsi="Cambria Math" w:cs="Times New Roman"/>
                  <w:sz w:val="28"/>
                  <w:szCs w:val="28"/>
                </w:rPr>
                <m:t>-</m:t>
              </m:r>
              <m:acc>
                <m:accPr>
                  <m:ctrlPr>
                    <w:rPr>
                      <w:rFonts w:ascii="Cambria Math" w:hAnsi="Cambria Math" w:cs="Times New Roman"/>
                      <w:sz w:val="28"/>
                      <w:szCs w:val="28"/>
                    </w:rPr>
                  </m:ctrlPr>
                </m:accPr>
                <m:e>
                  <m:sSub>
                    <m:sSubPr>
                      <m:ctrlPr>
                        <w:rPr>
                          <w:rFonts w:ascii="Cambria Math" w:hAnsi="Cambria Math" w:cs="Times New Roman"/>
                          <w:sz w:val="28"/>
                          <w:szCs w:val="28"/>
                        </w:rPr>
                      </m:ctrlPr>
                    </m:sSubPr>
                    <m:e>
                      <m:r>
                        <w:rPr>
                          <w:rFonts w:ascii="Cambria Math" w:hAnsi="Cambria Math" w:cs="Times New Roman"/>
                          <w:sz w:val="28"/>
                          <w:szCs w:val="28"/>
                        </w:rPr>
                        <m:t>T</m:t>
                      </m:r>
                    </m:e>
                    <m:sub>
                      <m:r>
                        <m:rPr>
                          <m:sty m:val="p"/>
                        </m:rPr>
                        <w:rPr>
                          <w:rFonts w:ascii="Cambria Math" w:hAnsi="Cambria Math" w:cs="Times New Roman"/>
                          <w:sz w:val="28"/>
                          <w:szCs w:val="28"/>
                        </w:rPr>
                        <m:t>1</m:t>
                      </m:r>
                    </m:sub>
                  </m:sSub>
                </m:e>
              </m:acc>
            </m:den>
          </m:f>
        </m:oMath>
      </m:oMathPara>
    </w:p>
    <w:p w14:paraId="2B35DCF1" w14:textId="77777777" w:rsidR="00827D2B" w:rsidRPr="00363343" w:rsidRDefault="00827D2B" w:rsidP="00827D2B">
      <w:pPr>
        <w:ind w:firstLineChars="200" w:firstLine="560"/>
        <w:jc w:val="both"/>
        <w:rPr>
          <w:rFonts w:ascii="Times New Roman" w:hAnsi="Times New Roman" w:cs="Times New Roman"/>
          <w:sz w:val="28"/>
          <w:szCs w:val="28"/>
        </w:rPr>
      </w:pPr>
      <w:r w:rsidRPr="00363343">
        <w:rPr>
          <w:rFonts w:ascii="Times New Roman" w:hAnsi="Times New Roman" w:cs="Times New Roman"/>
          <w:sz w:val="28"/>
          <w:szCs w:val="28"/>
        </w:rPr>
        <w:t>Step 2: Integrate this temperature tendency as an additional input feature into the original data-driven model. Rather than modifying the model architecture, the slope is treated as a new feature that enables the model to learn temperature-dependent relationships directly. The enhanced model formulation becomes:</w:t>
      </w:r>
      <w:r w:rsidRPr="00363343">
        <w:rPr>
          <w:rFonts w:ascii="Times New Roman" w:hAnsi="Times New Roman" w:cs="Times New Roman"/>
          <w:sz w:val="28"/>
          <w:szCs w:val="28"/>
        </w:rPr>
        <w:br/>
      </w:r>
      <m:oMathPara>
        <m:oMath>
          <m:acc>
            <m:accPr>
              <m:ctrlPr>
                <w:rPr>
                  <w:rFonts w:ascii="Cambria Math" w:hAnsi="Cambria Math" w:cs="Times New Roman"/>
                  <w:sz w:val="28"/>
                  <w:szCs w:val="28"/>
                </w:rPr>
              </m:ctrlPr>
            </m:accPr>
            <m:e>
              <m:r>
                <w:rPr>
                  <w:rFonts w:ascii="Cambria Math" w:hAnsi="Cambria Math" w:cs="Times New Roman"/>
                  <w:sz w:val="28"/>
                  <w:szCs w:val="28"/>
                </w:rPr>
                <m:t>y</m:t>
              </m:r>
            </m:e>
          </m:acc>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f</m:t>
              </m:r>
            </m:e>
            <m:sub>
              <m:r>
                <m:rPr>
                  <m:sty m:val="p"/>
                </m:rPr>
                <w:rPr>
                  <w:rFonts w:ascii="Cambria Math" w:hAnsi="Cambria Math" w:cs="Times New Roman"/>
                  <w:sz w:val="28"/>
                  <w:szCs w:val="28"/>
                </w:rPr>
                <m:t>0</m:t>
              </m:r>
            </m:sub>
          </m:sSub>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k</m:t>
                  </m:r>
                </m:sub>
              </m:sSub>
              <m:r>
                <m:rPr>
                  <m:sty m:val="p"/>
                </m:rPr>
                <w:rPr>
                  <w:rFonts w:ascii="Cambria Math" w:hAnsi="Cambria Math" w:cs="Times New Roman"/>
                  <w:sz w:val="28"/>
                  <w:szCs w:val="28"/>
                </w:rPr>
                <m:t>,</m:t>
              </m:r>
              <m:r>
                <w:rPr>
                  <w:rFonts w:ascii="Cambria Math" w:hAnsi="Cambria Math" w:cs="Times New Roman"/>
                  <w:sz w:val="28"/>
                  <w:szCs w:val="28"/>
                </w:rPr>
                <m:t>T</m:t>
              </m:r>
              <m:r>
                <m:rPr>
                  <m:sty m:val="p"/>
                </m:rPr>
                <w:rPr>
                  <w:rFonts w:ascii="Cambria Math" w:hAnsi="Cambria Math" w:cs="Times New Roman"/>
                  <w:sz w:val="28"/>
                  <w:szCs w:val="28"/>
                </w:rPr>
                <m:t>,</m:t>
              </m:r>
              <m:r>
                <w:rPr>
                  <w:rFonts w:ascii="Cambria Math" w:hAnsi="Cambria Math" w:cs="Times New Roman"/>
                  <w:sz w:val="28"/>
                  <w:szCs w:val="28"/>
                </w:rPr>
                <m:t>MW</m:t>
              </m:r>
              <m:r>
                <m:rPr>
                  <m:sty m:val="p"/>
                </m:rPr>
                <w:rPr>
                  <w:rFonts w:ascii="Cambria Math" w:hAnsi="Cambria Math" w:cs="Times New Roman"/>
                  <w:sz w:val="28"/>
                  <w:szCs w:val="28"/>
                </w:rPr>
                <m:t>,……,</m:t>
              </m:r>
              <m:f>
                <m:fPr>
                  <m:ctrlPr>
                    <w:rPr>
                      <w:rFonts w:ascii="Cambria Math" w:hAnsi="Cambria Math" w:cs="Times New Roman"/>
                      <w:sz w:val="28"/>
                      <w:szCs w:val="28"/>
                    </w:rPr>
                  </m:ctrlPr>
                </m:fPr>
                <m:num>
                  <m:acc>
                    <m:accPr>
                      <m:ctrlPr>
                        <w:rPr>
                          <w:rFonts w:ascii="Cambria Math" w:hAnsi="Cambria Math" w:cs="Times New Roman"/>
                          <w:sz w:val="28"/>
                          <w:szCs w:val="28"/>
                        </w:rPr>
                      </m:ctrlPr>
                    </m:accPr>
                    <m:e>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r</m:t>
                          </m:r>
                          <m:r>
                            <m:rPr>
                              <m:sty m:val="p"/>
                            </m:rPr>
                            <w:rPr>
                              <w:rFonts w:ascii="Cambria Math" w:hAnsi="Cambria Math" w:cs="Times New Roman"/>
                              <w:sz w:val="28"/>
                              <w:szCs w:val="28"/>
                            </w:rPr>
                            <m:t>2</m:t>
                          </m:r>
                        </m:sub>
                      </m:sSub>
                    </m:e>
                  </m:acc>
                  <m:r>
                    <m:rPr>
                      <m:sty m:val="p"/>
                    </m:rPr>
                    <w:rPr>
                      <w:rFonts w:ascii="Cambria Math" w:hAnsi="Cambria Math" w:cs="Times New Roman"/>
                      <w:sz w:val="28"/>
                      <w:szCs w:val="28"/>
                    </w:rPr>
                    <m:t>-</m:t>
                  </m:r>
                  <m:acc>
                    <m:accPr>
                      <m:ctrlPr>
                        <w:rPr>
                          <w:rFonts w:ascii="Cambria Math" w:hAnsi="Cambria Math" w:cs="Times New Roman"/>
                          <w:sz w:val="28"/>
                          <w:szCs w:val="28"/>
                        </w:rPr>
                      </m:ctrlPr>
                    </m:accPr>
                    <m:e>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r</m:t>
                          </m:r>
                          <m:r>
                            <m:rPr>
                              <m:sty m:val="p"/>
                            </m:rPr>
                            <w:rPr>
                              <w:rFonts w:ascii="Cambria Math" w:hAnsi="Cambria Math" w:cs="Times New Roman"/>
                              <w:sz w:val="28"/>
                              <w:szCs w:val="28"/>
                            </w:rPr>
                            <m:t>1</m:t>
                          </m:r>
                        </m:sub>
                      </m:sSub>
                    </m:e>
                  </m:acc>
                </m:num>
                <m:den>
                  <m:acc>
                    <m:accPr>
                      <m:ctrlPr>
                        <w:rPr>
                          <w:rFonts w:ascii="Cambria Math" w:hAnsi="Cambria Math" w:cs="Times New Roman"/>
                          <w:sz w:val="28"/>
                          <w:szCs w:val="28"/>
                        </w:rPr>
                      </m:ctrlPr>
                    </m:accPr>
                    <m:e>
                      <m:sSub>
                        <m:sSubPr>
                          <m:ctrlPr>
                            <w:rPr>
                              <w:rFonts w:ascii="Cambria Math" w:hAnsi="Cambria Math" w:cs="Times New Roman"/>
                              <w:sz w:val="28"/>
                              <w:szCs w:val="28"/>
                            </w:rPr>
                          </m:ctrlPr>
                        </m:sSubPr>
                        <m:e>
                          <m:r>
                            <w:rPr>
                              <w:rFonts w:ascii="Cambria Math" w:hAnsi="Cambria Math" w:cs="Times New Roman"/>
                              <w:sz w:val="28"/>
                              <w:szCs w:val="28"/>
                            </w:rPr>
                            <m:t>T</m:t>
                          </m:r>
                        </m:e>
                        <m:sub>
                          <m:r>
                            <m:rPr>
                              <m:sty m:val="p"/>
                            </m:rPr>
                            <w:rPr>
                              <w:rFonts w:ascii="Cambria Math" w:hAnsi="Cambria Math" w:cs="Times New Roman"/>
                              <w:sz w:val="28"/>
                              <w:szCs w:val="28"/>
                            </w:rPr>
                            <m:t>2</m:t>
                          </m:r>
                        </m:sub>
                      </m:sSub>
                    </m:e>
                  </m:acc>
                  <m:r>
                    <m:rPr>
                      <m:sty m:val="p"/>
                    </m:rPr>
                    <w:rPr>
                      <w:rFonts w:ascii="Cambria Math" w:hAnsi="Cambria Math" w:cs="Times New Roman"/>
                      <w:sz w:val="28"/>
                      <w:szCs w:val="28"/>
                    </w:rPr>
                    <m:t>-</m:t>
                  </m:r>
                  <m:acc>
                    <m:accPr>
                      <m:ctrlPr>
                        <w:rPr>
                          <w:rFonts w:ascii="Cambria Math" w:hAnsi="Cambria Math" w:cs="Times New Roman"/>
                          <w:sz w:val="28"/>
                          <w:szCs w:val="28"/>
                        </w:rPr>
                      </m:ctrlPr>
                    </m:accPr>
                    <m:e>
                      <m:sSub>
                        <m:sSubPr>
                          <m:ctrlPr>
                            <w:rPr>
                              <w:rFonts w:ascii="Cambria Math" w:hAnsi="Cambria Math" w:cs="Times New Roman"/>
                              <w:sz w:val="28"/>
                              <w:szCs w:val="28"/>
                            </w:rPr>
                          </m:ctrlPr>
                        </m:sSubPr>
                        <m:e>
                          <m:r>
                            <w:rPr>
                              <w:rFonts w:ascii="Cambria Math" w:hAnsi="Cambria Math" w:cs="Times New Roman"/>
                              <w:sz w:val="28"/>
                              <w:szCs w:val="28"/>
                            </w:rPr>
                            <m:t>T</m:t>
                          </m:r>
                        </m:e>
                        <m:sub>
                          <m:r>
                            <m:rPr>
                              <m:sty m:val="p"/>
                            </m:rPr>
                            <w:rPr>
                              <w:rFonts w:ascii="Cambria Math" w:hAnsi="Cambria Math" w:cs="Times New Roman"/>
                              <w:sz w:val="28"/>
                              <w:szCs w:val="28"/>
                            </w:rPr>
                            <m:t>1</m:t>
                          </m:r>
                        </m:sub>
                      </m:sSub>
                    </m:e>
                  </m:acc>
                </m:den>
              </m:f>
            </m:e>
          </m:d>
        </m:oMath>
      </m:oMathPara>
    </w:p>
    <w:p w14:paraId="4C69DC7F" w14:textId="48CE8377" w:rsidR="00827D2B" w:rsidRPr="00363343" w:rsidRDefault="00827D2B" w:rsidP="00827D2B">
      <w:pPr>
        <w:pStyle w:val="a9"/>
        <w:ind w:left="0" w:firstLineChars="200" w:firstLine="560"/>
        <w:jc w:val="both"/>
        <w:rPr>
          <w:rFonts w:ascii="Times New Roman" w:hAnsi="Times New Roman" w:cs="Times New Roman"/>
          <w:sz w:val="28"/>
          <w:szCs w:val="28"/>
          <w14:ligatures w14:val="none"/>
        </w:rPr>
      </w:pPr>
      <w:r w:rsidRPr="00363343">
        <w:rPr>
          <w:rFonts w:ascii="Times New Roman" w:hAnsi="Times New Roman" w:cs="Times New Roman"/>
          <w:sz w:val="28"/>
          <w:szCs w:val="28"/>
          <w14:ligatures w14:val="none"/>
        </w:rPr>
        <w:t>Here, </w:t>
      </w:r>
      <m:oMath>
        <m:sSub>
          <m:sSubPr>
            <m:ctrlPr>
              <w:rPr>
                <w:rFonts w:ascii="Cambria Math" w:hAnsi="Cambria Math" w:cs="Times New Roman"/>
                <w:sz w:val="28"/>
                <w:szCs w:val="28"/>
                <w14:ligatures w14:val="none"/>
              </w:rPr>
            </m:ctrlPr>
          </m:sSubPr>
          <m:e>
            <m:r>
              <w:rPr>
                <w:rFonts w:ascii="Cambria Math" w:hAnsi="Cambria Math" w:cs="Times New Roman"/>
                <w:sz w:val="28"/>
                <w:szCs w:val="28"/>
                <w14:ligatures w14:val="none"/>
              </w:rPr>
              <m:t>f</m:t>
            </m:r>
          </m:e>
          <m:sub>
            <m:r>
              <m:rPr>
                <m:sty m:val="p"/>
              </m:rPr>
              <w:rPr>
                <w:rFonts w:ascii="Cambria Math" w:hAnsi="Cambria Math" w:cs="Times New Roman"/>
                <w:sz w:val="28"/>
                <w:szCs w:val="28"/>
                <w14:ligatures w14:val="none"/>
              </w:rPr>
              <m:t>0</m:t>
            </m:r>
          </m:sub>
        </m:sSub>
        <m:d>
          <m:dPr>
            <m:ctrlPr>
              <w:rPr>
                <w:rFonts w:ascii="Cambria Math" w:hAnsi="Cambria Math" w:cs="Times New Roman"/>
                <w:sz w:val="28"/>
                <w:szCs w:val="28"/>
                <w14:ligatures w14:val="none"/>
              </w:rPr>
            </m:ctrlPr>
          </m:dPr>
          <m:e>
            <m:sSub>
              <m:sSubPr>
                <m:ctrlPr>
                  <w:rPr>
                    <w:rFonts w:ascii="Cambria Math" w:hAnsi="Cambria Math" w:cs="Times New Roman"/>
                    <w:sz w:val="28"/>
                    <w:szCs w:val="28"/>
                    <w14:ligatures w14:val="none"/>
                  </w:rPr>
                </m:ctrlPr>
              </m:sSubPr>
              <m:e>
                <m:r>
                  <w:rPr>
                    <w:rFonts w:ascii="Cambria Math" w:hAnsi="Cambria Math" w:cs="Times New Roman"/>
                    <w:sz w:val="28"/>
                    <w:szCs w:val="28"/>
                    <w14:ligatures w14:val="none"/>
                  </w:rPr>
                  <m:t>N</m:t>
                </m:r>
              </m:e>
              <m:sub>
                <m:r>
                  <w:rPr>
                    <w:rFonts w:ascii="Cambria Math" w:hAnsi="Cambria Math" w:cs="Times New Roman"/>
                    <w:sz w:val="28"/>
                    <w:szCs w:val="28"/>
                    <w14:ligatures w14:val="none"/>
                  </w:rPr>
                  <m:t>k</m:t>
                </m:r>
              </m:sub>
            </m:sSub>
            <m:r>
              <m:rPr>
                <m:sty m:val="p"/>
              </m:rPr>
              <w:rPr>
                <w:rFonts w:ascii="Cambria Math" w:hAnsi="Cambria Math" w:cs="Times New Roman"/>
                <w:sz w:val="28"/>
                <w:szCs w:val="28"/>
                <w14:ligatures w14:val="none"/>
              </w:rPr>
              <m:t>,</m:t>
            </m:r>
            <m:r>
              <w:rPr>
                <w:rFonts w:ascii="Cambria Math" w:hAnsi="Cambria Math" w:cs="Times New Roman"/>
                <w:sz w:val="28"/>
                <w:szCs w:val="28"/>
                <w14:ligatures w14:val="none"/>
              </w:rPr>
              <m:t>T</m:t>
            </m:r>
            <m:r>
              <m:rPr>
                <m:sty m:val="p"/>
              </m:rPr>
              <w:rPr>
                <w:rFonts w:ascii="Cambria Math" w:hAnsi="Cambria Math" w:cs="Times New Roman"/>
                <w:sz w:val="28"/>
                <w:szCs w:val="28"/>
                <w14:ligatures w14:val="none"/>
              </w:rPr>
              <m:t>,</m:t>
            </m:r>
            <m:r>
              <w:rPr>
                <w:rFonts w:ascii="Cambria Math" w:hAnsi="Cambria Math" w:cs="Times New Roman"/>
                <w:sz w:val="28"/>
                <w:szCs w:val="28"/>
                <w14:ligatures w14:val="none"/>
              </w:rPr>
              <m:t>MW</m:t>
            </m:r>
            <m:r>
              <m:rPr>
                <m:sty m:val="p"/>
              </m:rPr>
              <w:rPr>
                <w:rFonts w:ascii="Cambria Math" w:hAnsi="Cambria Math" w:cs="Times New Roman"/>
                <w:sz w:val="28"/>
                <w:szCs w:val="28"/>
                <w14:ligatures w14:val="none"/>
              </w:rPr>
              <m:t>,……</m:t>
            </m:r>
          </m:e>
        </m:d>
      </m:oMath>
      <w:r w:rsidRPr="00363343">
        <w:rPr>
          <w:rFonts w:ascii="Times New Roman" w:hAnsi="Times New Roman" w:cs="Times New Roman"/>
          <w:sz w:val="28"/>
          <w:szCs w:val="28"/>
          <w14:ligatures w14:val="none"/>
        </w:rPr>
        <w:t>represents the original black-box model that learns structure-property relationships directly from data.</w:t>
      </w:r>
      <w:r w:rsidR="0020137D" w:rsidRPr="00363343">
        <w:rPr>
          <w:rFonts w:ascii="Times New Roman" w:hAnsi="Times New Roman" w:cs="Times New Roman"/>
          <w:sz w:val="28"/>
          <w:szCs w:val="28"/>
          <w14:ligatures w14:val="none"/>
        </w:rPr>
        <w:t xml:space="preserve"> </w:t>
      </w:r>
    </w:p>
    <w:p w14:paraId="143CD0E7" w14:textId="77777777" w:rsidR="00827D2B" w:rsidRPr="00363343" w:rsidRDefault="00827D2B" w:rsidP="00827D2B">
      <w:pPr>
        <w:pStyle w:val="4"/>
        <w:rPr>
          <w:rFonts w:ascii="Times New Roman" w:hAnsi="Times New Roman" w:cs="Times New Roman"/>
          <w:b/>
          <w:bCs/>
          <w:color w:val="auto"/>
          <w14:ligatures w14:val="none"/>
        </w:rPr>
      </w:pPr>
      <w:r w:rsidRPr="00363343">
        <w:rPr>
          <w:rFonts w:ascii="Times New Roman" w:hAnsi="Times New Roman" w:cs="Times New Roman"/>
          <w:b/>
          <w:bCs/>
          <w:color w:val="auto"/>
          <w14:ligatures w14:val="none"/>
        </w:rPr>
        <w:t>3.2.3 Physical Significance</w:t>
      </w:r>
    </w:p>
    <w:p w14:paraId="7C26DC72" w14:textId="7BEE2355" w:rsidR="00827D2B" w:rsidRPr="00A02118" w:rsidRDefault="00726596" w:rsidP="00827D2B">
      <w:pPr>
        <w:ind w:firstLineChars="200" w:firstLine="560"/>
        <w:jc w:val="both"/>
        <w:rPr>
          <w:rFonts w:ascii="Times New Roman" w:hAnsi="Times New Roman" w:cs="Times New Roman"/>
          <w:sz w:val="28"/>
          <w:szCs w:val="28"/>
        </w:rPr>
      </w:pPr>
      <w:r w:rsidRPr="00726596">
        <w:rPr>
          <w:rFonts w:ascii="Times New Roman" w:hAnsi="Times New Roman" w:cs="Times New Roman" w:hint="eastAsia"/>
          <w:sz w:val="28"/>
          <w:szCs w:val="28"/>
        </w:rPr>
        <w:t>The physical significance of Strategy I lies in its fundamental departure from discrete-point prediction. By introducing a "temperature tendency" derived directly from experimental data points, the method injects prior physical intuition about continuous, smooth property evolution. This data-driven yet physics-aware approach not only enhances robustness against experimental noise but also ensures more reliable extrapolation</w:t>
      </w:r>
      <w:ins w:id="146" w:author="Anjan Tula" w:date="2025-11-18T14:06:00Z" w16du:dateUtc="2025-11-18T06:06:00Z">
        <w:r w:rsidR="00E4658B">
          <w:rPr>
            <w:rFonts w:ascii="Times New Roman" w:hAnsi="Times New Roman" w:cs="Times New Roman"/>
            <w:sz w:val="28"/>
            <w:szCs w:val="28"/>
          </w:rPr>
          <w:t xml:space="preserve"> and </w:t>
        </w:r>
      </w:ins>
      <w:ins w:id="147" w:author="Anjan Tula" w:date="2025-11-18T14:07:00Z" w16du:dateUtc="2025-11-18T06:07:00Z">
        <w:r w:rsidR="00E4658B">
          <w:rPr>
            <w:rFonts w:ascii="Times New Roman" w:hAnsi="Times New Roman" w:cs="Times New Roman"/>
            <w:sz w:val="28"/>
            <w:szCs w:val="28"/>
          </w:rPr>
          <w:t>interpolation</w:t>
        </w:r>
      </w:ins>
      <w:r w:rsidRPr="00726596">
        <w:rPr>
          <w:rFonts w:ascii="Times New Roman" w:hAnsi="Times New Roman" w:cs="Times New Roman" w:hint="eastAsia"/>
          <w:sz w:val="28"/>
          <w:szCs w:val="28"/>
        </w:rPr>
        <w:t>. Crucially, it bridges the gap between discrete experimental observations and continuous theoretical physical models</w:t>
      </w:r>
      <w:r w:rsidR="00827D2B" w:rsidRPr="00A02118">
        <w:rPr>
          <w:rFonts w:ascii="Times New Roman" w:hAnsi="Times New Roman" w:cs="Times New Roman" w:hint="eastAsia"/>
          <w:sz w:val="28"/>
          <w:szCs w:val="28"/>
        </w:rPr>
        <w:t>.</w:t>
      </w:r>
    </w:p>
    <w:p w14:paraId="79E3F9E5" w14:textId="05059599" w:rsidR="00827D2B" w:rsidRPr="00363343" w:rsidRDefault="00827D2B" w:rsidP="00827D2B">
      <w:pPr>
        <w:pStyle w:val="3"/>
        <w:rPr>
          <w:rFonts w:ascii="Times New Roman" w:eastAsiaTheme="minorEastAsia" w:hAnsi="Times New Roman" w:cs="Times New Roman"/>
          <w:b/>
          <w:bCs/>
          <w:color w:val="auto"/>
          <w:sz w:val="28"/>
          <w:szCs w:val="28"/>
          <w14:ligatures w14:val="none"/>
        </w:rPr>
      </w:pPr>
      <w:r w:rsidRPr="00363343">
        <w:rPr>
          <w:rFonts w:ascii="Times New Roman" w:eastAsiaTheme="minorEastAsia" w:hAnsi="Times New Roman" w:cs="Times New Roman"/>
          <w:b/>
          <w:bCs/>
          <w:color w:val="auto"/>
          <w:sz w:val="28"/>
          <w:szCs w:val="28"/>
          <w14:ligatures w14:val="none"/>
        </w:rPr>
        <w:lastRenderedPageBreak/>
        <w:t>3.3 Strategy</w:t>
      </w:r>
      <w:r w:rsidR="00F02D52">
        <w:rPr>
          <w:rFonts w:ascii="Times New Roman" w:eastAsiaTheme="minorEastAsia" w:hAnsi="Times New Roman" w:cs="Times New Roman" w:hint="eastAsia"/>
          <w:b/>
          <w:bCs/>
          <w:color w:val="auto"/>
          <w:sz w:val="28"/>
          <w:szCs w:val="28"/>
          <w14:ligatures w14:val="none"/>
        </w:rPr>
        <w:t xml:space="preserve"> </w:t>
      </w:r>
      <w:r w:rsidRPr="00363343">
        <w:rPr>
          <w:rFonts w:ascii="Times New Roman" w:eastAsiaTheme="minorEastAsia" w:hAnsi="Times New Roman" w:cs="Times New Roman"/>
          <w:b/>
          <w:bCs/>
          <w:color w:val="auto"/>
          <w:sz w:val="28"/>
          <w:szCs w:val="28"/>
          <w14:ligatures w14:val="none"/>
        </w:rPr>
        <w:t>II–Bias-Corrected Hybrid Modeling</w:t>
      </w:r>
    </w:p>
    <w:p w14:paraId="39F6C964" w14:textId="77777777" w:rsidR="00827D2B" w:rsidRPr="0096542B" w:rsidRDefault="00827D2B" w:rsidP="00827D2B">
      <w:pPr>
        <w:ind w:firstLineChars="200" w:firstLine="560"/>
        <w:jc w:val="both"/>
        <w:rPr>
          <w:rFonts w:ascii="Times New Roman" w:hAnsi="Times New Roman" w:cs="Times New Roman"/>
          <w:sz w:val="28"/>
          <w:szCs w:val="28"/>
        </w:rPr>
      </w:pPr>
      <w:r w:rsidRPr="0096542B">
        <w:rPr>
          <w:rFonts w:ascii="Times New Roman" w:hAnsi="Times New Roman" w:cs="Times New Roman"/>
          <w:sz w:val="28"/>
          <w:szCs w:val="28"/>
        </w:rPr>
        <w:t>The conceptual foundation of Strategy II stems from a critical observation of purely data-driven machine learning methods. While these algorithms excel at identifying complex patterns in data, we propose that instead of feeding all data directly into a black-box model, a more effective approach involves establishing a predictive baseline model first. This baseline is regressed from raw experimental data to capture the fundamental trend, after which machine learning is employed specifically to compensate for the deviations between this baseline and the actual measured values.</w:t>
      </w:r>
    </w:p>
    <w:p w14:paraId="4B98DD44" w14:textId="77777777" w:rsidR="00827D2B" w:rsidRPr="00363343" w:rsidRDefault="00827D2B" w:rsidP="00827D2B">
      <w:pPr>
        <w:pStyle w:val="4"/>
        <w:rPr>
          <w:rFonts w:ascii="Times New Roman" w:hAnsi="Times New Roman" w:cs="Times New Roman"/>
          <w:b/>
          <w:bCs/>
          <w:color w:val="auto"/>
          <w14:ligatures w14:val="none"/>
        </w:rPr>
      </w:pPr>
      <w:r w:rsidRPr="00363343">
        <w:rPr>
          <w:rFonts w:ascii="Times New Roman" w:hAnsi="Times New Roman" w:cs="Times New Roman"/>
          <w:b/>
          <w:bCs/>
          <w:color w:val="auto"/>
          <w14:ligatures w14:val="none"/>
        </w:rPr>
        <w:t>3.3.1 Baseline Model Construction</w:t>
      </w:r>
    </w:p>
    <w:p w14:paraId="426D4EAC" w14:textId="77777777" w:rsidR="00827D2B" w:rsidRDefault="00827D2B" w:rsidP="00827D2B">
      <w:pPr>
        <w:ind w:firstLineChars="200" w:firstLine="560"/>
        <w:jc w:val="both"/>
        <w:rPr>
          <w:rFonts w:ascii="Times New Roman" w:hAnsi="Times New Roman" w:cs="Times New Roman"/>
          <w:sz w:val="28"/>
          <w:szCs w:val="28"/>
        </w:rPr>
      </w:pPr>
      <w:r w:rsidRPr="00B26004">
        <w:rPr>
          <w:rFonts w:ascii="Times New Roman" w:hAnsi="Times New Roman" w:cs="Times New Roman"/>
          <w:sz w:val="28"/>
          <w:szCs w:val="28"/>
        </w:rPr>
        <w:t>The hybrid framework begins by establishing a physically-grounded baseline. Two preliminary models are first constructed to predict a reference temperature, </w:t>
      </w:r>
      <m:oMath>
        <m:acc>
          <m:accPr>
            <m:ctrlPr>
              <w:rPr>
                <w:rFonts w:ascii="Cambria Math" w:hAnsi="Cambria Math" w:cs="Times New Roman"/>
                <w:sz w:val="28"/>
                <w:szCs w:val="28"/>
              </w:rPr>
            </m:ctrlPr>
          </m:accPr>
          <m:e>
            <m:sSub>
              <m:sSubPr>
                <m:ctrlPr>
                  <w:rPr>
                    <w:rFonts w:ascii="Cambria Math" w:hAnsi="Cambria Math" w:cs="Times New Roman"/>
                    <w:sz w:val="28"/>
                    <w:szCs w:val="28"/>
                  </w:rPr>
                </m:ctrlPr>
              </m:sSubPr>
              <m:e>
                <m:r>
                  <w:rPr>
                    <w:rFonts w:ascii="Cambria Math" w:hAnsi="Cambria Math" w:cs="Times New Roman"/>
                    <w:sz w:val="28"/>
                    <w:szCs w:val="28"/>
                  </w:rPr>
                  <m:t>T</m:t>
                </m:r>
              </m:e>
              <m:sub>
                <m:r>
                  <m:rPr>
                    <m:sty m:val="p"/>
                  </m:rPr>
                  <w:rPr>
                    <w:rFonts w:ascii="Cambria Math" w:hAnsi="Cambria Math" w:cs="Times New Roman"/>
                    <w:sz w:val="28"/>
                    <w:szCs w:val="28"/>
                  </w:rPr>
                  <m:t>0</m:t>
                </m:r>
              </m:sub>
            </m:sSub>
          </m:e>
        </m:acc>
      </m:oMath>
      <w:r w:rsidRPr="00B26004">
        <w:rPr>
          <w:rFonts w:ascii="Times New Roman" w:hAnsi="Times New Roman" w:cs="Times New Roman"/>
          <w:sz w:val="28"/>
          <w:szCs w:val="28"/>
        </w:rPr>
        <w:t>​, and the corresponding property value at that temperature,</w:t>
      </w:r>
      <w:r w:rsidRPr="00363343">
        <w:rPr>
          <w:rFonts w:ascii="Times New Roman" w:hAnsi="Times New Roman" w:cs="Times New Roman"/>
          <w:sz w:val="28"/>
          <w:szCs w:val="28"/>
        </w:rPr>
        <w:t xml:space="preserve"> </w:t>
      </w:r>
      <m:oMath>
        <m:acc>
          <m:accPr>
            <m:ctrlPr>
              <w:rPr>
                <w:rFonts w:ascii="Cambria Math" w:hAnsi="Cambria Math" w:cs="Times New Roman"/>
                <w:sz w:val="28"/>
                <w:szCs w:val="28"/>
              </w:rPr>
            </m:ctrlPr>
          </m:accPr>
          <m:e>
            <m:sSub>
              <m:sSubPr>
                <m:ctrlPr>
                  <w:rPr>
                    <w:rFonts w:ascii="Cambria Math" w:hAnsi="Cambria Math" w:cs="Times New Roman"/>
                    <w:sz w:val="28"/>
                    <w:szCs w:val="28"/>
                  </w:rPr>
                </m:ctrlPr>
              </m:sSubPr>
              <m:e>
                <m:r>
                  <w:rPr>
                    <w:rFonts w:ascii="Cambria Math" w:hAnsi="Cambria Math" w:cs="Times New Roman"/>
                    <w:sz w:val="28"/>
                    <w:szCs w:val="28"/>
                  </w:rPr>
                  <m:t>y</m:t>
                </m:r>
              </m:e>
              <m:sub>
                <m:r>
                  <m:rPr>
                    <m:sty m:val="p"/>
                  </m:rPr>
                  <w:rPr>
                    <w:rFonts w:ascii="Cambria Math" w:hAnsi="Cambria Math" w:cs="Times New Roman"/>
                    <w:sz w:val="28"/>
                    <w:szCs w:val="28"/>
                  </w:rPr>
                  <m:t>0</m:t>
                </m:r>
              </m:sub>
            </m:sSub>
          </m:e>
        </m:acc>
      </m:oMath>
      <w:r w:rsidRPr="00B26004">
        <w:rPr>
          <w:rFonts w:ascii="Times New Roman" w:hAnsi="Times New Roman" w:cs="Times New Roman"/>
          <w:sz w:val="28"/>
          <w:szCs w:val="28"/>
        </w:rPr>
        <w:t>​, directly from the molecular structure. This reference prediction,</w:t>
      </w:r>
      <w:r w:rsidRPr="00363343">
        <w:rPr>
          <w:rFonts w:ascii="Times New Roman" w:hAnsi="Times New Roman" w:cs="Times New Roman"/>
          <w:sz w:val="28"/>
          <w:szCs w:val="28"/>
        </w:rPr>
        <w:t xml:space="preserve"> </w:t>
      </w:r>
      <m:oMath>
        <m:acc>
          <m:accPr>
            <m:ctrlPr>
              <w:rPr>
                <w:rFonts w:ascii="Cambria Math" w:hAnsi="Cambria Math" w:cs="Times New Roman"/>
                <w:sz w:val="28"/>
                <w:szCs w:val="28"/>
              </w:rPr>
            </m:ctrlPr>
          </m:accPr>
          <m:e>
            <m:sSub>
              <m:sSubPr>
                <m:ctrlPr>
                  <w:rPr>
                    <w:rFonts w:ascii="Cambria Math" w:hAnsi="Cambria Math" w:cs="Times New Roman"/>
                    <w:sz w:val="28"/>
                    <w:szCs w:val="28"/>
                  </w:rPr>
                </m:ctrlPr>
              </m:sSubPr>
              <m:e>
                <m:r>
                  <w:rPr>
                    <w:rFonts w:ascii="Cambria Math" w:hAnsi="Cambria Math" w:cs="Times New Roman"/>
                    <w:sz w:val="28"/>
                    <w:szCs w:val="28"/>
                  </w:rPr>
                  <m:t>y</m:t>
                </m:r>
              </m:e>
              <m:sub>
                <m:r>
                  <m:rPr>
                    <m:sty m:val="p"/>
                  </m:rPr>
                  <w:rPr>
                    <w:rFonts w:ascii="Cambria Math" w:hAnsi="Cambria Math" w:cs="Times New Roman"/>
                    <w:sz w:val="28"/>
                    <w:szCs w:val="28"/>
                  </w:rPr>
                  <m:t>0</m:t>
                </m:r>
              </m:sub>
            </m:sSub>
          </m:e>
        </m:acc>
      </m:oMath>
      <w:r w:rsidRPr="00B26004">
        <w:rPr>
          <w:rFonts w:ascii="Times New Roman" w:hAnsi="Times New Roman" w:cs="Times New Roman"/>
          <w:sz w:val="28"/>
          <w:szCs w:val="28"/>
        </w:rPr>
        <w:t>​, serves as the intercept for a linear baseline model. The slope of this baseline is determined using group contribution methods, resulting in the following expression for the baseline prediction </w:t>
      </w:r>
      <m:oMath>
        <m:acc>
          <m:accPr>
            <m:ctrlPr>
              <w:rPr>
                <w:rFonts w:ascii="Cambria Math" w:hAnsi="Cambria Math" w:cs="Times New Roman"/>
                <w:sz w:val="28"/>
                <w:szCs w:val="28"/>
              </w:rPr>
            </m:ctrlPr>
          </m:accPr>
          <m:e>
            <m:r>
              <w:rPr>
                <w:rFonts w:ascii="Cambria Math" w:hAnsi="Cambria Math" w:cs="Times New Roman"/>
                <w:sz w:val="28"/>
                <w:szCs w:val="28"/>
              </w:rPr>
              <m:t>y</m:t>
            </m:r>
          </m:e>
        </m:acc>
      </m:oMath>
      <w:r w:rsidRPr="00B26004">
        <w:rPr>
          <w:rFonts w:ascii="Times New Roman" w:hAnsi="Times New Roman" w:cs="Times New Roman"/>
          <w:sz w:val="28"/>
          <w:szCs w:val="28"/>
        </w:rPr>
        <w:t>:</w:t>
      </w:r>
    </w:p>
    <w:p w14:paraId="766FF592" w14:textId="77777777" w:rsidR="00827D2B" w:rsidRPr="00363343" w:rsidRDefault="00000000" w:rsidP="00827D2B">
      <w:pPr>
        <w:jc w:val="both"/>
        <w:rPr>
          <w:rFonts w:ascii="Times New Roman" w:hAnsi="Times New Roman" w:cs="Times New Roman"/>
          <w:sz w:val="28"/>
          <w:szCs w:val="28"/>
        </w:rPr>
      </w:pPr>
      <m:oMathPara>
        <m:oMath>
          <m:acc>
            <m:accPr>
              <m:ctrlPr>
                <w:rPr>
                  <w:rFonts w:ascii="Cambria Math" w:hAnsi="Cambria Math" w:cs="Times New Roman"/>
                  <w:sz w:val="28"/>
                  <w:szCs w:val="28"/>
                </w:rPr>
              </m:ctrlPr>
            </m:accPr>
            <m:e>
              <m:r>
                <w:rPr>
                  <w:rFonts w:ascii="Cambria Math" w:hAnsi="Cambria Math" w:cs="Times New Roman"/>
                  <w:sz w:val="28"/>
                  <w:szCs w:val="28"/>
                </w:rPr>
                <m:t>y</m:t>
              </m:r>
            </m:e>
          </m:acc>
          <m:r>
            <m:rPr>
              <m:sty m:val="p"/>
            </m:rPr>
            <w:rPr>
              <w:rFonts w:ascii="Cambria Math" w:hAnsi="Cambria Math" w:cs="Times New Roman"/>
              <w:sz w:val="28"/>
              <w:szCs w:val="28"/>
            </w:rPr>
            <m:t>=</m:t>
          </m:r>
          <m:acc>
            <m:accPr>
              <m:ctrlPr>
                <w:rPr>
                  <w:rFonts w:ascii="Cambria Math" w:hAnsi="Cambria Math" w:cs="Times New Roman"/>
                  <w:sz w:val="28"/>
                  <w:szCs w:val="28"/>
                </w:rPr>
              </m:ctrlPr>
            </m:accPr>
            <m:e>
              <m:sSub>
                <m:sSubPr>
                  <m:ctrlPr>
                    <w:rPr>
                      <w:rFonts w:ascii="Cambria Math" w:hAnsi="Cambria Math" w:cs="Times New Roman"/>
                      <w:sz w:val="28"/>
                      <w:szCs w:val="28"/>
                    </w:rPr>
                  </m:ctrlPr>
                </m:sSubPr>
                <m:e>
                  <m:r>
                    <w:rPr>
                      <w:rFonts w:ascii="Cambria Math" w:hAnsi="Cambria Math" w:cs="Times New Roman"/>
                      <w:sz w:val="28"/>
                      <w:szCs w:val="28"/>
                    </w:rPr>
                    <m:t>y</m:t>
                  </m:r>
                </m:e>
                <m:sub>
                  <m:r>
                    <m:rPr>
                      <m:sty m:val="p"/>
                    </m:rPr>
                    <w:rPr>
                      <w:rFonts w:ascii="Cambria Math" w:hAnsi="Cambria Math" w:cs="Times New Roman"/>
                      <w:sz w:val="28"/>
                      <w:szCs w:val="28"/>
                    </w:rPr>
                    <m:t>0</m:t>
                  </m:r>
                </m:sub>
              </m:sSub>
            </m:e>
          </m:acc>
          <m:r>
            <m:rPr>
              <m:sty m:val="p"/>
            </m:rPr>
            <w:rPr>
              <w:rFonts w:ascii="Cambria Math" w:hAnsi="Cambria Math" w:cs="Times New Roman"/>
              <w:sz w:val="28"/>
              <w:szCs w:val="28"/>
            </w:rPr>
            <m:t>+</m:t>
          </m:r>
          <m:nary>
            <m:naryPr>
              <m:chr m:val="∑"/>
              <m:supHide m:val="1"/>
              <m:ctrlPr>
                <w:rPr>
                  <w:rFonts w:ascii="Cambria Math" w:hAnsi="Cambria Math" w:cs="Times New Roman"/>
                  <w:sz w:val="28"/>
                  <w:szCs w:val="28"/>
                </w:rPr>
              </m:ctrlPr>
            </m:naryPr>
            <m:sub>
              <m:r>
                <w:rPr>
                  <w:rFonts w:ascii="Cambria Math" w:hAnsi="Cambria Math" w:cs="Times New Roman"/>
                  <w:sz w:val="28"/>
                  <w:szCs w:val="28"/>
                </w:rPr>
                <m:t>K</m:t>
              </m:r>
            </m:sub>
            <m:sup/>
            <m:e>
              <m:sSub>
                <m:sSubPr>
                  <m:ctrlPr>
                    <w:rPr>
                      <w:rFonts w:ascii="Cambria Math" w:hAnsi="Cambria Math" w:cs="Times New Roman"/>
                      <w:sz w:val="28"/>
                      <w:szCs w:val="28"/>
                    </w:rPr>
                  </m:ctrlPr>
                </m:sSubPr>
                <m:e>
                  <m:r>
                    <w:rPr>
                      <w:rFonts w:ascii="Cambria Math" w:hAnsi="Cambria Math" w:cs="Times New Roman"/>
                      <w:sz w:val="28"/>
                      <w:szCs w:val="28"/>
                    </w:rPr>
                    <m:t>A</m:t>
                  </m:r>
                </m:e>
                <m:sub>
                  <m:r>
                    <w:rPr>
                      <w:rFonts w:ascii="Cambria Math" w:hAnsi="Cambria Math" w:cs="Times New Roman"/>
                      <w:sz w:val="28"/>
                      <w:szCs w:val="28"/>
                    </w:rPr>
                    <m:t>K</m:t>
                  </m:r>
                </m:sub>
              </m:sSub>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K</m:t>
                  </m:r>
                </m:sub>
              </m:sSub>
              <m:r>
                <m:rPr>
                  <m:sty m:val="p"/>
                </m:rPr>
                <w:rPr>
                  <w:rFonts w:ascii="Cambria Math" w:hAnsi="Cambria Math" w:cs="Times New Roman"/>
                  <w:sz w:val="28"/>
                  <w:szCs w:val="28"/>
                </w:rPr>
                <m:t>(</m:t>
              </m:r>
              <m:r>
                <w:rPr>
                  <w:rFonts w:ascii="Cambria Math" w:hAnsi="Cambria Math" w:cs="Times New Roman"/>
                  <w:sz w:val="28"/>
                  <w:szCs w:val="28"/>
                </w:rPr>
                <m:t>T</m:t>
              </m:r>
              <m:r>
                <m:rPr>
                  <m:sty m:val="p"/>
                </m:rPr>
                <w:rPr>
                  <w:rFonts w:ascii="Cambria Math" w:hAnsi="Cambria Math" w:cs="Times New Roman"/>
                  <w:sz w:val="28"/>
                  <w:szCs w:val="28"/>
                </w:rPr>
                <m:t>-</m:t>
              </m:r>
              <m:acc>
                <m:accPr>
                  <m:ctrlPr>
                    <w:rPr>
                      <w:rFonts w:ascii="Cambria Math" w:hAnsi="Cambria Math" w:cs="Times New Roman"/>
                      <w:sz w:val="28"/>
                      <w:szCs w:val="28"/>
                    </w:rPr>
                  </m:ctrlPr>
                </m:accPr>
                <m:e>
                  <m:sSub>
                    <m:sSubPr>
                      <m:ctrlPr>
                        <w:rPr>
                          <w:rFonts w:ascii="Cambria Math" w:hAnsi="Cambria Math" w:cs="Times New Roman"/>
                          <w:sz w:val="28"/>
                          <w:szCs w:val="28"/>
                        </w:rPr>
                      </m:ctrlPr>
                    </m:sSubPr>
                    <m:e>
                      <m:r>
                        <w:rPr>
                          <w:rFonts w:ascii="Cambria Math" w:hAnsi="Cambria Math" w:cs="Times New Roman"/>
                          <w:sz w:val="28"/>
                          <w:szCs w:val="28"/>
                        </w:rPr>
                        <m:t>T</m:t>
                      </m:r>
                    </m:e>
                    <m:sub>
                      <m:r>
                        <m:rPr>
                          <m:sty m:val="p"/>
                        </m:rPr>
                        <w:rPr>
                          <w:rFonts w:ascii="Cambria Math" w:hAnsi="Cambria Math" w:cs="Times New Roman"/>
                          <w:sz w:val="28"/>
                          <w:szCs w:val="28"/>
                        </w:rPr>
                        <m:t>0</m:t>
                      </m:r>
                    </m:sub>
                  </m:sSub>
                </m:e>
              </m:acc>
              <m:r>
                <m:rPr>
                  <m:sty m:val="p"/>
                </m:rPr>
                <w:rPr>
                  <w:rFonts w:ascii="Cambria Math" w:hAnsi="Cambria Math" w:cs="Times New Roman"/>
                  <w:sz w:val="28"/>
                  <w:szCs w:val="28"/>
                </w:rPr>
                <m:t>)</m:t>
              </m:r>
            </m:e>
          </m:nary>
        </m:oMath>
      </m:oMathPara>
    </w:p>
    <w:p w14:paraId="402CE11E" w14:textId="77777777" w:rsidR="00827D2B" w:rsidRDefault="00827D2B" w:rsidP="00827D2B">
      <w:pPr>
        <w:ind w:firstLineChars="200" w:firstLine="560"/>
        <w:jc w:val="both"/>
        <w:rPr>
          <w:rFonts w:ascii="Times New Roman" w:hAnsi="Times New Roman" w:cs="Times New Roman"/>
          <w:sz w:val="28"/>
          <w:szCs w:val="28"/>
        </w:rPr>
      </w:pPr>
      <w:r w:rsidRPr="00363343">
        <w:rPr>
          <w:rFonts w:ascii="Times New Roman" w:hAnsi="Times New Roman" w:cs="Times New Roman"/>
          <w:sz w:val="28"/>
          <w:szCs w:val="28"/>
        </w:rPr>
        <w:t>Here, </w:t>
      </w:r>
      <m:oMath>
        <m:acc>
          <m:accPr>
            <m:ctrlPr>
              <w:rPr>
                <w:rFonts w:ascii="Cambria Math" w:hAnsi="Cambria Math" w:cs="Times New Roman"/>
                <w:sz w:val="28"/>
                <w:szCs w:val="28"/>
              </w:rPr>
            </m:ctrlPr>
          </m:accPr>
          <m:e>
            <m:sSub>
              <m:sSubPr>
                <m:ctrlPr>
                  <w:rPr>
                    <w:rFonts w:ascii="Cambria Math" w:hAnsi="Cambria Math" w:cs="Times New Roman"/>
                    <w:sz w:val="28"/>
                    <w:szCs w:val="28"/>
                  </w:rPr>
                </m:ctrlPr>
              </m:sSubPr>
              <m:e>
                <m:r>
                  <w:rPr>
                    <w:rFonts w:ascii="Cambria Math" w:hAnsi="Cambria Math" w:cs="Times New Roman"/>
                    <w:sz w:val="28"/>
                    <w:szCs w:val="28"/>
                  </w:rPr>
                  <m:t>y</m:t>
                </m:r>
              </m:e>
              <m:sub>
                <m:r>
                  <m:rPr>
                    <m:sty m:val="p"/>
                  </m:rPr>
                  <w:rPr>
                    <w:rFonts w:ascii="Cambria Math" w:hAnsi="Cambria Math" w:cs="Times New Roman"/>
                    <w:sz w:val="28"/>
                    <w:szCs w:val="28"/>
                  </w:rPr>
                  <m:t>0</m:t>
                </m:r>
              </m:sub>
            </m:sSub>
          </m:e>
        </m:acc>
      </m:oMath>
      <w:r w:rsidRPr="00363343">
        <w:rPr>
          <w:rFonts w:ascii="Times New Roman" w:hAnsi="Times New Roman" w:cs="Times New Roman"/>
          <w:sz w:val="28"/>
          <w:szCs w:val="28"/>
        </w:rPr>
        <w:t>​ is the reference prediction for the property at temperature </w:t>
      </w:r>
      <m:oMath>
        <m:acc>
          <m:accPr>
            <m:ctrlPr>
              <w:rPr>
                <w:rFonts w:ascii="Cambria Math" w:hAnsi="Cambria Math" w:cs="Times New Roman"/>
                <w:sz w:val="28"/>
                <w:szCs w:val="28"/>
              </w:rPr>
            </m:ctrlPr>
          </m:accPr>
          <m:e>
            <m:sSub>
              <m:sSubPr>
                <m:ctrlPr>
                  <w:rPr>
                    <w:rFonts w:ascii="Cambria Math" w:hAnsi="Cambria Math" w:cs="Times New Roman"/>
                    <w:sz w:val="28"/>
                    <w:szCs w:val="28"/>
                  </w:rPr>
                </m:ctrlPr>
              </m:sSubPr>
              <m:e>
                <m:r>
                  <w:rPr>
                    <w:rFonts w:ascii="Cambria Math" w:hAnsi="Cambria Math" w:cs="Times New Roman"/>
                    <w:sz w:val="28"/>
                    <w:szCs w:val="28"/>
                  </w:rPr>
                  <m:t>T</m:t>
                </m:r>
              </m:e>
              <m:sub>
                <m:r>
                  <m:rPr>
                    <m:sty m:val="p"/>
                  </m:rPr>
                  <w:rPr>
                    <w:rFonts w:ascii="Cambria Math" w:hAnsi="Cambria Math" w:cs="Times New Roman"/>
                    <w:sz w:val="28"/>
                    <w:szCs w:val="28"/>
                  </w:rPr>
                  <m:t>0</m:t>
                </m:r>
              </m:sub>
            </m:sSub>
          </m:e>
        </m:acc>
      </m:oMath>
      <w:r w:rsidRPr="00363343">
        <w:rPr>
          <w:rFonts w:ascii="Times New Roman" w:hAnsi="Times New Roman" w:cs="Times New Roman"/>
          <w:sz w:val="28"/>
          <w:szCs w:val="28"/>
        </w:rPr>
        <w:t>​, </w:t>
      </w:r>
      <m:oMath>
        <m:sSub>
          <m:sSubPr>
            <m:ctrlPr>
              <w:rPr>
                <w:rFonts w:ascii="Cambria Math" w:hAnsi="Cambria Math" w:cs="Times New Roman"/>
                <w:sz w:val="28"/>
                <w:szCs w:val="28"/>
              </w:rPr>
            </m:ctrlPr>
          </m:sSubPr>
          <m:e>
            <m:r>
              <w:rPr>
                <w:rFonts w:ascii="Cambria Math" w:hAnsi="Cambria Math" w:cs="Times New Roman"/>
                <w:sz w:val="28"/>
                <w:szCs w:val="28"/>
              </w:rPr>
              <m:t>A</m:t>
            </m:r>
          </m:e>
          <m:sub>
            <m:r>
              <w:rPr>
                <w:rFonts w:ascii="Cambria Math" w:hAnsi="Cambria Math" w:cs="Times New Roman"/>
                <w:sz w:val="28"/>
                <w:szCs w:val="28"/>
              </w:rPr>
              <m:t>K</m:t>
            </m:r>
          </m:sub>
        </m:sSub>
      </m:oMath>
      <w:r w:rsidRPr="00363343">
        <w:rPr>
          <w:rFonts w:ascii="Times New Roman" w:hAnsi="Times New Roman" w:cs="Times New Roman"/>
          <w:sz w:val="28"/>
          <w:szCs w:val="28"/>
        </w:rPr>
        <w:t xml:space="preserve"> denotes the group contribution coefficients, </w:t>
      </w:r>
      <m:oMath>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K</m:t>
            </m:r>
          </m:sub>
        </m:sSub>
      </m:oMath>
      <w:r w:rsidRPr="00363343">
        <w:rPr>
          <w:rFonts w:ascii="Times New Roman" w:hAnsi="Times New Roman" w:cs="Times New Roman"/>
          <w:sz w:val="28"/>
          <w:szCs w:val="28"/>
        </w:rPr>
        <w:t>​</w:t>
      </w:r>
      <w:r w:rsidRPr="00363343">
        <w:rPr>
          <w:rFonts w:ascii="Times New Roman" w:hAnsi="Times New Roman" w:cs="Times New Roman"/>
          <w:sz w:val="28"/>
          <w:szCs w:val="28"/>
        </w:rPr>
        <w:lastRenderedPageBreak/>
        <w:t> represents the counts of molecular groups, and </w:t>
      </w:r>
      <m:oMath>
        <m:r>
          <w:rPr>
            <w:rFonts w:ascii="Cambria Math" w:hAnsi="Cambria Math" w:cs="Times New Roman"/>
            <w:sz w:val="28"/>
            <w:szCs w:val="28"/>
          </w:rPr>
          <m:t>T</m:t>
        </m:r>
        <m:r>
          <m:rPr>
            <m:sty m:val="p"/>
          </m:rPr>
          <w:rPr>
            <w:rFonts w:ascii="Cambria Math" w:hAnsi="Cambria Math" w:cs="Times New Roman"/>
            <w:sz w:val="28"/>
            <w:szCs w:val="28"/>
          </w:rPr>
          <m:t>-</m:t>
        </m:r>
        <m:acc>
          <m:accPr>
            <m:ctrlPr>
              <w:rPr>
                <w:rFonts w:ascii="Cambria Math" w:hAnsi="Cambria Math" w:cs="Times New Roman"/>
                <w:sz w:val="28"/>
                <w:szCs w:val="28"/>
              </w:rPr>
            </m:ctrlPr>
          </m:accPr>
          <m:e>
            <m:sSub>
              <m:sSubPr>
                <m:ctrlPr>
                  <w:rPr>
                    <w:rFonts w:ascii="Cambria Math" w:hAnsi="Cambria Math" w:cs="Times New Roman"/>
                    <w:sz w:val="28"/>
                    <w:szCs w:val="28"/>
                  </w:rPr>
                </m:ctrlPr>
              </m:sSubPr>
              <m:e>
                <m:r>
                  <w:rPr>
                    <w:rFonts w:ascii="Cambria Math" w:hAnsi="Cambria Math" w:cs="Times New Roman"/>
                    <w:sz w:val="28"/>
                    <w:szCs w:val="28"/>
                  </w:rPr>
                  <m:t>T</m:t>
                </m:r>
              </m:e>
              <m:sub>
                <m:r>
                  <m:rPr>
                    <m:sty m:val="p"/>
                  </m:rPr>
                  <w:rPr>
                    <w:rFonts w:ascii="Cambria Math" w:hAnsi="Cambria Math" w:cs="Times New Roman"/>
                    <w:sz w:val="28"/>
                    <w:szCs w:val="28"/>
                  </w:rPr>
                  <m:t>0</m:t>
                </m:r>
              </m:sub>
            </m:sSub>
          </m:e>
        </m:acc>
      </m:oMath>
      <w:r w:rsidRPr="00363343">
        <w:rPr>
          <w:rFonts w:ascii="Times New Roman" w:hAnsi="Times New Roman" w:cs="Times New Roman"/>
          <w:sz w:val="28"/>
          <w:szCs w:val="28"/>
        </w:rPr>
        <w:t> is the temperature deviation from the reference point.</w:t>
      </w:r>
    </w:p>
    <w:p w14:paraId="14C51823" w14:textId="77777777" w:rsidR="00827D2B" w:rsidRDefault="00827D2B" w:rsidP="00827D2B">
      <w:pPr>
        <w:pStyle w:val="4"/>
        <w:rPr>
          <w:rFonts w:ascii="Times New Roman" w:hAnsi="Times New Roman" w:cs="Times New Roman"/>
          <w14:ligatures w14:val="none"/>
        </w:rPr>
      </w:pPr>
      <w:r w:rsidRPr="00363343">
        <w:rPr>
          <w:rFonts w:ascii="Times New Roman" w:hAnsi="Times New Roman" w:cs="Times New Roman"/>
          <w:b/>
          <w:bCs/>
          <w:color w:val="auto"/>
          <w14:ligatures w14:val="none"/>
        </w:rPr>
        <w:t>3.3.</w:t>
      </w:r>
      <w:r>
        <w:rPr>
          <w:rFonts w:ascii="Times New Roman" w:hAnsi="Times New Roman" w:cs="Times New Roman" w:hint="eastAsia"/>
          <w:b/>
          <w:bCs/>
          <w:color w:val="auto"/>
          <w14:ligatures w14:val="none"/>
        </w:rPr>
        <w:t>2</w:t>
      </w:r>
      <w:r w:rsidRPr="00363343">
        <w:rPr>
          <w:rFonts w:ascii="Times New Roman" w:hAnsi="Times New Roman" w:cs="Times New Roman"/>
          <w:b/>
          <w:bCs/>
          <w:color w:val="auto"/>
          <w14:ligatures w14:val="none"/>
        </w:rPr>
        <w:t xml:space="preserve"> </w:t>
      </w:r>
      <w:r w:rsidRPr="00B26004">
        <w:rPr>
          <w:rFonts w:ascii="Times New Roman" w:hAnsi="Times New Roman" w:cs="Times New Roman"/>
          <w:b/>
          <w:bCs/>
          <w:color w:val="auto"/>
          <w14:ligatures w14:val="none"/>
        </w:rPr>
        <w:t>Bias Learning and Compensation</w:t>
      </w:r>
    </w:p>
    <w:p w14:paraId="683BC131" w14:textId="77777777" w:rsidR="00827D2B" w:rsidRDefault="00827D2B" w:rsidP="00827D2B">
      <w:pPr>
        <w:ind w:firstLineChars="200" w:firstLine="560"/>
        <w:jc w:val="both"/>
        <w:rPr>
          <w:rFonts w:ascii="Times New Roman" w:hAnsi="Times New Roman" w:cs="Times New Roman"/>
          <w:sz w:val="28"/>
          <w:szCs w:val="28"/>
        </w:rPr>
      </w:pPr>
      <w:r w:rsidRPr="00B26004">
        <w:rPr>
          <w:rFonts w:ascii="Times New Roman" w:hAnsi="Times New Roman" w:cs="Times New Roman"/>
          <w:sz w:val="28"/>
          <w:szCs w:val="28"/>
        </w:rPr>
        <w:t>The baseline model, while physically reasonable, cannot capture all complex, non-linear relationships. To address this, the deviation between the baseline prediction and the actual experimental value is calculated as </w:t>
      </w:r>
      <m:oMath>
        <m:r>
          <w:rPr>
            <w:rFonts w:ascii="Cambria Math" w:hAnsi="Cambria Math" w:cs="Times New Roman"/>
            <w:sz w:val="28"/>
            <w:szCs w:val="28"/>
          </w:rPr>
          <m:t>b</m:t>
        </m:r>
        <m:r>
          <m:rPr>
            <m:sty m:val="p"/>
          </m:rPr>
          <w:rPr>
            <w:rFonts w:ascii="Cambria Math" w:hAnsi="Cambria Math" w:cs="Times New Roman"/>
            <w:sz w:val="28"/>
            <w:szCs w:val="28"/>
          </w:rPr>
          <m:t>=</m:t>
        </m:r>
        <m:r>
          <w:rPr>
            <w:rFonts w:ascii="Cambria Math" w:hAnsi="Cambria Math" w:cs="Times New Roman"/>
            <w:sz w:val="28"/>
            <w:szCs w:val="28"/>
          </w:rPr>
          <m:t>y</m:t>
        </m:r>
        <m:r>
          <m:rPr>
            <m:sty m:val="p"/>
          </m:rPr>
          <w:rPr>
            <w:rFonts w:ascii="Cambria Math" w:hAnsi="Cambria Math" w:cs="Times New Roman"/>
            <w:sz w:val="28"/>
            <w:szCs w:val="28"/>
          </w:rPr>
          <m:t>-</m:t>
        </m:r>
      </m:oMath>
      <w:r w:rsidRPr="00363343">
        <w:rPr>
          <w:rFonts w:ascii="Times New Roman" w:hAnsi="Times New Roman" w:cs="Times New Roman"/>
          <w:sz w:val="28"/>
          <w:szCs w:val="28"/>
        </w:rPr>
        <w:t xml:space="preserve"> </w:t>
      </w:r>
      <m:oMath>
        <m:acc>
          <m:accPr>
            <m:ctrlPr>
              <w:rPr>
                <w:rFonts w:ascii="Cambria Math" w:hAnsi="Cambria Math" w:cs="Times New Roman"/>
                <w:sz w:val="28"/>
                <w:szCs w:val="28"/>
              </w:rPr>
            </m:ctrlPr>
          </m:accPr>
          <m:e>
            <m:r>
              <w:rPr>
                <w:rFonts w:ascii="Cambria Math" w:hAnsi="Cambria Math" w:cs="Times New Roman"/>
                <w:sz w:val="28"/>
                <w:szCs w:val="28"/>
              </w:rPr>
              <m:t>y</m:t>
            </m:r>
          </m:e>
        </m:acc>
      </m:oMath>
      <w:r w:rsidRPr="00B26004">
        <w:rPr>
          <w:rFonts w:ascii="Times New Roman" w:hAnsi="Times New Roman" w:cs="Times New Roman"/>
          <w:sz w:val="28"/>
          <w:szCs w:val="28"/>
        </w:rPr>
        <w:t>. A machine learning model is then employed to predict this systematic bias:</w:t>
      </w:r>
    </w:p>
    <w:p w14:paraId="576F63C5" w14:textId="77777777" w:rsidR="00827D2B" w:rsidRPr="00363343" w:rsidRDefault="00000000" w:rsidP="00827D2B">
      <w:pPr>
        <w:jc w:val="both"/>
        <w:rPr>
          <w:rFonts w:ascii="Times New Roman" w:hAnsi="Times New Roman" w:cs="Times New Roman"/>
          <w:sz w:val="28"/>
          <w:szCs w:val="28"/>
        </w:rPr>
      </w:pPr>
      <m:oMathPara>
        <m:oMathParaPr>
          <m:jc m:val="centerGroup"/>
        </m:oMathParaPr>
        <m:oMath>
          <m:acc>
            <m:accPr>
              <m:ctrlPr>
                <w:rPr>
                  <w:rFonts w:ascii="Cambria Math" w:hAnsi="Cambria Math" w:cs="Times New Roman"/>
                  <w:sz w:val="28"/>
                  <w:szCs w:val="28"/>
                </w:rPr>
              </m:ctrlPr>
            </m:accPr>
            <m:e>
              <m:r>
                <w:rPr>
                  <w:rFonts w:ascii="Cambria Math" w:hAnsi="Cambria Math" w:cs="Times New Roman"/>
                  <w:sz w:val="28"/>
                  <w:szCs w:val="28"/>
                </w:rPr>
                <m:t>b</m:t>
              </m:r>
            </m:e>
          </m:acc>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f</m:t>
              </m:r>
            </m:e>
            <m:sub>
              <m:r>
                <m:rPr>
                  <m:sty m:val="p"/>
                </m:rPr>
                <w:rPr>
                  <w:rFonts w:ascii="Cambria Math" w:hAnsi="Cambria Math" w:cs="Times New Roman"/>
                  <w:sz w:val="28"/>
                  <w:szCs w:val="28"/>
                </w:rPr>
                <m:t>0</m:t>
              </m:r>
            </m:sub>
          </m:sSub>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k</m:t>
                  </m:r>
                </m:sub>
              </m:sSub>
              <m:r>
                <m:rPr>
                  <m:sty m:val="p"/>
                </m:rPr>
                <w:rPr>
                  <w:rFonts w:ascii="Cambria Math" w:hAnsi="Cambria Math" w:cs="Times New Roman"/>
                  <w:sz w:val="28"/>
                  <w:szCs w:val="28"/>
                </w:rPr>
                <m:t>,</m:t>
              </m:r>
              <m:r>
                <w:rPr>
                  <w:rFonts w:ascii="Cambria Math" w:hAnsi="Cambria Math" w:cs="Times New Roman"/>
                  <w:sz w:val="28"/>
                  <w:szCs w:val="28"/>
                </w:rPr>
                <m:t>T</m:t>
              </m:r>
              <m:r>
                <m:rPr>
                  <m:sty m:val="p"/>
                </m:rPr>
                <w:rPr>
                  <w:rFonts w:ascii="Cambria Math" w:hAnsi="Cambria Math" w:cs="Times New Roman"/>
                  <w:sz w:val="28"/>
                  <w:szCs w:val="28"/>
                </w:rPr>
                <m:t>,</m:t>
              </m:r>
              <m:r>
                <w:rPr>
                  <w:rFonts w:ascii="Cambria Math" w:hAnsi="Cambria Math" w:cs="Times New Roman"/>
                  <w:sz w:val="28"/>
                  <w:szCs w:val="28"/>
                </w:rPr>
                <m:t>MW</m:t>
              </m:r>
              <m:r>
                <m:rPr>
                  <m:sty m:val="p"/>
                </m:rPr>
                <w:rPr>
                  <w:rFonts w:ascii="Cambria Math" w:hAnsi="Cambria Math" w:cs="Times New Roman"/>
                  <w:sz w:val="28"/>
                  <w:szCs w:val="28"/>
                </w:rPr>
                <m:t>…… </m:t>
              </m:r>
            </m:e>
          </m:d>
        </m:oMath>
      </m:oMathPara>
    </w:p>
    <w:p w14:paraId="675356C7" w14:textId="77777777" w:rsidR="00827D2B" w:rsidRDefault="00827D2B" w:rsidP="00827D2B">
      <w:pPr>
        <w:ind w:firstLineChars="200" w:firstLine="560"/>
        <w:jc w:val="both"/>
        <w:rPr>
          <w:rFonts w:ascii="Times New Roman" w:hAnsi="Times New Roman" w:cs="Times New Roman"/>
          <w:sz w:val="28"/>
          <w:szCs w:val="28"/>
        </w:rPr>
      </w:pPr>
      <w:r w:rsidRPr="00B26004">
        <w:rPr>
          <w:rFonts w:ascii="Times New Roman" w:hAnsi="Times New Roman" w:cs="Times New Roman"/>
          <w:sz w:val="28"/>
          <w:szCs w:val="28"/>
        </w:rPr>
        <w:t>This model, </w:t>
      </w:r>
      <m:oMath>
        <m:sSub>
          <m:sSubPr>
            <m:ctrlPr>
              <w:rPr>
                <w:rFonts w:ascii="Cambria Math" w:hAnsi="Cambria Math" w:cs="Times New Roman"/>
                <w:sz w:val="28"/>
                <w:szCs w:val="28"/>
              </w:rPr>
            </m:ctrlPr>
          </m:sSubPr>
          <m:e>
            <m:r>
              <w:rPr>
                <w:rFonts w:ascii="Cambria Math" w:hAnsi="Cambria Math" w:cs="Times New Roman"/>
                <w:sz w:val="28"/>
                <w:szCs w:val="28"/>
              </w:rPr>
              <m:t>f</m:t>
            </m:r>
          </m:e>
          <m:sub>
            <m:r>
              <m:rPr>
                <m:sty m:val="p"/>
              </m:rPr>
              <w:rPr>
                <w:rFonts w:ascii="Cambria Math" w:hAnsi="Cambria Math" w:cs="Times New Roman"/>
                <w:sz w:val="28"/>
                <w:szCs w:val="28"/>
              </w:rPr>
              <m:t>0</m:t>
            </m:r>
          </m:sub>
        </m:sSub>
      </m:oMath>
      <w:r w:rsidRPr="00B26004">
        <w:rPr>
          <w:rFonts w:ascii="Times New Roman" w:hAnsi="Times New Roman" w:cs="Times New Roman"/>
          <w:sz w:val="28"/>
          <w:szCs w:val="28"/>
        </w:rPr>
        <w:t>, learns the residual errors of the baseline using a set of features including molecular descriptors, temperature, and molecular weight. The final, refined prediction is obtained by compensating the baseline output with the predicted bias:</w:t>
      </w:r>
    </w:p>
    <w:p w14:paraId="033504CF" w14:textId="77777777" w:rsidR="00827D2B" w:rsidRPr="00363343" w:rsidRDefault="00000000" w:rsidP="00827D2B">
      <w:pPr>
        <w:jc w:val="center"/>
        <w:rPr>
          <w:rFonts w:ascii="Times New Roman" w:hAnsi="Times New Roman" w:cs="Times New Roman"/>
          <w:sz w:val="28"/>
          <w:szCs w:val="28"/>
        </w:rPr>
      </w:pPr>
      <m:oMath>
        <m:acc>
          <m:accPr>
            <m:chr m:val="̌"/>
            <m:ctrlPr>
              <w:rPr>
                <w:rFonts w:ascii="Cambria Math" w:hAnsi="Cambria Math" w:cs="Times New Roman"/>
                <w:sz w:val="28"/>
                <w:szCs w:val="28"/>
              </w:rPr>
            </m:ctrlPr>
          </m:accPr>
          <m:e>
            <m:r>
              <w:rPr>
                <w:rFonts w:ascii="Cambria Math" w:hAnsi="Cambria Math" w:cs="Times New Roman"/>
                <w:sz w:val="28"/>
                <w:szCs w:val="28"/>
              </w:rPr>
              <m:t>y</m:t>
            </m:r>
          </m:e>
        </m:acc>
      </m:oMath>
      <w:r w:rsidR="00827D2B" w:rsidRPr="00363343">
        <w:rPr>
          <w:rFonts w:ascii="Times New Roman" w:hAnsi="Times New Roman" w:cs="Times New Roman"/>
          <w:sz w:val="28"/>
          <w:szCs w:val="28"/>
        </w:rPr>
        <w:t xml:space="preserve">= </w:t>
      </w:r>
      <m:oMath>
        <m:acc>
          <m:accPr>
            <m:ctrlPr>
              <w:rPr>
                <w:rFonts w:ascii="Cambria Math" w:hAnsi="Cambria Math" w:cs="Times New Roman"/>
                <w:sz w:val="28"/>
                <w:szCs w:val="28"/>
              </w:rPr>
            </m:ctrlPr>
          </m:accPr>
          <m:e>
            <m:r>
              <w:rPr>
                <w:rFonts w:ascii="Cambria Math" w:hAnsi="Cambria Math" w:cs="Times New Roman"/>
                <w:sz w:val="28"/>
                <w:szCs w:val="28"/>
              </w:rPr>
              <m:t>y</m:t>
            </m:r>
          </m:e>
        </m:acc>
        <m:r>
          <m:rPr>
            <m:sty m:val="p"/>
          </m:rPr>
          <w:rPr>
            <w:rFonts w:ascii="Cambria Math" w:hAnsi="Cambria Math" w:cs="Times New Roman"/>
            <w:sz w:val="28"/>
            <w:szCs w:val="28"/>
          </w:rPr>
          <m:t>+</m:t>
        </m:r>
        <m:r>
          <w:rPr>
            <w:rFonts w:ascii="Cambria Math" w:hAnsi="Cambria Math" w:cs="Times New Roman"/>
            <w:sz w:val="28"/>
            <w:szCs w:val="28"/>
          </w:rPr>
          <m:t>b</m:t>
        </m:r>
      </m:oMath>
    </w:p>
    <w:p w14:paraId="24063DFC" w14:textId="77777777" w:rsidR="00827D2B" w:rsidRDefault="00827D2B" w:rsidP="00827D2B">
      <w:pPr>
        <w:ind w:firstLineChars="200" w:firstLine="560"/>
        <w:rPr>
          <w:rFonts w:ascii="Times New Roman" w:hAnsi="Times New Roman" w:cs="Times New Roman"/>
          <w:sz w:val="28"/>
          <w:szCs w:val="28"/>
        </w:rPr>
      </w:pPr>
      <w:r w:rsidRPr="00B26004">
        <w:rPr>
          <w:rFonts w:ascii="Times New Roman" w:hAnsi="Times New Roman" w:cs="Times New Roman"/>
          <w:sz w:val="28"/>
          <w:szCs w:val="28"/>
        </w:rPr>
        <w:t>This crucial step allows the hybrid model to leverage the robustness of the physical baseline while incorporating the flexibility of machine learning to capture intricate patterns that the baseline alone cannot represent.</w:t>
      </w:r>
    </w:p>
    <w:p w14:paraId="1E84BCA6" w14:textId="77777777" w:rsidR="00827D2B" w:rsidRPr="00363343" w:rsidRDefault="00827D2B" w:rsidP="00827D2B">
      <w:pPr>
        <w:pStyle w:val="4"/>
        <w:rPr>
          <w:rFonts w:ascii="Times New Roman" w:hAnsi="Times New Roman" w:cs="Times New Roman"/>
          <w:b/>
          <w:bCs/>
          <w:color w:val="auto"/>
          <w14:ligatures w14:val="none"/>
        </w:rPr>
      </w:pPr>
      <w:r w:rsidRPr="00363343">
        <w:rPr>
          <w:rFonts w:ascii="Times New Roman" w:hAnsi="Times New Roman" w:cs="Times New Roman"/>
          <w:b/>
          <w:bCs/>
          <w:color w:val="auto"/>
          <w14:ligatures w14:val="none"/>
        </w:rPr>
        <w:t>3.3.3 Implementation Details</w:t>
      </w:r>
    </w:p>
    <w:p w14:paraId="6545FD73" w14:textId="77777777" w:rsidR="00827D2B" w:rsidRPr="00EC511C" w:rsidRDefault="00827D2B" w:rsidP="00827D2B">
      <w:pPr>
        <w:widowControl w:val="0"/>
        <w:spacing w:line="278" w:lineRule="auto"/>
        <w:ind w:firstLineChars="200" w:firstLine="560"/>
        <w:jc w:val="both"/>
        <w:rPr>
          <w:rFonts w:ascii="Times New Roman" w:hAnsi="Times New Roman" w:cs="Times New Roman"/>
          <w:sz w:val="28"/>
          <w:szCs w:val="28"/>
        </w:rPr>
      </w:pPr>
      <w:r w:rsidRPr="00EC511C">
        <w:rPr>
          <w:rFonts w:ascii="Times New Roman" w:hAnsi="Times New Roman" w:cs="Times New Roman"/>
          <w:sz w:val="28"/>
          <w:szCs w:val="28"/>
        </w:rPr>
        <w:t xml:space="preserve">The baseline model was implemented using Huber regression to determine the group contribution parameters. This robust regression technique was chosen to maintain the physical interpretability of the GC </w:t>
      </w:r>
      <w:r w:rsidRPr="00EC511C">
        <w:rPr>
          <w:rFonts w:ascii="Times New Roman" w:hAnsi="Times New Roman" w:cs="Times New Roman"/>
          <w:sz w:val="28"/>
          <w:szCs w:val="28"/>
        </w:rPr>
        <w:lastRenderedPageBreak/>
        <w:t>framework while reducing sensitivity to potential outliers in the experimental data. The resulting baseline provides a physically reasonable starting point for predictions across the temperature range.</w:t>
      </w:r>
    </w:p>
    <w:p w14:paraId="49191A1D" w14:textId="77777777" w:rsidR="00827D2B" w:rsidRPr="00EC511C" w:rsidRDefault="00827D2B" w:rsidP="00827D2B">
      <w:pPr>
        <w:widowControl w:val="0"/>
        <w:spacing w:line="278" w:lineRule="auto"/>
        <w:ind w:firstLineChars="200" w:firstLine="560"/>
        <w:jc w:val="both"/>
        <w:rPr>
          <w:rFonts w:ascii="Times New Roman" w:hAnsi="Times New Roman" w:cs="Times New Roman"/>
          <w:sz w:val="28"/>
          <w:szCs w:val="28"/>
        </w:rPr>
      </w:pPr>
      <w:r w:rsidRPr="00EC511C">
        <w:rPr>
          <w:rFonts w:ascii="Times New Roman" w:hAnsi="Times New Roman" w:cs="Times New Roman"/>
          <w:sz w:val="28"/>
          <w:szCs w:val="28"/>
        </w:rPr>
        <w:t xml:space="preserve">For bias compensation, we employed a Gradient Boosting Regressor trained on an extended feature set. The input features included </w:t>
      </w:r>
      <w:proofErr w:type="gramStart"/>
      <w:r w:rsidRPr="00EC511C">
        <w:rPr>
          <w:rFonts w:ascii="Times New Roman" w:hAnsi="Times New Roman" w:cs="Times New Roman"/>
          <w:sz w:val="28"/>
          <w:szCs w:val="28"/>
        </w:rPr>
        <w:t xml:space="preserve">molecular </w:t>
      </w:r>
      <w:r>
        <w:rPr>
          <w:rFonts w:ascii="Times New Roman" w:hAnsi="Times New Roman" w:cs="Times New Roman" w:hint="eastAsia"/>
          <w:sz w:val="28"/>
          <w:szCs w:val="28"/>
        </w:rPr>
        <w:t xml:space="preserve"> functional</w:t>
      </w:r>
      <w:proofErr w:type="gramEnd"/>
      <w:r>
        <w:rPr>
          <w:rFonts w:ascii="Times New Roman" w:hAnsi="Times New Roman" w:cs="Times New Roman" w:hint="eastAsia"/>
          <w:sz w:val="28"/>
          <w:szCs w:val="28"/>
        </w:rPr>
        <w:t xml:space="preserve"> </w:t>
      </w:r>
      <w:r w:rsidRPr="00EC511C">
        <w:rPr>
          <w:rFonts w:ascii="Times New Roman" w:hAnsi="Times New Roman" w:cs="Times New Roman"/>
          <w:sz w:val="28"/>
          <w:szCs w:val="28"/>
        </w:rPr>
        <w:t>groups, temperature values and their derived terms, along with the baseline model predictions. This configuration enables the machine learning component to learn the complex, non-linear relationships between molecular structure, temperature conditions, and the systematic residuals of the baseline model, while the gradient boosting algorithm provides the necessary flexibility to capture these intricate patterns effectively.</w:t>
      </w:r>
    </w:p>
    <w:p w14:paraId="630BB59B" w14:textId="77777777" w:rsidR="00827D2B" w:rsidRPr="00363343" w:rsidRDefault="00827D2B" w:rsidP="00827D2B">
      <w:pPr>
        <w:pStyle w:val="4"/>
        <w:rPr>
          <w:rFonts w:ascii="Times New Roman" w:hAnsi="Times New Roman" w:cs="Times New Roman"/>
          <w:b/>
          <w:bCs/>
          <w:color w:val="auto"/>
          <w14:ligatures w14:val="none"/>
        </w:rPr>
      </w:pPr>
      <w:r w:rsidRPr="00363343">
        <w:rPr>
          <w:rFonts w:ascii="Times New Roman" w:hAnsi="Times New Roman" w:cs="Times New Roman"/>
          <w:b/>
          <w:bCs/>
          <w:color w:val="auto"/>
          <w14:ligatures w14:val="none"/>
        </w:rPr>
        <w:t>3.3.4 Advantages</w:t>
      </w:r>
    </w:p>
    <w:p w14:paraId="5342EACD" w14:textId="77777777" w:rsidR="00827D2B" w:rsidRDefault="00827D2B" w:rsidP="00827D2B">
      <w:pPr>
        <w:ind w:firstLineChars="200" w:firstLine="560"/>
        <w:jc w:val="both"/>
        <w:rPr>
          <w:rFonts w:ascii="Times New Roman" w:hAnsi="Times New Roman" w:cs="Times New Roman"/>
          <w:sz w:val="28"/>
          <w:szCs w:val="28"/>
        </w:rPr>
      </w:pPr>
      <w:r w:rsidRPr="009E3164">
        <w:rPr>
          <w:rFonts w:ascii="Times New Roman" w:hAnsi="Times New Roman" w:cs="Times New Roman"/>
          <w:sz w:val="28"/>
          <w:szCs w:val="28"/>
        </w:rPr>
        <w:t xml:space="preserve">This hybrid methodology provides clear advantages over purely black-box machine learning approaches. Its primary strength lies in ensuring physical plausibility by anchoring predictions to a group-contribution-based baseline that inherently follows thermodynamic principles, preventing physically implausible results that often occur with purely data-driven models, particularly during extrapolation. Furthermore, it offers enhanced interpretability: the baseline establishes a physically meaningful reference, while the machine learning component specifically quantifies complex deviations from this reference. This enables researchers to distinguish between well-understood physical effects captured by the </w:t>
      </w:r>
      <w:r w:rsidRPr="009E3164">
        <w:rPr>
          <w:rFonts w:ascii="Times New Roman" w:hAnsi="Times New Roman" w:cs="Times New Roman"/>
          <w:sz w:val="28"/>
          <w:szCs w:val="28"/>
        </w:rPr>
        <w:lastRenderedPageBreak/>
        <w:t>baseline and more intricate patterns learned from data. Finally, by decomposing the problem this way, the approach achieves greater data efficiency and robustness, as the machine learning model only needs to learn residual patterns rather than the complete physical relationship from scratch.</w:t>
      </w:r>
    </w:p>
    <w:p w14:paraId="10C381F1" w14:textId="77777777" w:rsidR="00221798" w:rsidRPr="00EC511C" w:rsidRDefault="00221798" w:rsidP="00827D2B">
      <w:pPr>
        <w:ind w:firstLineChars="200" w:firstLine="560"/>
        <w:jc w:val="both"/>
        <w:rPr>
          <w:rFonts w:ascii="Times New Roman" w:hAnsi="Times New Roman" w:cs="Times New Roman"/>
          <w:sz w:val="28"/>
          <w:szCs w:val="28"/>
        </w:rPr>
      </w:pPr>
    </w:p>
    <w:p w14:paraId="49369F1A" w14:textId="77777777" w:rsidR="00827D2B" w:rsidRPr="00363343" w:rsidRDefault="00827D2B" w:rsidP="00827D2B">
      <w:pPr>
        <w:pStyle w:val="4"/>
        <w:rPr>
          <w:rFonts w:ascii="Times New Roman" w:hAnsi="Times New Roman" w:cs="Times New Roman"/>
          <w:b/>
          <w:bCs/>
          <w:color w:val="auto"/>
          <w14:ligatures w14:val="none"/>
        </w:rPr>
      </w:pPr>
      <w:r w:rsidRPr="00363343">
        <w:rPr>
          <w:rFonts w:ascii="Times New Roman" w:hAnsi="Times New Roman" w:cs="Times New Roman"/>
          <w:b/>
          <w:bCs/>
          <w:color w:val="auto"/>
          <w14:ligatures w14:val="none"/>
        </w:rPr>
        <w:t>4. Results and Discussion</w:t>
      </w:r>
    </w:p>
    <w:p w14:paraId="4F82801C" w14:textId="77777777" w:rsidR="00827D2B" w:rsidRPr="00363343" w:rsidRDefault="00827D2B" w:rsidP="00827D2B">
      <w:pPr>
        <w:pStyle w:val="3"/>
        <w:rPr>
          <w:rFonts w:ascii="Times New Roman" w:eastAsiaTheme="minorEastAsia" w:hAnsi="Times New Roman" w:cs="Times New Roman"/>
          <w:b/>
          <w:bCs/>
          <w:color w:val="auto"/>
          <w:sz w:val="28"/>
          <w:szCs w:val="28"/>
          <w14:ligatures w14:val="none"/>
        </w:rPr>
      </w:pPr>
      <w:r w:rsidRPr="00363343">
        <w:rPr>
          <w:rFonts w:ascii="Times New Roman" w:eastAsiaTheme="minorEastAsia" w:hAnsi="Times New Roman" w:cs="Times New Roman"/>
          <w:b/>
          <w:bCs/>
          <w:color w:val="auto"/>
          <w:sz w:val="28"/>
          <w:szCs w:val="28"/>
          <w14:ligatures w14:val="none"/>
        </w:rPr>
        <w:t>4.1 Data and Evaluation Framework</w:t>
      </w:r>
    </w:p>
    <w:p w14:paraId="51DDC5EE" w14:textId="017B8BE7" w:rsidR="00C83250" w:rsidRPr="00ED23ED" w:rsidRDefault="00827D2B" w:rsidP="00C83250">
      <w:pPr>
        <w:ind w:firstLineChars="200" w:firstLine="560"/>
        <w:jc w:val="both"/>
        <w:rPr>
          <w:rFonts w:ascii="Times New Roman" w:hAnsi="Times New Roman" w:cs="Times New Roman"/>
          <w:sz w:val="28"/>
          <w:szCs w:val="28"/>
        </w:rPr>
      </w:pPr>
      <w:r w:rsidRPr="009B2DB7">
        <w:rPr>
          <w:rFonts w:ascii="Times New Roman" w:hAnsi="Times New Roman" w:cs="Times New Roman"/>
          <w:sz w:val="28"/>
          <w:szCs w:val="28"/>
        </w:rPr>
        <w:t>To evaluate the effectiveness of the proposed strategies, we conducted a systematic performance comparison across different modeling frameworks. For properties with established explicit expressions, we enhanced the predictive model through Strategy I by incorporating the temperature tendency (slope) as an additional input feature, denoted by a single plus (+) suffix. For black-box models where no explicit formulation exists, we implemented either Strategy I (+) or Strategy II (denoted by a double plus ++) using Random Forest as the representative algorithm. We also examined the effect of Strategy I on standard QSPR models. All model variants are clearly distinguished using this notation system in subsequent results and discussions. All property data were obtained from ASPEN Plus, with predictions performed for ten different properties as summarized in the table below.</w:t>
      </w:r>
    </w:p>
    <w:tbl>
      <w:tblPr>
        <w:tblStyle w:val="af7"/>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3685"/>
        <w:gridCol w:w="1691"/>
        <w:gridCol w:w="2074"/>
      </w:tblGrid>
      <w:tr w:rsidR="00C83250" w14:paraId="443B15D9" w14:textId="77777777" w:rsidTr="00DC7C23">
        <w:tc>
          <w:tcPr>
            <w:tcW w:w="8296" w:type="dxa"/>
            <w:gridSpan w:val="4"/>
            <w:tcBorders>
              <w:bottom w:val="single" w:sz="4" w:space="0" w:color="auto"/>
            </w:tcBorders>
          </w:tcPr>
          <w:p w14:paraId="399C822F" w14:textId="73C9CFAF" w:rsidR="00C83250" w:rsidRPr="00C83250" w:rsidRDefault="00C83250" w:rsidP="00C83250">
            <w:pPr>
              <w:rPr>
                <w:rFonts w:ascii="Times New Roman" w:hAnsi="Times New Roman" w:cs="Times New Roman"/>
                <w:sz w:val="22"/>
                <w:szCs w:val="22"/>
              </w:rPr>
            </w:pPr>
            <w:r w:rsidRPr="002B268A">
              <w:rPr>
                <w:rFonts w:ascii="Times New Roman" w:hAnsi="Times New Roman" w:cs="Times New Roman" w:hint="eastAsia"/>
                <w:sz w:val="22"/>
                <w:szCs w:val="22"/>
              </w:rPr>
              <w:t>Table.</w:t>
            </w:r>
            <w:proofErr w:type="gramStart"/>
            <w:r w:rsidRPr="002B268A">
              <w:rPr>
                <w:rFonts w:ascii="Times New Roman" w:hAnsi="Times New Roman" w:cs="Times New Roman" w:hint="eastAsia"/>
                <w:sz w:val="22"/>
                <w:szCs w:val="22"/>
              </w:rPr>
              <w:t>2</w:t>
            </w:r>
            <w:r>
              <w:rPr>
                <w:rFonts w:ascii="Times New Roman" w:hAnsi="Times New Roman" w:cs="Times New Roman" w:hint="eastAsia"/>
                <w:sz w:val="22"/>
                <w:szCs w:val="22"/>
              </w:rPr>
              <w:t xml:space="preserve">  </w:t>
            </w:r>
            <w:r w:rsidR="00966E98" w:rsidRPr="00966E98">
              <w:rPr>
                <w:rFonts w:ascii="Times New Roman" w:hAnsi="Times New Roman" w:cs="Times New Roman"/>
                <w:sz w:val="22"/>
                <w:szCs w:val="22"/>
              </w:rPr>
              <w:t>Number</w:t>
            </w:r>
            <w:proofErr w:type="gramEnd"/>
            <w:r w:rsidR="00966E98" w:rsidRPr="00966E98">
              <w:rPr>
                <w:rFonts w:ascii="Times New Roman" w:hAnsi="Times New Roman" w:cs="Times New Roman"/>
                <w:sz w:val="22"/>
                <w:szCs w:val="22"/>
              </w:rPr>
              <w:t xml:space="preserve"> of Experimental Data Points for Each Property</w:t>
            </w:r>
          </w:p>
        </w:tc>
      </w:tr>
      <w:tr w:rsidR="00827D2B" w14:paraId="64004CE5" w14:textId="77777777" w:rsidTr="00363343">
        <w:tc>
          <w:tcPr>
            <w:tcW w:w="846" w:type="dxa"/>
            <w:tcBorders>
              <w:bottom w:val="single" w:sz="4" w:space="0" w:color="auto"/>
            </w:tcBorders>
          </w:tcPr>
          <w:p w14:paraId="40F9BE5C" w14:textId="77777777" w:rsidR="00827D2B" w:rsidRDefault="00827D2B" w:rsidP="00363343">
            <w:pPr>
              <w:jc w:val="both"/>
              <w:rPr>
                <w:rFonts w:ascii="Times New Roman" w:hAnsi="Times New Roman" w:cs="Times New Roman"/>
                <w:szCs w:val="22"/>
              </w:rPr>
            </w:pPr>
          </w:p>
        </w:tc>
        <w:tc>
          <w:tcPr>
            <w:tcW w:w="3685" w:type="dxa"/>
            <w:tcBorders>
              <w:bottom w:val="single" w:sz="4" w:space="0" w:color="auto"/>
            </w:tcBorders>
          </w:tcPr>
          <w:p w14:paraId="4808B925" w14:textId="77777777" w:rsidR="00827D2B" w:rsidRDefault="00827D2B" w:rsidP="00363343">
            <w:pPr>
              <w:jc w:val="both"/>
              <w:rPr>
                <w:rFonts w:ascii="Times New Roman" w:hAnsi="Times New Roman" w:cs="Times New Roman"/>
                <w:szCs w:val="22"/>
              </w:rPr>
            </w:pPr>
            <w:r>
              <w:rPr>
                <w:rFonts w:ascii="Times New Roman" w:hAnsi="Times New Roman" w:cs="Times New Roman" w:hint="eastAsia"/>
                <w:szCs w:val="22"/>
              </w:rPr>
              <w:t>Properties</w:t>
            </w:r>
          </w:p>
        </w:tc>
        <w:tc>
          <w:tcPr>
            <w:tcW w:w="1691" w:type="dxa"/>
            <w:tcBorders>
              <w:bottom w:val="single" w:sz="4" w:space="0" w:color="auto"/>
            </w:tcBorders>
          </w:tcPr>
          <w:p w14:paraId="11B3A599" w14:textId="77777777" w:rsidR="00827D2B" w:rsidRDefault="00827D2B" w:rsidP="00363343">
            <w:pPr>
              <w:jc w:val="both"/>
              <w:rPr>
                <w:rFonts w:ascii="Times New Roman" w:hAnsi="Times New Roman" w:cs="Times New Roman"/>
                <w:szCs w:val="22"/>
              </w:rPr>
            </w:pPr>
            <w:r>
              <w:rPr>
                <w:rFonts w:ascii="Times New Roman" w:hAnsi="Times New Roman" w:cs="Times New Roman" w:hint="eastAsia"/>
                <w:szCs w:val="22"/>
              </w:rPr>
              <w:t>Symbol</w:t>
            </w:r>
          </w:p>
        </w:tc>
        <w:tc>
          <w:tcPr>
            <w:tcW w:w="2074" w:type="dxa"/>
            <w:tcBorders>
              <w:bottom w:val="single" w:sz="4" w:space="0" w:color="auto"/>
            </w:tcBorders>
          </w:tcPr>
          <w:p w14:paraId="33E49A4D" w14:textId="77777777" w:rsidR="00827D2B" w:rsidRDefault="00827D2B" w:rsidP="00363343">
            <w:pPr>
              <w:jc w:val="both"/>
              <w:rPr>
                <w:rFonts w:ascii="Times New Roman" w:hAnsi="Times New Roman" w:cs="Times New Roman"/>
                <w:szCs w:val="22"/>
              </w:rPr>
            </w:pPr>
            <w:r>
              <w:rPr>
                <w:rFonts w:ascii="Times New Roman" w:hAnsi="Times New Roman" w:cs="Times New Roman" w:hint="eastAsia"/>
                <w:szCs w:val="22"/>
              </w:rPr>
              <w:t>Data volume</w:t>
            </w:r>
          </w:p>
        </w:tc>
      </w:tr>
      <w:tr w:rsidR="00827D2B" w14:paraId="0916C06E" w14:textId="77777777" w:rsidTr="00363343">
        <w:trPr>
          <w:trHeight w:val="335"/>
        </w:trPr>
        <w:tc>
          <w:tcPr>
            <w:tcW w:w="846" w:type="dxa"/>
            <w:tcBorders>
              <w:top w:val="single" w:sz="4" w:space="0" w:color="auto"/>
            </w:tcBorders>
          </w:tcPr>
          <w:p w14:paraId="7A92CD9F" w14:textId="77777777" w:rsidR="00827D2B" w:rsidRDefault="00827D2B" w:rsidP="00363343">
            <w:pPr>
              <w:jc w:val="both"/>
              <w:rPr>
                <w:rFonts w:ascii="Times New Roman" w:hAnsi="Times New Roman" w:cs="Times New Roman"/>
                <w:szCs w:val="22"/>
              </w:rPr>
            </w:pPr>
            <w:r>
              <w:rPr>
                <w:rFonts w:ascii="Times New Roman" w:hAnsi="Times New Roman" w:cs="Times New Roman" w:hint="eastAsia"/>
                <w:szCs w:val="22"/>
              </w:rPr>
              <w:t>1</w:t>
            </w:r>
          </w:p>
        </w:tc>
        <w:tc>
          <w:tcPr>
            <w:tcW w:w="3685" w:type="dxa"/>
            <w:tcBorders>
              <w:top w:val="single" w:sz="4" w:space="0" w:color="auto"/>
            </w:tcBorders>
          </w:tcPr>
          <w:p w14:paraId="6CE74432" w14:textId="77777777" w:rsidR="00827D2B" w:rsidRDefault="00827D2B" w:rsidP="00363343">
            <w:pPr>
              <w:jc w:val="both"/>
              <w:rPr>
                <w:rFonts w:ascii="Times New Roman" w:hAnsi="Times New Roman" w:cs="Times New Roman"/>
                <w:szCs w:val="22"/>
              </w:rPr>
            </w:pPr>
            <w:r w:rsidRPr="00FD0556">
              <w:rPr>
                <w:rFonts w:ascii="Times New Roman" w:hAnsi="Times New Roman" w:cs="Times New Roman" w:hint="eastAsia"/>
                <w:szCs w:val="22"/>
              </w:rPr>
              <w:t>Heat capacity</w:t>
            </w:r>
          </w:p>
        </w:tc>
        <w:tc>
          <w:tcPr>
            <w:tcW w:w="1691" w:type="dxa"/>
            <w:tcBorders>
              <w:top w:val="single" w:sz="4" w:space="0" w:color="auto"/>
            </w:tcBorders>
          </w:tcPr>
          <w:p w14:paraId="7F3020AE" w14:textId="77777777" w:rsidR="00827D2B" w:rsidRDefault="00827D2B" w:rsidP="00363343">
            <w:pPr>
              <w:jc w:val="both"/>
              <w:rPr>
                <w:rFonts w:ascii="Times New Roman" w:hAnsi="Times New Roman" w:cs="Times New Roman"/>
                <w:szCs w:val="22"/>
              </w:rPr>
            </w:pPr>
            <m:oMathPara>
              <m:oMath>
                <m:r>
                  <w:rPr>
                    <w:rFonts w:ascii="Cambria Math" w:hAnsi="Cambria Math" w:cs="Times New Roman" w:hint="eastAsia"/>
                    <w:szCs w:val="22"/>
                  </w:rPr>
                  <m:t>J/mol</m:t>
                </m:r>
                <m:r>
                  <w:rPr>
                    <w:rFonts w:ascii="Cambria Math" w:hAnsi="Cambria Math" w:cs="Times New Roman" w:hint="eastAsia"/>
                    <w:szCs w:val="22"/>
                  </w:rPr>
                  <m:t>·</m:t>
                </m:r>
                <m:r>
                  <w:rPr>
                    <w:rFonts w:ascii="Cambria Math" w:hAnsi="Cambria Math" w:cs="Times New Roman" w:hint="eastAsia"/>
                    <w:szCs w:val="22"/>
                  </w:rPr>
                  <m:t>k</m:t>
                </m:r>
              </m:oMath>
            </m:oMathPara>
          </w:p>
        </w:tc>
        <w:tc>
          <w:tcPr>
            <w:tcW w:w="2074" w:type="dxa"/>
            <w:tcBorders>
              <w:top w:val="single" w:sz="4" w:space="0" w:color="auto"/>
            </w:tcBorders>
          </w:tcPr>
          <w:p w14:paraId="7462B06A" w14:textId="77777777" w:rsidR="00827D2B" w:rsidRDefault="00827D2B" w:rsidP="00363343">
            <w:pPr>
              <w:jc w:val="both"/>
              <w:rPr>
                <w:rFonts w:ascii="Times New Roman" w:hAnsi="Times New Roman" w:cs="Times New Roman"/>
                <w:szCs w:val="22"/>
              </w:rPr>
            </w:pPr>
            <w:r>
              <w:rPr>
                <w:rFonts w:ascii="Times New Roman" w:hAnsi="Times New Roman" w:cs="Times New Roman" w:hint="eastAsia"/>
                <w:szCs w:val="22"/>
              </w:rPr>
              <w:t>2070</w:t>
            </w:r>
          </w:p>
        </w:tc>
      </w:tr>
      <w:tr w:rsidR="00827D2B" w14:paraId="7D1AA190" w14:textId="77777777" w:rsidTr="00363343">
        <w:tc>
          <w:tcPr>
            <w:tcW w:w="846" w:type="dxa"/>
          </w:tcPr>
          <w:p w14:paraId="48E1016B" w14:textId="77777777" w:rsidR="00827D2B" w:rsidRDefault="00827D2B" w:rsidP="00363343">
            <w:pPr>
              <w:jc w:val="both"/>
              <w:rPr>
                <w:rFonts w:ascii="Times New Roman" w:hAnsi="Times New Roman" w:cs="Times New Roman"/>
                <w:szCs w:val="22"/>
              </w:rPr>
            </w:pPr>
            <w:r>
              <w:rPr>
                <w:rFonts w:ascii="Times New Roman" w:hAnsi="Times New Roman" w:cs="Times New Roman" w:hint="eastAsia"/>
                <w:szCs w:val="22"/>
              </w:rPr>
              <w:t>2</w:t>
            </w:r>
          </w:p>
        </w:tc>
        <w:tc>
          <w:tcPr>
            <w:tcW w:w="3685" w:type="dxa"/>
          </w:tcPr>
          <w:p w14:paraId="7B004E51" w14:textId="77777777" w:rsidR="00827D2B" w:rsidRDefault="00827D2B" w:rsidP="00363343">
            <w:pPr>
              <w:jc w:val="both"/>
              <w:rPr>
                <w:rFonts w:ascii="Times New Roman" w:hAnsi="Times New Roman" w:cs="Times New Roman"/>
                <w:szCs w:val="22"/>
              </w:rPr>
            </w:pPr>
            <w:r>
              <w:rPr>
                <w:rFonts w:ascii="Times New Roman" w:hAnsi="Times New Roman" w:cs="Times New Roman" w:hint="eastAsia"/>
                <w:szCs w:val="22"/>
              </w:rPr>
              <w:t>Vapor pressure</w:t>
            </w:r>
          </w:p>
        </w:tc>
        <w:tc>
          <w:tcPr>
            <w:tcW w:w="1691" w:type="dxa"/>
          </w:tcPr>
          <w:p w14:paraId="55C98192" w14:textId="77777777" w:rsidR="00827D2B" w:rsidRDefault="00827D2B" w:rsidP="00363343">
            <w:pPr>
              <w:jc w:val="both"/>
              <w:rPr>
                <w:rFonts w:ascii="Times New Roman" w:hAnsi="Times New Roman" w:cs="Times New Roman"/>
                <w:szCs w:val="22"/>
              </w:rPr>
            </w:pPr>
            <m:oMathPara>
              <m:oMath>
                <m:r>
                  <w:rPr>
                    <w:rFonts w:ascii="Cambria Math" w:hAnsi="Cambria Math" w:cs="Times New Roman" w:hint="eastAsia"/>
                    <w:szCs w:val="22"/>
                  </w:rPr>
                  <m:t>Pa</m:t>
                </m:r>
              </m:oMath>
            </m:oMathPara>
          </w:p>
        </w:tc>
        <w:tc>
          <w:tcPr>
            <w:tcW w:w="2074" w:type="dxa"/>
          </w:tcPr>
          <w:p w14:paraId="2E7C9987" w14:textId="77777777" w:rsidR="00827D2B" w:rsidRDefault="00827D2B" w:rsidP="00363343">
            <w:pPr>
              <w:jc w:val="both"/>
              <w:rPr>
                <w:rFonts w:ascii="Times New Roman" w:hAnsi="Times New Roman" w:cs="Times New Roman"/>
                <w:szCs w:val="22"/>
              </w:rPr>
            </w:pPr>
            <w:r>
              <w:rPr>
                <w:rFonts w:ascii="Times New Roman" w:hAnsi="Times New Roman" w:cs="Times New Roman" w:hint="eastAsia"/>
                <w:szCs w:val="22"/>
              </w:rPr>
              <w:t>2090</w:t>
            </w:r>
          </w:p>
        </w:tc>
      </w:tr>
      <w:tr w:rsidR="00827D2B" w14:paraId="3FD0F91E" w14:textId="77777777" w:rsidTr="00363343">
        <w:tc>
          <w:tcPr>
            <w:tcW w:w="846" w:type="dxa"/>
          </w:tcPr>
          <w:p w14:paraId="01B50322" w14:textId="77777777" w:rsidR="00827D2B" w:rsidRDefault="00827D2B" w:rsidP="00363343">
            <w:pPr>
              <w:jc w:val="both"/>
              <w:rPr>
                <w:rFonts w:ascii="Times New Roman" w:hAnsi="Times New Roman" w:cs="Times New Roman"/>
                <w:szCs w:val="22"/>
              </w:rPr>
            </w:pPr>
            <w:r>
              <w:rPr>
                <w:rFonts w:ascii="Times New Roman" w:hAnsi="Times New Roman" w:cs="Times New Roman" w:hint="eastAsia"/>
                <w:szCs w:val="22"/>
              </w:rPr>
              <w:t>3</w:t>
            </w:r>
          </w:p>
        </w:tc>
        <w:tc>
          <w:tcPr>
            <w:tcW w:w="3685" w:type="dxa"/>
          </w:tcPr>
          <w:p w14:paraId="1845DF89" w14:textId="77777777" w:rsidR="00827D2B" w:rsidRDefault="00827D2B" w:rsidP="00363343">
            <w:pPr>
              <w:jc w:val="both"/>
              <w:rPr>
                <w:rFonts w:ascii="Times New Roman" w:hAnsi="Times New Roman" w:cs="Times New Roman"/>
                <w:szCs w:val="22"/>
              </w:rPr>
            </w:pPr>
            <w:r>
              <w:rPr>
                <w:rFonts w:ascii="Times New Roman" w:hAnsi="Times New Roman" w:cs="Times New Roman" w:hint="eastAsia"/>
                <w:szCs w:val="22"/>
              </w:rPr>
              <w:t>Heat of vaporization</w:t>
            </w:r>
          </w:p>
        </w:tc>
        <w:tc>
          <w:tcPr>
            <w:tcW w:w="1691" w:type="dxa"/>
          </w:tcPr>
          <w:p w14:paraId="4B9D3661" w14:textId="77777777" w:rsidR="00827D2B" w:rsidRDefault="00827D2B" w:rsidP="00363343">
            <w:pPr>
              <w:jc w:val="both"/>
              <w:rPr>
                <w:rFonts w:ascii="Times New Roman" w:hAnsi="Times New Roman" w:cs="Times New Roman"/>
                <w:szCs w:val="22"/>
              </w:rPr>
            </w:pPr>
            <m:oMathPara>
              <m:oMath>
                <m:r>
                  <w:rPr>
                    <w:rFonts w:ascii="Cambria Math" w:hAnsi="Cambria Math" w:cs="Times New Roman" w:hint="eastAsia"/>
                    <w:szCs w:val="22"/>
                  </w:rPr>
                  <m:t>J/mol</m:t>
                </m:r>
              </m:oMath>
            </m:oMathPara>
          </w:p>
        </w:tc>
        <w:tc>
          <w:tcPr>
            <w:tcW w:w="2074" w:type="dxa"/>
          </w:tcPr>
          <w:p w14:paraId="693C0D23" w14:textId="77777777" w:rsidR="00827D2B" w:rsidRDefault="00827D2B" w:rsidP="00363343">
            <w:pPr>
              <w:jc w:val="both"/>
              <w:rPr>
                <w:rFonts w:ascii="Times New Roman" w:hAnsi="Times New Roman" w:cs="Times New Roman"/>
                <w:szCs w:val="22"/>
              </w:rPr>
            </w:pPr>
            <w:r>
              <w:rPr>
                <w:rFonts w:ascii="Times New Roman" w:hAnsi="Times New Roman" w:cs="Times New Roman" w:hint="eastAsia"/>
                <w:szCs w:val="22"/>
              </w:rPr>
              <w:t>2040</w:t>
            </w:r>
          </w:p>
        </w:tc>
      </w:tr>
      <w:tr w:rsidR="00827D2B" w14:paraId="1B003C12" w14:textId="77777777" w:rsidTr="00363343">
        <w:tc>
          <w:tcPr>
            <w:tcW w:w="846" w:type="dxa"/>
          </w:tcPr>
          <w:p w14:paraId="4EF1C1F9" w14:textId="77777777" w:rsidR="00827D2B" w:rsidRDefault="00827D2B" w:rsidP="00363343">
            <w:pPr>
              <w:jc w:val="both"/>
              <w:rPr>
                <w:rFonts w:ascii="Times New Roman" w:hAnsi="Times New Roman" w:cs="Times New Roman"/>
                <w:szCs w:val="22"/>
              </w:rPr>
            </w:pPr>
            <w:r>
              <w:rPr>
                <w:rFonts w:ascii="Times New Roman" w:hAnsi="Times New Roman" w:cs="Times New Roman" w:hint="eastAsia"/>
                <w:szCs w:val="22"/>
              </w:rPr>
              <w:t>4</w:t>
            </w:r>
          </w:p>
        </w:tc>
        <w:tc>
          <w:tcPr>
            <w:tcW w:w="3685" w:type="dxa"/>
          </w:tcPr>
          <w:p w14:paraId="2BAB51A3" w14:textId="77777777" w:rsidR="00827D2B" w:rsidRDefault="00827D2B" w:rsidP="00363343">
            <w:pPr>
              <w:jc w:val="both"/>
              <w:rPr>
                <w:rFonts w:ascii="Times New Roman" w:hAnsi="Times New Roman" w:cs="Times New Roman"/>
                <w:szCs w:val="22"/>
              </w:rPr>
            </w:pPr>
            <w:r>
              <w:rPr>
                <w:rFonts w:ascii="Times New Roman" w:hAnsi="Times New Roman" w:cs="Times New Roman" w:hint="eastAsia"/>
                <w:szCs w:val="22"/>
              </w:rPr>
              <w:t>Volume</w:t>
            </w:r>
          </w:p>
        </w:tc>
        <w:tc>
          <w:tcPr>
            <w:tcW w:w="1691" w:type="dxa"/>
          </w:tcPr>
          <w:p w14:paraId="6667AE6F" w14:textId="77777777" w:rsidR="00827D2B" w:rsidRDefault="00000000" w:rsidP="00363343">
            <w:pPr>
              <w:jc w:val="both"/>
              <w:rPr>
                <w:rFonts w:ascii="Times New Roman" w:hAnsi="Times New Roman" w:cs="Times New Roman"/>
                <w:szCs w:val="22"/>
              </w:rPr>
            </w:pPr>
            <m:oMathPara>
              <m:oMath>
                <m:sSup>
                  <m:sSupPr>
                    <m:ctrlPr>
                      <w:rPr>
                        <w:rFonts w:ascii="Cambria Math" w:hAnsi="Cambria Math" w:cs="Times New Roman"/>
                        <w:i/>
                        <w:szCs w:val="22"/>
                      </w:rPr>
                    </m:ctrlPr>
                  </m:sSupPr>
                  <m:e>
                    <m:r>
                      <w:rPr>
                        <w:rFonts w:ascii="Cambria Math" w:hAnsi="Cambria Math" w:cs="Times New Roman" w:hint="eastAsia"/>
                        <w:szCs w:val="22"/>
                      </w:rPr>
                      <m:t>cm</m:t>
                    </m:r>
                  </m:e>
                  <m:sup>
                    <m:r>
                      <w:rPr>
                        <w:rFonts w:ascii="Cambria Math" w:hAnsi="Cambria Math" w:cs="Times New Roman"/>
                        <w:szCs w:val="22"/>
                      </w:rPr>
                      <m:t>3</m:t>
                    </m:r>
                  </m:sup>
                </m:sSup>
                <m:r>
                  <w:rPr>
                    <w:rFonts w:ascii="Cambria Math" w:hAnsi="Cambria Math" w:cs="Times New Roman"/>
                    <w:szCs w:val="22"/>
                  </w:rPr>
                  <m:t>/mol</m:t>
                </m:r>
              </m:oMath>
            </m:oMathPara>
          </w:p>
        </w:tc>
        <w:tc>
          <w:tcPr>
            <w:tcW w:w="2074" w:type="dxa"/>
          </w:tcPr>
          <w:p w14:paraId="329BB875" w14:textId="77777777" w:rsidR="00827D2B" w:rsidRDefault="00827D2B" w:rsidP="00363343">
            <w:pPr>
              <w:jc w:val="both"/>
              <w:rPr>
                <w:rFonts w:ascii="Times New Roman" w:hAnsi="Times New Roman" w:cs="Times New Roman"/>
                <w:szCs w:val="22"/>
              </w:rPr>
            </w:pPr>
            <w:r>
              <w:rPr>
                <w:rFonts w:ascii="Times New Roman" w:hAnsi="Times New Roman" w:cs="Times New Roman" w:hint="eastAsia"/>
                <w:szCs w:val="22"/>
              </w:rPr>
              <w:t>2080</w:t>
            </w:r>
          </w:p>
        </w:tc>
      </w:tr>
      <w:tr w:rsidR="00827D2B" w14:paraId="086A9B53" w14:textId="77777777" w:rsidTr="00363343">
        <w:tc>
          <w:tcPr>
            <w:tcW w:w="846" w:type="dxa"/>
          </w:tcPr>
          <w:p w14:paraId="730D30AA" w14:textId="77777777" w:rsidR="00827D2B" w:rsidRDefault="00827D2B" w:rsidP="00363343">
            <w:pPr>
              <w:jc w:val="both"/>
              <w:rPr>
                <w:rFonts w:ascii="Times New Roman" w:hAnsi="Times New Roman" w:cs="Times New Roman"/>
                <w:szCs w:val="22"/>
              </w:rPr>
            </w:pPr>
            <w:r>
              <w:rPr>
                <w:rFonts w:ascii="Times New Roman" w:hAnsi="Times New Roman" w:cs="Times New Roman" w:hint="eastAsia"/>
                <w:szCs w:val="22"/>
              </w:rPr>
              <w:t>5</w:t>
            </w:r>
          </w:p>
        </w:tc>
        <w:tc>
          <w:tcPr>
            <w:tcW w:w="3685" w:type="dxa"/>
          </w:tcPr>
          <w:p w14:paraId="5C10D774" w14:textId="77777777" w:rsidR="00827D2B" w:rsidRDefault="00827D2B" w:rsidP="00363343">
            <w:pPr>
              <w:jc w:val="both"/>
              <w:rPr>
                <w:rFonts w:ascii="Times New Roman" w:hAnsi="Times New Roman" w:cs="Times New Roman"/>
                <w:szCs w:val="22"/>
              </w:rPr>
            </w:pPr>
            <w:r>
              <w:rPr>
                <w:rFonts w:ascii="Times New Roman" w:hAnsi="Times New Roman" w:cs="Times New Roman" w:hint="eastAsia"/>
                <w:szCs w:val="22"/>
              </w:rPr>
              <w:t>Internal Energy</w:t>
            </w:r>
          </w:p>
        </w:tc>
        <w:tc>
          <w:tcPr>
            <w:tcW w:w="1691" w:type="dxa"/>
          </w:tcPr>
          <w:p w14:paraId="0D2653FC" w14:textId="77777777" w:rsidR="00827D2B" w:rsidRDefault="00827D2B" w:rsidP="00363343">
            <w:pPr>
              <w:jc w:val="both"/>
              <w:rPr>
                <w:rFonts w:ascii="Times New Roman" w:hAnsi="Times New Roman" w:cs="Times New Roman"/>
                <w:szCs w:val="22"/>
              </w:rPr>
            </w:pPr>
            <m:oMathPara>
              <m:oMath>
                <m:r>
                  <w:rPr>
                    <w:rFonts w:ascii="Cambria Math" w:hAnsi="Cambria Math" w:cs="Times New Roman" w:hint="eastAsia"/>
                    <w:szCs w:val="22"/>
                  </w:rPr>
                  <m:t>J/mol</m:t>
                </m:r>
              </m:oMath>
            </m:oMathPara>
          </w:p>
        </w:tc>
        <w:tc>
          <w:tcPr>
            <w:tcW w:w="2074" w:type="dxa"/>
          </w:tcPr>
          <w:p w14:paraId="1270B208" w14:textId="77777777" w:rsidR="00827D2B" w:rsidRDefault="00827D2B" w:rsidP="00363343">
            <w:pPr>
              <w:jc w:val="both"/>
              <w:rPr>
                <w:rFonts w:ascii="Times New Roman" w:hAnsi="Times New Roman" w:cs="Times New Roman"/>
                <w:szCs w:val="22"/>
              </w:rPr>
            </w:pPr>
            <w:r>
              <w:rPr>
                <w:rFonts w:ascii="Times New Roman" w:hAnsi="Times New Roman" w:cs="Times New Roman" w:hint="eastAsia"/>
                <w:szCs w:val="22"/>
              </w:rPr>
              <w:t>2070</w:t>
            </w:r>
          </w:p>
        </w:tc>
      </w:tr>
      <w:tr w:rsidR="00827D2B" w14:paraId="274029F7" w14:textId="77777777" w:rsidTr="00363343">
        <w:tc>
          <w:tcPr>
            <w:tcW w:w="846" w:type="dxa"/>
          </w:tcPr>
          <w:p w14:paraId="7CD57E63" w14:textId="77777777" w:rsidR="00827D2B" w:rsidRDefault="00827D2B" w:rsidP="00363343">
            <w:pPr>
              <w:jc w:val="both"/>
              <w:rPr>
                <w:rFonts w:ascii="Times New Roman" w:hAnsi="Times New Roman" w:cs="Times New Roman"/>
                <w:szCs w:val="22"/>
              </w:rPr>
            </w:pPr>
            <w:r>
              <w:rPr>
                <w:rFonts w:ascii="Times New Roman" w:hAnsi="Times New Roman" w:cs="Times New Roman" w:hint="eastAsia"/>
                <w:szCs w:val="22"/>
              </w:rPr>
              <w:t>6</w:t>
            </w:r>
          </w:p>
        </w:tc>
        <w:tc>
          <w:tcPr>
            <w:tcW w:w="3685" w:type="dxa"/>
          </w:tcPr>
          <w:p w14:paraId="255EA7DC" w14:textId="77777777" w:rsidR="00827D2B" w:rsidRDefault="00827D2B" w:rsidP="00363343">
            <w:pPr>
              <w:jc w:val="both"/>
              <w:rPr>
                <w:rFonts w:ascii="Times New Roman" w:hAnsi="Times New Roman" w:cs="Times New Roman"/>
                <w:szCs w:val="22"/>
              </w:rPr>
            </w:pPr>
            <w:r>
              <w:rPr>
                <w:rFonts w:ascii="Times New Roman" w:hAnsi="Times New Roman" w:cs="Times New Roman" w:hint="eastAsia"/>
                <w:szCs w:val="22"/>
              </w:rPr>
              <w:t>Pure component enthalpy</w:t>
            </w:r>
          </w:p>
        </w:tc>
        <w:tc>
          <w:tcPr>
            <w:tcW w:w="1691" w:type="dxa"/>
          </w:tcPr>
          <w:p w14:paraId="3B5A5B32" w14:textId="77777777" w:rsidR="00827D2B" w:rsidRDefault="00827D2B" w:rsidP="00363343">
            <w:pPr>
              <w:jc w:val="both"/>
              <w:rPr>
                <w:rFonts w:ascii="Times New Roman" w:hAnsi="Times New Roman" w:cs="Times New Roman"/>
                <w:szCs w:val="22"/>
              </w:rPr>
            </w:pPr>
            <m:oMathPara>
              <m:oMath>
                <m:r>
                  <w:rPr>
                    <w:rFonts w:ascii="Cambria Math" w:hAnsi="Cambria Math" w:cs="Times New Roman" w:hint="eastAsia"/>
                    <w:szCs w:val="22"/>
                  </w:rPr>
                  <m:t>J/mol</m:t>
                </m:r>
              </m:oMath>
            </m:oMathPara>
          </w:p>
        </w:tc>
        <w:tc>
          <w:tcPr>
            <w:tcW w:w="2074" w:type="dxa"/>
          </w:tcPr>
          <w:p w14:paraId="14695074" w14:textId="77777777" w:rsidR="00827D2B" w:rsidRDefault="00827D2B" w:rsidP="00363343">
            <w:pPr>
              <w:jc w:val="both"/>
              <w:rPr>
                <w:rFonts w:ascii="Times New Roman" w:hAnsi="Times New Roman" w:cs="Times New Roman"/>
                <w:szCs w:val="22"/>
              </w:rPr>
            </w:pPr>
            <w:r>
              <w:rPr>
                <w:rFonts w:ascii="Times New Roman" w:hAnsi="Times New Roman" w:cs="Times New Roman" w:hint="eastAsia"/>
                <w:szCs w:val="22"/>
              </w:rPr>
              <w:t>2070</w:t>
            </w:r>
          </w:p>
        </w:tc>
      </w:tr>
      <w:tr w:rsidR="00827D2B" w14:paraId="65EDF8DA" w14:textId="77777777" w:rsidTr="00363343">
        <w:tc>
          <w:tcPr>
            <w:tcW w:w="846" w:type="dxa"/>
          </w:tcPr>
          <w:p w14:paraId="6396A891" w14:textId="77777777" w:rsidR="00827D2B" w:rsidRDefault="00827D2B" w:rsidP="00363343">
            <w:pPr>
              <w:jc w:val="both"/>
              <w:rPr>
                <w:rFonts w:ascii="Times New Roman" w:hAnsi="Times New Roman" w:cs="Times New Roman"/>
                <w:szCs w:val="22"/>
              </w:rPr>
            </w:pPr>
            <w:r>
              <w:rPr>
                <w:rFonts w:ascii="Times New Roman" w:hAnsi="Times New Roman" w:cs="Times New Roman" w:hint="eastAsia"/>
                <w:szCs w:val="22"/>
              </w:rPr>
              <w:t>7</w:t>
            </w:r>
          </w:p>
        </w:tc>
        <w:tc>
          <w:tcPr>
            <w:tcW w:w="3685" w:type="dxa"/>
          </w:tcPr>
          <w:p w14:paraId="25CDB997" w14:textId="77777777" w:rsidR="00827D2B" w:rsidRDefault="00827D2B" w:rsidP="00363343">
            <w:pPr>
              <w:jc w:val="both"/>
              <w:rPr>
                <w:rFonts w:ascii="Times New Roman" w:hAnsi="Times New Roman" w:cs="Times New Roman"/>
                <w:szCs w:val="22"/>
              </w:rPr>
            </w:pPr>
            <w:r w:rsidRPr="007D5261">
              <w:rPr>
                <w:rFonts w:ascii="Times New Roman" w:hAnsi="Times New Roman" w:cs="Times New Roman" w:hint="eastAsia"/>
                <w:szCs w:val="22"/>
              </w:rPr>
              <w:t>pure component exergy</w:t>
            </w:r>
          </w:p>
        </w:tc>
        <w:tc>
          <w:tcPr>
            <w:tcW w:w="1691" w:type="dxa"/>
          </w:tcPr>
          <w:p w14:paraId="60559372" w14:textId="77777777" w:rsidR="00827D2B" w:rsidRDefault="00827D2B" w:rsidP="00363343">
            <w:pPr>
              <w:jc w:val="both"/>
              <w:rPr>
                <w:rFonts w:ascii="Times New Roman" w:hAnsi="Times New Roman" w:cs="Times New Roman"/>
                <w:szCs w:val="22"/>
              </w:rPr>
            </w:pPr>
            <m:oMathPara>
              <m:oMath>
                <m:r>
                  <w:rPr>
                    <w:rFonts w:ascii="Cambria Math" w:hAnsi="Cambria Math" w:cs="Times New Roman" w:hint="eastAsia"/>
                    <w:szCs w:val="22"/>
                  </w:rPr>
                  <m:t>J/mol</m:t>
                </m:r>
              </m:oMath>
            </m:oMathPara>
          </w:p>
        </w:tc>
        <w:tc>
          <w:tcPr>
            <w:tcW w:w="2074" w:type="dxa"/>
          </w:tcPr>
          <w:p w14:paraId="4E066217" w14:textId="77777777" w:rsidR="00827D2B" w:rsidRDefault="00827D2B" w:rsidP="00363343">
            <w:pPr>
              <w:jc w:val="both"/>
              <w:rPr>
                <w:rFonts w:ascii="Times New Roman" w:hAnsi="Times New Roman" w:cs="Times New Roman"/>
                <w:szCs w:val="22"/>
              </w:rPr>
            </w:pPr>
            <w:r>
              <w:rPr>
                <w:rFonts w:ascii="Times New Roman" w:hAnsi="Times New Roman" w:cs="Times New Roman" w:hint="eastAsia"/>
                <w:szCs w:val="22"/>
              </w:rPr>
              <w:t>2050</w:t>
            </w:r>
          </w:p>
        </w:tc>
      </w:tr>
      <w:tr w:rsidR="00827D2B" w14:paraId="5FA990B9" w14:textId="77777777" w:rsidTr="00363343">
        <w:tc>
          <w:tcPr>
            <w:tcW w:w="846" w:type="dxa"/>
          </w:tcPr>
          <w:p w14:paraId="75709DA1" w14:textId="77777777" w:rsidR="00827D2B" w:rsidRDefault="00827D2B" w:rsidP="00363343">
            <w:pPr>
              <w:jc w:val="both"/>
              <w:rPr>
                <w:rFonts w:ascii="Times New Roman" w:hAnsi="Times New Roman" w:cs="Times New Roman"/>
                <w:szCs w:val="22"/>
              </w:rPr>
            </w:pPr>
            <w:r>
              <w:rPr>
                <w:rFonts w:ascii="Times New Roman" w:hAnsi="Times New Roman" w:cs="Times New Roman" w:hint="eastAsia"/>
                <w:szCs w:val="22"/>
              </w:rPr>
              <w:t>8</w:t>
            </w:r>
          </w:p>
        </w:tc>
        <w:tc>
          <w:tcPr>
            <w:tcW w:w="3685" w:type="dxa"/>
          </w:tcPr>
          <w:p w14:paraId="7C5C32E7" w14:textId="77777777" w:rsidR="00827D2B" w:rsidRDefault="00827D2B" w:rsidP="00363343">
            <w:pPr>
              <w:jc w:val="both"/>
              <w:rPr>
                <w:rFonts w:ascii="Times New Roman" w:hAnsi="Times New Roman" w:cs="Times New Roman"/>
                <w:szCs w:val="22"/>
              </w:rPr>
            </w:pPr>
            <w:r w:rsidRPr="009C2604">
              <w:rPr>
                <w:rFonts w:ascii="Times New Roman" w:hAnsi="Times New Roman" w:cs="Times New Roman" w:hint="eastAsia"/>
                <w:szCs w:val="22"/>
              </w:rPr>
              <w:t>pure component isentropic exponent</w:t>
            </w:r>
          </w:p>
        </w:tc>
        <w:tc>
          <w:tcPr>
            <w:tcW w:w="1691" w:type="dxa"/>
          </w:tcPr>
          <w:p w14:paraId="7819CD36" w14:textId="77777777" w:rsidR="00827D2B" w:rsidRDefault="00827D2B" w:rsidP="008C0BB7">
            <w:pPr>
              <w:ind w:firstLineChars="400" w:firstLine="960"/>
              <w:jc w:val="both"/>
              <w:rPr>
                <w:rFonts w:ascii="Times New Roman" w:hAnsi="Times New Roman" w:cs="Times New Roman"/>
                <w:szCs w:val="22"/>
              </w:rPr>
            </w:pPr>
            <w:r>
              <w:rPr>
                <w:rFonts w:ascii="Times New Roman" w:hAnsi="Times New Roman" w:cs="Times New Roman" w:hint="eastAsia"/>
                <w:szCs w:val="22"/>
              </w:rPr>
              <w:t>1</w:t>
            </w:r>
          </w:p>
        </w:tc>
        <w:tc>
          <w:tcPr>
            <w:tcW w:w="2074" w:type="dxa"/>
          </w:tcPr>
          <w:p w14:paraId="10E29638" w14:textId="77777777" w:rsidR="00827D2B" w:rsidRDefault="00827D2B" w:rsidP="00363343">
            <w:pPr>
              <w:jc w:val="both"/>
              <w:rPr>
                <w:rFonts w:ascii="Times New Roman" w:hAnsi="Times New Roman" w:cs="Times New Roman"/>
                <w:szCs w:val="22"/>
              </w:rPr>
            </w:pPr>
            <w:r>
              <w:rPr>
                <w:rFonts w:ascii="Times New Roman" w:hAnsi="Times New Roman" w:cs="Times New Roman" w:hint="eastAsia"/>
                <w:szCs w:val="22"/>
              </w:rPr>
              <w:t>2070</w:t>
            </w:r>
          </w:p>
        </w:tc>
      </w:tr>
      <w:tr w:rsidR="00827D2B" w14:paraId="62F41AC7" w14:textId="77777777" w:rsidTr="00363343">
        <w:tc>
          <w:tcPr>
            <w:tcW w:w="846" w:type="dxa"/>
          </w:tcPr>
          <w:p w14:paraId="0721F3C2" w14:textId="77777777" w:rsidR="00827D2B" w:rsidRDefault="00827D2B" w:rsidP="00363343">
            <w:pPr>
              <w:jc w:val="both"/>
              <w:rPr>
                <w:rFonts w:ascii="Times New Roman" w:hAnsi="Times New Roman" w:cs="Times New Roman"/>
                <w:szCs w:val="22"/>
              </w:rPr>
            </w:pPr>
            <w:r>
              <w:rPr>
                <w:rFonts w:ascii="Times New Roman" w:hAnsi="Times New Roman" w:cs="Times New Roman" w:hint="eastAsia"/>
                <w:szCs w:val="22"/>
              </w:rPr>
              <w:t>9</w:t>
            </w:r>
          </w:p>
        </w:tc>
        <w:tc>
          <w:tcPr>
            <w:tcW w:w="3685" w:type="dxa"/>
          </w:tcPr>
          <w:p w14:paraId="3C911831" w14:textId="77777777" w:rsidR="00827D2B" w:rsidRDefault="00827D2B" w:rsidP="00363343">
            <w:pPr>
              <w:jc w:val="both"/>
              <w:rPr>
                <w:rFonts w:ascii="Times New Roman" w:hAnsi="Times New Roman" w:cs="Times New Roman"/>
                <w:szCs w:val="22"/>
              </w:rPr>
            </w:pPr>
            <w:r w:rsidRPr="009C2604">
              <w:rPr>
                <w:rFonts w:ascii="Times New Roman" w:hAnsi="Times New Roman" w:cs="Times New Roman" w:hint="eastAsia"/>
                <w:szCs w:val="22"/>
              </w:rPr>
              <w:t>Liquid density</w:t>
            </w:r>
          </w:p>
        </w:tc>
        <w:tc>
          <w:tcPr>
            <w:tcW w:w="1691" w:type="dxa"/>
          </w:tcPr>
          <w:p w14:paraId="2559EAEA" w14:textId="77777777" w:rsidR="00827D2B" w:rsidRDefault="00827D2B" w:rsidP="00363343">
            <w:pPr>
              <w:jc w:val="both"/>
              <w:rPr>
                <w:rFonts w:ascii="Times New Roman" w:hAnsi="Times New Roman" w:cs="Times New Roman"/>
                <w:szCs w:val="22"/>
              </w:rPr>
            </w:pPr>
            <m:oMathPara>
              <m:oMath>
                <m:r>
                  <w:rPr>
                    <w:rFonts w:ascii="Cambria Math" w:hAnsi="Cambria Math" w:cs="Times New Roman" w:hint="eastAsia"/>
                    <w:szCs w:val="22"/>
                  </w:rPr>
                  <m:t>g/ml</m:t>
                </m:r>
              </m:oMath>
            </m:oMathPara>
          </w:p>
        </w:tc>
        <w:tc>
          <w:tcPr>
            <w:tcW w:w="2074" w:type="dxa"/>
          </w:tcPr>
          <w:p w14:paraId="0595E80E" w14:textId="77777777" w:rsidR="00827D2B" w:rsidRDefault="00827D2B" w:rsidP="00363343">
            <w:pPr>
              <w:jc w:val="both"/>
              <w:rPr>
                <w:rFonts w:ascii="Times New Roman" w:hAnsi="Times New Roman" w:cs="Times New Roman"/>
                <w:szCs w:val="22"/>
              </w:rPr>
            </w:pPr>
            <w:r>
              <w:rPr>
                <w:rFonts w:ascii="Times New Roman" w:hAnsi="Times New Roman" w:cs="Times New Roman" w:hint="eastAsia"/>
                <w:szCs w:val="22"/>
              </w:rPr>
              <w:t>2070</w:t>
            </w:r>
          </w:p>
        </w:tc>
      </w:tr>
      <w:tr w:rsidR="00827D2B" w14:paraId="3B746F8D" w14:textId="77777777" w:rsidTr="00363343">
        <w:tc>
          <w:tcPr>
            <w:tcW w:w="846" w:type="dxa"/>
          </w:tcPr>
          <w:p w14:paraId="49B43F40" w14:textId="77777777" w:rsidR="00827D2B" w:rsidRDefault="00827D2B" w:rsidP="00363343">
            <w:pPr>
              <w:jc w:val="both"/>
              <w:rPr>
                <w:rFonts w:ascii="Times New Roman" w:hAnsi="Times New Roman" w:cs="Times New Roman"/>
                <w:szCs w:val="22"/>
              </w:rPr>
            </w:pPr>
            <w:r>
              <w:rPr>
                <w:rFonts w:ascii="Times New Roman" w:hAnsi="Times New Roman" w:cs="Times New Roman" w:hint="eastAsia"/>
                <w:szCs w:val="22"/>
              </w:rPr>
              <w:t>10</w:t>
            </w:r>
          </w:p>
        </w:tc>
        <w:tc>
          <w:tcPr>
            <w:tcW w:w="3685" w:type="dxa"/>
          </w:tcPr>
          <w:p w14:paraId="22EB56DD" w14:textId="77777777" w:rsidR="00827D2B" w:rsidRDefault="00827D2B" w:rsidP="00363343">
            <w:pPr>
              <w:jc w:val="both"/>
              <w:rPr>
                <w:rFonts w:ascii="Times New Roman" w:hAnsi="Times New Roman" w:cs="Times New Roman"/>
                <w:szCs w:val="22"/>
              </w:rPr>
            </w:pPr>
            <w:r w:rsidRPr="009C2604">
              <w:rPr>
                <w:rFonts w:ascii="Times New Roman" w:hAnsi="Times New Roman" w:cs="Times New Roman" w:hint="eastAsia"/>
                <w:szCs w:val="22"/>
              </w:rPr>
              <w:t>Pure component Gibbs free energy</w:t>
            </w:r>
          </w:p>
        </w:tc>
        <w:tc>
          <w:tcPr>
            <w:tcW w:w="1691" w:type="dxa"/>
          </w:tcPr>
          <w:p w14:paraId="3970233E" w14:textId="77777777" w:rsidR="00827D2B" w:rsidRDefault="00827D2B" w:rsidP="00363343">
            <w:pPr>
              <w:jc w:val="both"/>
              <w:rPr>
                <w:rFonts w:ascii="Times New Roman" w:hAnsi="Times New Roman" w:cs="Times New Roman"/>
                <w:szCs w:val="22"/>
              </w:rPr>
            </w:pPr>
            <m:oMathPara>
              <m:oMath>
                <m:r>
                  <w:rPr>
                    <w:rFonts w:ascii="Cambria Math" w:hAnsi="Cambria Math" w:cs="Times New Roman" w:hint="eastAsia"/>
                    <w:szCs w:val="22"/>
                  </w:rPr>
                  <m:t>J/mol</m:t>
                </m:r>
              </m:oMath>
            </m:oMathPara>
          </w:p>
        </w:tc>
        <w:tc>
          <w:tcPr>
            <w:tcW w:w="2074" w:type="dxa"/>
          </w:tcPr>
          <w:p w14:paraId="1E04DBE4" w14:textId="77777777" w:rsidR="00827D2B" w:rsidRDefault="00827D2B" w:rsidP="00363343">
            <w:pPr>
              <w:jc w:val="both"/>
              <w:rPr>
                <w:rFonts w:ascii="Times New Roman" w:hAnsi="Times New Roman" w:cs="Times New Roman"/>
                <w:szCs w:val="22"/>
              </w:rPr>
            </w:pPr>
            <w:r>
              <w:rPr>
                <w:rFonts w:ascii="Times New Roman" w:hAnsi="Times New Roman" w:cs="Times New Roman" w:hint="eastAsia"/>
                <w:szCs w:val="22"/>
              </w:rPr>
              <w:t>2050</w:t>
            </w:r>
          </w:p>
        </w:tc>
      </w:tr>
    </w:tbl>
    <w:p w14:paraId="7CE85720" w14:textId="74AE5289" w:rsidR="00827D2B" w:rsidRPr="00363343" w:rsidRDefault="00827D2B" w:rsidP="00827D2B">
      <w:pPr>
        <w:pStyle w:val="3"/>
        <w:rPr>
          <w:rFonts w:ascii="Times New Roman" w:eastAsiaTheme="minorEastAsia" w:hAnsi="Times New Roman" w:cs="Times New Roman"/>
          <w:b/>
          <w:bCs/>
          <w:color w:val="auto"/>
          <w:sz w:val="28"/>
          <w:szCs w:val="28"/>
          <w14:ligatures w14:val="none"/>
        </w:rPr>
      </w:pPr>
      <w:r w:rsidRPr="00363343">
        <w:rPr>
          <w:rFonts w:ascii="Times New Roman" w:eastAsiaTheme="minorEastAsia" w:hAnsi="Times New Roman" w:cs="Times New Roman"/>
          <w:b/>
          <w:bCs/>
          <w:color w:val="auto"/>
          <w:sz w:val="28"/>
          <w:szCs w:val="28"/>
          <w14:ligatures w14:val="none"/>
        </w:rPr>
        <w:t>4.2 Comparative Performance Analysis</w:t>
      </w:r>
    </w:p>
    <w:p w14:paraId="78635DD5" w14:textId="12D1B040" w:rsidR="00827D2B" w:rsidRDefault="00827D2B" w:rsidP="00827D2B">
      <w:pPr>
        <w:ind w:firstLineChars="200" w:firstLine="560"/>
        <w:jc w:val="both"/>
        <w:rPr>
          <w:rFonts w:ascii="Times New Roman" w:hAnsi="Times New Roman" w:cs="Times New Roman"/>
          <w:sz w:val="28"/>
          <w:szCs w:val="28"/>
        </w:rPr>
      </w:pPr>
      <w:r w:rsidRPr="00910809">
        <w:rPr>
          <w:rFonts w:ascii="Times New Roman" w:hAnsi="Times New Roman" w:cs="Times New Roman"/>
          <w:sz w:val="28"/>
          <w:szCs w:val="28"/>
        </w:rPr>
        <w:t>Model performance was quantitatively assessed using multiple metrics: the coefficient of determination (R²) for overall goodness-of-fit, mean squared error (MSE) for absolute error magnitude, and the percentage of predictions falling within strict error thresholds of ≤1%, ≤5%, and ≤10%, providing comprehensive insight into prediction accuracy and reliability across different tolerance levels.</w:t>
      </w:r>
    </w:p>
    <w:p w14:paraId="07C761F4" w14:textId="3891665C" w:rsidR="00502628" w:rsidRPr="00C83250" w:rsidRDefault="00C83250" w:rsidP="00C83250">
      <w:pPr>
        <w:ind w:firstLineChars="200" w:firstLine="560"/>
        <w:jc w:val="both"/>
        <w:rPr>
          <w:rFonts w:ascii="Times New Roman" w:hAnsi="Times New Roman" w:cs="Times New Roman"/>
          <w:sz w:val="28"/>
          <w:szCs w:val="28"/>
        </w:rPr>
      </w:pPr>
      <w:r w:rsidRPr="00C83250">
        <w:rPr>
          <w:rFonts w:ascii="Times New Roman" w:hAnsi="Times New Roman" w:cs="Times New Roman"/>
          <w:sz w:val="28"/>
          <w:szCs w:val="28"/>
        </w:rPr>
        <w:t>The overall performance of the models for predicting the ten target properties is summarized in the Table below. Results from the GC-based model are presented exclusively for heat capacity, vapor pressure, and heat of vaporization. For the remaining properties, no established GC-based models were available, and the corresponding entries are left blank.</w:t>
      </w:r>
    </w:p>
    <w:tbl>
      <w:tblPr>
        <w:tblStyle w:val="af7"/>
        <w:tblW w:w="0" w:type="auto"/>
        <w:tblLayout w:type="fixed"/>
        <w:tblLook w:val="04A0" w:firstRow="1" w:lastRow="0" w:firstColumn="1" w:lastColumn="0" w:noHBand="0" w:noVBand="1"/>
      </w:tblPr>
      <w:tblGrid>
        <w:gridCol w:w="1270"/>
        <w:gridCol w:w="647"/>
        <w:gridCol w:w="902"/>
        <w:gridCol w:w="862"/>
        <w:gridCol w:w="836"/>
        <w:gridCol w:w="902"/>
        <w:gridCol w:w="1097"/>
        <w:gridCol w:w="917"/>
        <w:gridCol w:w="863"/>
      </w:tblGrid>
      <w:tr w:rsidR="00502628" w:rsidRPr="00502628" w14:paraId="2ABD6086" w14:textId="77777777" w:rsidTr="0057481C">
        <w:trPr>
          <w:trHeight w:val="449"/>
        </w:trPr>
        <w:tc>
          <w:tcPr>
            <w:tcW w:w="8296" w:type="dxa"/>
            <w:gridSpan w:val="9"/>
            <w:tcBorders>
              <w:left w:val="nil"/>
              <w:bottom w:val="single" w:sz="4" w:space="0" w:color="auto"/>
              <w:right w:val="nil"/>
            </w:tcBorders>
          </w:tcPr>
          <w:p w14:paraId="4B58DA59" w14:textId="0F96D9D9" w:rsidR="00502628" w:rsidRPr="00502628" w:rsidRDefault="00502628" w:rsidP="00363343">
            <w:pPr>
              <w:jc w:val="both"/>
              <w:rPr>
                <w:rFonts w:ascii="Times New Roman" w:hAnsi="Times New Roman" w:cs="Times New Roman"/>
                <w:sz w:val="22"/>
                <w:szCs w:val="22"/>
              </w:rPr>
            </w:pPr>
            <w:r w:rsidRPr="00502628">
              <w:rPr>
                <w:rFonts w:ascii="Times New Roman" w:hAnsi="Times New Roman" w:cs="Times New Roman" w:hint="eastAsia"/>
                <w:sz w:val="22"/>
                <w:szCs w:val="22"/>
              </w:rPr>
              <w:t>Table.</w:t>
            </w:r>
            <w:proofErr w:type="gramStart"/>
            <w:r w:rsidRPr="00502628">
              <w:rPr>
                <w:rFonts w:ascii="Times New Roman" w:hAnsi="Times New Roman" w:cs="Times New Roman" w:hint="eastAsia"/>
                <w:sz w:val="22"/>
                <w:szCs w:val="22"/>
              </w:rPr>
              <w:t xml:space="preserve">3  </w:t>
            </w:r>
            <w:r w:rsidRPr="00502628">
              <w:rPr>
                <w:rFonts w:ascii="Times New Roman" w:hAnsi="Times New Roman" w:cs="Times New Roman"/>
                <w:sz w:val="22"/>
                <w:szCs w:val="22"/>
              </w:rPr>
              <w:t>Overall</w:t>
            </w:r>
            <w:proofErr w:type="gramEnd"/>
            <w:r w:rsidRPr="00502628">
              <w:rPr>
                <w:rFonts w:ascii="Times New Roman" w:hAnsi="Times New Roman" w:cs="Times New Roman"/>
                <w:sz w:val="22"/>
                <w:szCs w:val="22"/>
              </w:rPr>
              <w:t xml:space="preserve"> Prediction Performance of the Models for the Ten Target Properties</w:t>
            </w:r>
          </w:p>
        </w:tc>
      </w:tr>
      <w:tr w:rsidR="00827D2B" w14:paraId="45BCF38E" w14:textId="77777777" w:rsidTr="00363343">
        <w:trPr>
          <w:trHeight w:val="449"/>
        </w:trPr>
        <w:tc>
          <w:tcPr>
            <w:tcW w:w="1270" w:type="dxa"/>
            <w:tcBorders>
              <w:left w:val="nil"/>
              <w:bottom w:val="single" w:sz="4" w:space="0" w:color="auto"/>
              <w:right w:val="nil"/>
            </w:tcBorders>
          </w:tcPr>
          <w:p w14:paraId="69F80A64" w14:textId="77777777" w:rsidR="00827D2B" w:rsidRDefault="00827D2B" w:rsidP="00363343">
            <w:pPr>
              <w:jc w:val="both"/>
              <w:rPr>
                <w:rFonts w:ascii="Times New Roman" w:hAnsi="Times New Roman" w:cs="Times New Roman"/>
                <w:szCs w:val="22"/>
              </w:rPr>
            </w:pPr>
            <w:r w:rsidRPr="00FC696C">
              <w:rPr>
                <w:rFonts w:ascii="Times New Roman" w:hAnsi="Times New Roman" w:cs="Times New Roman"/>
                <w:b/>
                <w:bCs/>
                <w:szCs w:val="22"/>
              </w:rPr>
              <w:t>Properties</w:t>
            </w:r>
          </w:p>
        </w:tc>
        <w:tc>
          <w:tcPr>
            <w:tcW w:w="647" w:type="dxa"/>
            <w:tcBorders>
              <w:left w:val="nil"/>
              <w:bottom w:val="single" w:sz="4" w:space="0" w:color="auto"/>
              <w:right w:val="nil"/>
            </w:tcBorders>
          </w:tcPr>
          <w:p w14:paraId="6BB38F2B" w14:textId="77777777" w:rsidR="00827D2B" w:rsidRDefault="00827D2B" w:rsidP="00363343">
            <w:pPr>
              <w:jc w:val="both"/>
              <w:rPr>
                <w:rFonts w:ascii="Times New Roman" w:hAnsi="Times New Roman" w:cs="Times New Roman"/>
                <w:szCs w:val="22"/>
              </w:rPr>
            </w:pPr>
          </w:p>
        </w:tc>
        <w:tc>
          <w:tcPr>
            <w:tcW w:w="902" w:type="dxa"/>
            <w:tcBorders>
              <w:left w:val="nil"/>
              <w:bottom w:val="single" w:sz="4" w:space="0" w:color="auto"/>
              <w:right w:val="nil"/>
            </w:tcBorders>
          </w:tcPr>
          <w:p w14:paraId="62885397" w14:textId="77777777" w:rsidR="00827D2B" w:rsidRDefault="00827D2B" w:rsidP="00363343">
            <w:pPr>
              <w:jc w:val="both"/>
              <w:rPr>
                <w:rFonts w:ascii="Times New Roman" w:hAnsi="Times New Roman" w:cs="Times New Roman"/>
                <w:szCs w:val="22"/>
              </w:rPr>
            </w:pPr>
            <w:r>
              <w:rPr>
                <w:rFonts w:ascii="Times New Roman" w:hAnsi="Times New Roman" w:cs="Times New Roman" w:hint="eastAsia"/>
                <w:szCs w:val="22"/>
              </w:rPr>
              <w:t>GC</w:t>
            </w:r>
          </w:p>
        </w:tc>
        <w:tc>
          <w:tcPr>
            <w:tcW w:w="862" w:type="dxa"/>
            <w:tcBorders>
              <w:left w:val="nil"/>
              <w:bottom w:val="single" w:sz="4" w:space="0" w:color="auto"/>
              <w:right w:val="nil"/>
            </w:tcBorders>
          </w:tcPr>
          <w:p w14:paraId="22FBA225" w14:textId="77777777" w:rsidR="00827D2B" w:rsidRDefault="00827D2B" w:rsidP="00363343">
            <w:pPr>
              <w:jc w:val="both"/>
              <w:rPr>
                <w:rFonts w:ascii="Times New Roman" w:hAnsi="Times New Roman" w:cs="Times New Roman"/>
                <w:szCs w:val="22"/>
              </w:rPr>
            </w:pPr>
            <w:r>
              <w:rPr>
                <w:rFonts w:ascii="Times New Roman" w:hAnsi="Times New Roman" w:cs="Times New Roman" w:hint="eastAsia"/>
                <w:szCs w:val="22"/>
              </w:rPr>
              <w:t>GC+</w:t>
            </w:r>
          </w:p>
        </w:tc>
        <w:tc>
          <w:tcPr>
            <w:tcW w:w="836" w:type="dxa"/>
            <w:tcBorders>
              <w:left w:val="nil"/>
              <w:bottom w:val="single" w:sz="4" w:space="0" w:color="auto"/>
              <w:right w:val="nil"/>
            </w:tcBorders>
          </w:tcPr>
          <w:p w14:paraId="2A883A90" w14:textId="77777777" w:rsidR="00827D2B" w:rsidRDefault="00827D2B" w:rsidP="00363343">
            <w:pPr>
              <w:jc w:val="both"/>
              <w:rPr>
                <w:rFonts w:ascii="Times New Roman" w:hAnsi="Times New Roman" w:cs="Times New Roman"/>
                <w:szCs w:val="22"/>
              </w:rPr>
            </w:pPr>
            <w:r>
              <w:rPr>
                <w:rFonts w:ascii="Times New Roman" w:hAnsi="Times New Roman" w:cs="Times New Roman" w:hint="eastAsia"/>
                <w:szCs w:val="22"/>
              </w:rPr>
              <w:t>ML</w:t>
            </w:r>
          </w:p>
        </w:tc>
        <w:tc>
          <w:tcPr>
            <w:tcW w:w="902" w:type="dxa"/>
            <w:tcBorders>
              <w:left w:val="nil"/>
              <w:bottom w:val="single" w:sz="4" w:space="0" w:color="auto"/>
              <w:right w:val="nil"/>
            </w:tcBorders>
          </w:tcPr>
          <w:p w14:paraId="473B66FA" w14:textId="77777777" w:rsidR="00827D2B" w:rsidRDefault="00827D2B" w:rsidP="00363343">
            <w:pPr>
              <w:jc w:val="both"/>
              <w:rPr>
                <w:rFonts w:ascii="Times New Roman" w:hAnsi="Times New Roman" w:cs="Times New Roman"/>
                <w:szCs w:val="22"/>
              </w:rPr>
            </w:pPr>
            <w:r>
              <w:rPr>
                <w:rFonts w:ascii="Times New Roman" w:hAnsi="Times New Roman" w:cs="Times New Roman" w:hint="eastAsia"/>
                <w:szCs w:val="22"/>
              </w:rPr>
              <w:t>ML+</w:t>
            </w:r>
          </w:p>
        </w:tc>
        <w:tc>
          <w:tcPr>
            <w:tcW w:w="1097" w:type="dxa"/>
            <w:tcBorders>
              <w:left w:val="nil"/>
              <w:bottom w:val="single" w:sz="4" w:space="0" w:color="auto"/>
              <w:right w:val="nil"/>
            </w:tcBorders>
          </w:tcPr>
          <w:p w14:paraId="4CEA554B" w14:textId="77777777" w:rsidR="00827D2B" w:rsidRDefault="00827D2B" w:rsidP="00363343">
            <w:pPr>
              <w:jc w:val="both"/>
              <w:rPr>
                <w:rFonts w:ascii="Times New Roman" w:hAnsi="Times New Roman" w:cs="Times New Roman"/>
                <w:szCs w:val="22"/>
              </w:rPr>
            </w:pPr>
            <w:r>
              <w:rPr>
                <w:rFonts w:ascii="Times New Roman" w:hAnsi="Times New Roman" w:cs="Times New Roman" w:hint="eastAsia"/>
                <w:szCs w:val="22"/>
              </w:rPr>
              <w:t>ML++</w:t>
            </w:r>
          </w:p>
        </w:tc>
        <w:tc>
          <w:tcPr>
            <w:tcW w:w="917" w:type="dxa"/>
            <w:tcBorders>
              <w:left w:val="nil"/>
              <w:bottom w:val="single" w:sz="4" w:space="0" w:color="auto"/>
              <w:right w:val="nil"/>
            </w:tcBorders>
          </w:tcPr>
          <w:p w14:paraId="54D6FB3B" w14:textId="77777777" w:rsidR="00827D2B" w:rsidRDefault="00827D2B" w:rsidP="00363343">
            <w:pPr>
              <w:jc w:val="both"/>
              <w:rPr>
                <w:rFonts w:ascii="Times New Roman" w:hAnsi="Times New Roman" w:cs="Times New Roman"/>
                <w:szCs w:val="22"/>
              </w:rPr>
            </w:pPr>
            <w:r>
              <w:rPr>
                <w:rFonts w:ascii="Times New Roman" w:hAnsi="Times New Roman" w:cs="Times New Roman" w:hint="eastAsia"/>
                <w:szCs w:val="22"/>
              </w:rPr>
              <w:t>QSPR</w:t>
            </w:r>
          </w:p>
        </w:tc>
        <w:tc>
          <w:tcPr>
            <w:tcW w:w="863" w:type="dxa"/>
            <w:tcBorders>
              <w:left w:val="nil"/>
              <w:bottom w:val="single" w:sz="4" w:space="0" w:color="auto"/>
              <w:right w:val="nil"/>
            </w:tcBorders>
          </w:tcPr>
          <w:p w14:paraId="5670F03B" w14:textId="77777777" w:rsidR="00827D2B" w:rsidRDefault="00827D2B" w:rsidP="00363343">
            <w:pPr>
              <w:jc w:val="both"/>
              <w:rPr>
                <w:rFonts w:ascii="Times New Roman" w:hAnsi="Times New Roman" w:cs="Times New Roman"/>
                <w:szCs w:val="22"/>
              </w:rPr>
            </w:pPr>
            <w:r>
              <w:rPr>
                <w:rFonts w:ascii="Times New Roman" w:hAnsi="Times New Roman" w:cs="Times New Roman" w:hint="eastAsia"/>
                <w:szCs w:val="22"/>
              </w:rPr>
              <w:t>QSPR+</w:t>
            </w:r>
          </w:p>
        </w:tc>
      </w:tr>
      <w:tr w:rsidR="00AF13D7" w14:paraId="3B1A4573" w14:textId="77777777" w:rsidTr="00A451AA">
        <w:trPr>
          <w:trHeight w:val="505"/>
        </w:trPr>
        <w:tc>
          <w:tcPr>
            <w:tcW w:w="1270" w:type="dxa"/>
            <w:vMerge w:val="restart"/>
            <w:tcBorders>
              <w:top w:val="single" w:sz="4" w:space="0" w:color="auto"/>
              <w:left w:val="nil"/>
              <w:bottom w:val="nil"/>
              <w:right w:val="nil"/>
            </w:tcBorders>
          </w:tcPr>
          <w:p w14:paraId="7CD86C8B" w14:textId="77777777" w:rsidR="00AF13D7" w:rsidRPr="004D164A" w:rsidRDefault="00AF13D7" w:rsidP="00AF13D7">
            <w:pPr>
              <w:jc w:val="both"/>
              <w:rPr>
                <w:rFonts w:ascii="Times New Roman" w:hAnsi="Times New Roman" w:cs="Times New Roman"/>
                <w:sz w:val="20"/>
                <w:szCs w:val="20"/>
              </w:rPr>
            </w:pPr>
            <w:r w:rsidRPr="004D164A">
              <w:rPr>
                <w:rFonts w:ascii="Times New Roman" w:hAnsi="Times New Roman" w:cs="Times New Roman"/>
                <w:sz w:val="20"/>
                <w:szCs w:val="20"/>
              </w:rPr>
              <w:t>Hea</w:t>
            </w:r>
            <w:r w:rsidRPr="004D164A">
              <w:rPr>
                <w:rFonts w:ascii="Times New Roman" w:hAnsi="Times New Roman" w:cs="Times New Roman" w:hint="eastAsia"/>
                <w:sz w:val="20"/>
                <w:szCs w:val="20"/>
              </w:rPr>
              <w:t>t capacity</w:t>
            </w:r>
          </w:p>
        </w:tc>
        <w:tc>
          <w:tcPr>
            <w:tcW w:w="647" w:type="dxa"/>
            <w:tcBorders>
              <w:top w:val="single" w:sz="4" w:space="0" w:color="auto"/>
              <w:left w:val="nil"/>
              <w:bottom w:val="nil"/>
              <w:right w:val="nil"/>
            </w:tcBorders>
          </w:tcPr>
          <w:p w14:paraId="15C90829" w14:textId="34EAAD9E" w:rsidR="00AF13D7" w:rsidRDefault="00000000" w:rsidP="00AF13D7">
            <w:pPr>
              <w:jc w:val="both"/>
              <w:rPr>
                <w:rFonts w:ascii="Times New Roman" w:hAnsi="Times New Roman" w:cs="Times New Roman"/>
                <w:szCs w:val="22"/>
              </w:rPr>
            </w:pPr>
            <m:oMathPara>
              <m:oMath>
                <m:sSup>
                  <m:sSupPr>
                    <m:ctrlPr>
                      <w:rPr>
                        <w:rFonts w:ascii="Cambria Math" w:hAnsi="Cambria Math" w:cs="Times New Roman"/>
                        <w:i/>
                        <w:szCs w:val="22"/>
                      </w:rPr>
                    </m:ctrlPr>
                  </m:sSupPr>
                  <m:e>
                    <m:r>
                      <w:rPr>
                        <w:rFonts w:ascii="Cambria Math" w:hAnsi="Cambria Math" w:cs="Times New Roman"/>
                        <w:szCs w:val="22"/>
                      </w:rPr>
                      <m:t>R</m:t>
                    </m:r>
                  </m:e>
                  <m:sup>
                    <m:r>
                      <w:rPr>
                        <w:rFonts w:ascii="Cambria Math" w:hAnsi="Cambria Math" w:cs="Times New Roman"/>
                        <w:szCs w:val="22"/>
                      </w:rPr>
                      <m:t>2</m:t>
                    </m:r>
                  </m:sup>
                </m:sSup>
              </m:oMath>
            </m:oMathPara>
          </w:p>
        </w:tc>
        <w:tc>
          <w:tcPr>
            <w:tcW w:w="902" w:type="dxa"/>
            <w:tcBorders>
              <w:top w:val="single" w:sz="8" w:space="0" w:color="FFFFFF"/>
              <w:left w:val="single" w:sz="8" w:space="0" w:color="FFFFFF"/>
              <w:bottom w:val="single" w:sz="24" w:space="0" w:color="FFFFFF"/>
              <w:right w:val="single" w:sz="8" w:space="0" w:color="FFFFFF"/>
            </w:tcBorders>
            <w:shd w:val="clear" w:color="auto" w:fill="C1DBF5"/>
          </w:tcPr>
          <w:p w14:paraId="5C4AC384" w14:textId="781AE23B"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0.9918 </w:t>
            </w:r>
          </w:p>
        </w:tc>
        <w:tc>
          <w:tcPr>
            <w:tcW w:w="862" w:type="dxa"/>
            <w:tcBorders>
              <w:top w:val="single" w:sz="8" w:space="0" w:color="FFFFFF"/>
              <w:left w:val="single" w:sz="8" w:space="0" w:color="FFFFFF"/>
              <w:bottom w:val="single" w:sz="24" w:space="0" w:color="FFFFFF"/>
              <w:right w:val="single" w:sz="8" w:space="0" w:color="FFFFFF"/>
            </w:tcBorders>
            <w:shd w:val="clear" w:color="auto" w:fill="FF0000"/>
          </w:tcPr>
          <w:p w14:paraId="3B3B88C1" w14:textId="72391FE0"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0.9924</w:t>
            </w:r>
          </w:p>
        </w:tc>
        <w:tc>
          <w:tcPr>
            <w:tcW w:w="836" w:type="dxa"/>
            <w:tcBorders>
              <w:top w:val="single" w:sz="8" w:space="0" w:color="FFFFFF"/>
              <w:left w:val="single" w:sz="8" w:space="0" w:color="FFFFFF"/>
              <w:bottom w:val="single" w:sz="24" w:space="0" w:color="FFFFFF"/>
              <w:right w:val="single" w:sz="8" w:space="0" w:color="FFFFFF"/>
            </w:tcBorders>
            <w:shd w:val="clear" w:color="auto" w:fill="C1DBF5"/>
          </w:tcPr>
          <w:p w14:paraId="75FA19DE" w14:textId="5EA97672"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0.9986 </w:t>
            </w:r>
          </w:p>
        </w:tc>
        <w:tc>
          <w:tcPr>
            <w:tcW w:w="902" w:type="dxa"/>
            <w:tcBorders>
              <w:top w:val="single" w:sz="8" w:space="0" w:color="FFFFFF"/>
              <w:left w:val="single" w:sz="8" w:space="0" w:color="FFFFFF"/>
              <w:bottom w:val="single" w:sz="24" w:space="0" w:color="FFFFFF"/>
              <w:right w:val="nil"/>
            </w:tcBorders>
            <w:shd w:val="clear" w:color="auto" w:fill="FF0000"/>
          </w:tcPr>
          <w:p w14:paraId="16BF5DFA" w14:textId="6416F4AF"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0.9988</w:t>
            </w:r>
          </w:p>
        </w:tc>
        <w:tc>
          <w:tcPr>
            <w:tcW w:w="1097" w:type="dxa"/>
            <w:tcBorders>
              <w:top w:val="nil"/>
              <w:left w:val="nil"/>
              <w:bottom w:val="nil"/>
              <w:right w:val="nil"/>
            </w:tcBorders>
            <w:shd w:val="clear" w:color="auto" w:fill="E6E6E6"/>
          </w:tcPr>
          <w:p w14:paraId="4684EAE7" w14:textId="7EB913B2"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0.9981</w:t>
            </w:r>
          </w:p>
        </w:tc>
        <w:tc>
          <w:tcPr>
            <w:tcW w:w="917" w:type="dxa"/>
            <w:tcBorders>
              <w:top w:val="single" w:sz="8" w:space="0" w:color="FFFFFF"/>
              <w:left w:val="nil"/>
              <w:bottom w:val="single" w:sz="24" w:space="0" w:color="FFFFFF"/>
              <w:right w:val="single" w:sz="8" w:space="0" w:color="FFFFFF"/>
            </w:tcBorders>
            <w:shd w:val="clear" w:color="auto" w:fill="C1DBF5"/>
          </w:tcPr>
          <w:p w14:paraId="74348AC3" w14:textId="26C2FDDA"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0.9994</w:t>
            </w:r>
          </w:p>
        </w:tc>
        <w:tc>
          <w:tcPr>
            <w:tcW w:w="863" w:type="dxa"/>
            <w:tcBorders>
              <w:top w:val="single" w:sz="8" w:space="0" w:color="FFFFFF"/>
              <w:left w:val="single" w:sz="8" w:space="0" w:color="FFFFFF"/>
              <w:bottom w:val="single" w:sz="24" w:space="0" w:color="FFFFFF"/>
              <w:right w:val="single" w:sz="8" w:space="0" w:color="FFFFFF"/>
            </w:tcBorders>
            <w:shd w:val="clear" w:color="auto" w:fill="FF0000"/>
          </w:tcPr>
          <w:p w14:paraId="1EBC5BCB" w14:textId="614B970E"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0.9994</w:t>
            </w:r>
          </w:p>
        </w:tc>
      </w:tr>
      <w:tr w:rsidR="00AF13D7" w14:paraId="685B8FDB" w14:textId="77777777" w:rsidTr="00A451AA">
        <w:trPr>
          <w:trHeight w:val="441"/>
        </w:trPr>
        <w:tc>
          <w:tcPr>
            <w:tcW w:w="1270" w:type="dxa"/>
            <w:vMerge/>
            <w:tcBorders>
              <w:top w:val="nil"/>
              <w:left w:val="nil"/>
              <w:bottom w:val="nil"/>
              <w:right w:val="nil"/>
            </w:tcBorders>
          </w:tcPr>
          <w:p w14:paraId="79E72A49" w14:textId="77777777" w:rsidR="00AF13D7" w:rsidRPr="004D164A" w:rsidRDefault="00AF13D7" w:rsidP="00AF13D7">
            <w:pPr>
              <w:jc w:val="both"/>
              <w:rPr>
                <w:rFonts w:ascii="Times New Roman" w:hAnsi="Times New Roman" w:cs="Times New Roman"/>
                <w:sz w:val="20"/>
                <w:szCs w:val="20"/>
              </w:rPr>
            </w:pPr>
          </w:p>
        </w:tc>
        <w:tc>
          <w:tcPr>
            <w:tcW w:w="647" w:type="dxa"/>
            <w:tcBorders>
              <w:top w:val="nil"/>
              <w:left w:val="nil"/>
              <w:bottom w:val="nil"/>
              <w:right w:val="nil"/>
            </w:tcBorders>
          </w:tcPr>
          <w:p w14:paraId="344E26BC" w14:textId="414399A8" w:rsidR="00AF13D7" w:rsidRDefault="00AF13D7" w:rsidP="00AF13D7">
            <w:pPr>
              <w:jc w:val="both"/>
              <w:rPr>
                <w:rFonts w:ascii="Times New Roman" w:hAnsi="Times New Roman" w:cs="Times New Roman"/>
                <w:szCs w:val="22"/>
              </w:rPr>
            </w:pPr>
            <m:oMathPara>
              <m:oMath>
                <m:r>
                  <w:rPr>
                    <w:rFonts w:ascii="Cambria Math" w:hAnsi="Cambria Math" w:cs="Times New Roman"/>
                    <w:szCs w:val="22"/>
                  </w:rPr>
                  <m:t>MSE</m:t>
                </m:r>
              </m:oMath>
            </m:oMathPara>
          </w:p>
        </w:tc>
        <w:tc>
          <w:tcPr>
            <w:tcW w:w="902" w:type="dxa"/>
            <w:tcBorders>
              <w:top w:val="single" w:sz="24" w:space="0" w:color="FFFFFF"/>
              <w:left w:val="single" w:sz="8" w:space="0" w:color="FFFFFF"/>
              <w:bottom w:val="single" w:sz="8" w:space="0" w:color="FFFFFF"/>
              <w:right w:val="single" w:sz="8" w:space="0" w:color="FFFFFF"/>
            </w:tcBorders>
            <w:shd w:val="clear" w:color="auto" w:fill="C1DBF5"/>
          </w:tcPr>
          <w:p w14:paraId="3530C9A6" w14:textId="056CD71B"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16.08</w:t>
            </w:r>
          </w:p>
        </w:tc>
        <w:tc>
          <w:tcPr>
            <w:tcW w:w="862" w:type="dxa"/>
            <w:tcBorders>
              <w:top w:val="single" w:sz="24" w:space="0" w:color="FFFFFF"/>
              <w:left w:val="single" w:sz="8" w:space="0" w:color="FFFFFF"/>
              <w:bottom w:val="single" w:sz="8" w:space="0" w:color="FFFFFF"/>
              <w:right w:val="single" w:sz="8" w:space="0" w:color="FFFFFF"/>
            </w:tcBorders>
            <w:shd w:val="clear" w:color="auto" w:fill="FF0000"/>
          </w:tcPr>
          <w:p w14:paraId="2BB4A67E" w14:textId="749CBE55"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14.89</w:t>
            </w:r>
          </w:p>
        </w:tc>
        <w:tc>
          <w:tcPr>
            <w:tcW w:w="836" w:type="dxa"/>
            <w:tcBorders>
              <w:top w:val="single" w:sz="24" w:space="0" w:color="FFFFFF"/>
              <w:left w:val="single" w:sz="8" w:space="0" w:color="FFFFFF"/>
              <w:bottom w:val="single" w:sz="8" w:space="0" w:color="FFFFFF"/>
              <w:right w:val="single" w:sz="8" w:space="0" w:color="FFFFFF"/>
            </w:tcBorders>
            <w:shd w:val="clear" w:color="auto" w:fill="C1DBF5"/>
          </w:tcPr>
          <w:p w14:paraId="4C640AA9" w14:textId="550A43FA"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2.78</w:t>
            </w:r>
          </w:p>
        </w:tc>
        <w:tc>
          <w:tcPr>
            <w:tcW w:w="902" w:type="dxa"/>
            <w:tcBorders>
              <w:top w:val="single" w:sz="24" w:space="0" w:color="FFFFFF"/>
              <w:left w:val="single" w:sz="8" w:space="0" w:color="FFFFFF"/>
              <w:bottom w:val="single" w:sz="8" w:space="0" w:color="FFFFFF"/>
              <w:right w:val="nil"/>
            </w:tcBorders>
            <w:shd w:val="clear" w:color="auto" w:fill="FF0000"/>
          </w:tcPr>
          <w:p w14:paraId="34F9DBE6" w14:textId="1654A58F"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2.43</w:t>
            </w:r>
          </w:p>
        </w:tc>
        <w:tc>
          <w:tcPr>
            <w:tcW w:w="1097" w:type="dxa"/>
            <w:tcBorders>
              <w:top w:val="nil"/>
              <w:left w:val="nil"/>
              <w:bottom w:val="nil"/>
              <w:right w:val="nil"/>
            </w:tcBorders>
            <w:shd w:val="clear" w:color="auto" w:fill="E6E6E6"/>
          </w:tcPr>
          <w:p w14:paraId="7075CC9C" w14:textId="087D49DA"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3.66</w:t>
            </w:r>
          </w:p>
        </w:tc>
        <w:tc>
          <w:tcPr>
            <w:tcW w:w="917" w:type="dxa"/>
            <w:tcBorders>
              <w:top w:val="single" w:sz="24" w:space="0" w:color="FFFFFF"/>
              <w:left w:val="nil"/>
              <w:bottom w:val="single" w:sz="8" w:space="0" w:color="FFFFFF"/>
              <w:right w:val="single" w:sz="8" w:space="0" w:color="FFFFFF"/>
            </w:tcBorders>
            <w:shd w:val="clear" w:color="auto" w:fill="C1DBF5"/>
          </w:tcPr>
          <w:p w14:paraId="72377681" w14:textId="1ABEBEFA"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1.19</w:t>
            </w:r>
          </w:p>
        </w:tc>
        <w:tc>
          <w:tcPr>
            <w:tcW w:w="863" w:type="dxa"/>
            <w:tcBorders>
              <w:top w:val="single" w:sz="24" w:space="0" w:color="FFFFFF"/>
              <w:left w:val="single" w:sz="8" w:space="0" w:color="FFFFFF"/>
              <w:bottom w:val="single" w:sz="8" w:space="0" w:color="FFFFFF"/>
              <w:right w:val="single" w:sz="8" w:space="0" w:color="FFFFFF"/>
            </w:tcBorders>
            <w:shd w:val="clear" w:color="auto" w:fill="FF0000"/>
          </w:tcPr>
          <w:p w14:paraId="54CA1A30" w14:textId="03FDF51F"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1.14</w:t>
            </w:r>
          </w:p>
        </w:tc>
      </w:tr>
      <w:tr w:rsidR="00AF13D7" w14:paraId="6030A7D7" w14:textId="77777777" w:rsidTr="00A451AA">
        <w:trPr>
          <w:trHeight w:val="431"/>
        </w:trPr>
        <w:tc>
          <w:tcPr>
            <w:tcW w:w="1270" w:type="dxa"/>
            <w:vMerge w:val="restart"/>
            <w:tcBorders>
              <w:top w:val="nil"/>
              <w:left w:val="nil"/>
              <w:bottom w:val="nil"/>
              <w:right w:val="nil"/>
            </w:tcBorders>
          </w:tcPr>
          <w:p w14:paraId="1BAABE65" w14:textId="77777777" w:rsidR="00AF13D7" w:rsidRPr="004D164A" w:rsidRDefault="00AF13D7" w:rsidP="00AF13D7">
            <w:pPr>
              <w:jc w:val="both"/>
              <w:rPr>
                <w:rFonts w:ascii="Times New Roman" w:hAnsi="Times New Roman" w:cs="Times New Roman"/>
                <w:sz w:val="20"/>
                <w:szCs w:val="20"/>
              </w:rPr>
            </w:pPr>
            <w:r w:rsidRPr="004D164A">
              <w:rPr>
                <w:rFonts w:ascii="Times New Roman" w:hAnsi="Times New Roman" w:cs="Times New Roman" w:hint="eastAsia"/>
                <w:sz w:val="20"/>
                <w:szCs w:val="20"/>
              </w:rPr>
              <w:lastRenderedPageBreak/>
              <w:t>Vapor pressure</w:t>
            </w:r>
          </w:p>
        </w:tc>
        <w:tc>
          <w:tcPr>
            <w:tcW w:w="647" w:type="dxa"/>
            <w:tcBorders>
              <w:top w:val="nil"/>
              <w:left w:val="nil"/>
              <w:bottom w:val="nil"/>
              <w:right w:val="nil"/>
            </w:tcBorders>
          </w:tcPr>
          <w:p w14:paraId="0056E982" w14:textId="1BC87465" w:rsidR="00AF13D7" w:rsidRDefault="00000000" w:rsidP="00AF13D7">
            <w:pPr>
              <w:jc w:val="both"/>
              <w:rPr>
                <w:rFonts w:ascii="Times New Roman" w:hAnsi="Times New Roman" w:cs="Times New Roman"/>
                <w:szCs w:val="22"/>
              </w:rPr>
            </w:pPr>
            <m:oMathPara>
              <m:oMath>
                <m:sSup>
                  <m:sSupPr>
                    <m:ctrlPr>
                      <w:rPr>
                        <w:rFonts w:ascii="Cambria Math" w:hAnsi="Cambria Math" w:cs="Times New Roman"/>
                        <w:i/>
                        <w:szCs w:val="22"/>
                      </w:rPr>
                    </m:ctrlPr>
                  </m:sSupPr>
                  <m:e>
                    <m:r>
                      <w:rPr>
                        <w:rFonts w:ascii="Cambria Math" w:hAnsi="Cambria Math" w:cs="Times New Roman"/>
                        <w:szCs w:val="22"/>
                      </w:rPr>
                      <m:t>R</m:t>
                    </m:r>
                  </m:e>
                  <m:sup>
                    <m:r>
                      <w:rPr>
                        <w:rFonts w:ascii="Cambria Math" w:hAnsi="Cambria Math" w:cs="Times New Roman"/>
                        <w:szCs w:val="22"/>
                      </w:rPr>
                      <m:t>2</m:t>
                    </m:r>
                  </m:sup>
                </m:sSup>
              </m:oMath>
            </m:oMathPara>
          </w:p>
        </w:tc>
        <w:tc>
          <w:tcPr>
            <w:tcW w:w="902" w:type="dxa"/>
            <w:tcBorders>
              <w:top w:val="single" w:sz="8" w:space="0" w:color="FFFFFF"/>
              <w:left w:val="single" w:sz="8" w:space="0" w:color="FFFFFF"/>
              <w:bottom w:val="single" w:sz="8" w:space="0" w:color="FFFFFF"/>
              <w:right w:val="single" w:sz="8" w:space="0" w:color="FFFFFF"/>
            </w:tcBorders>
            <w:shd w:val="clear" w:color="auto" w:fill="C1DBF5"/>
          </w:tcPr>
          <w:p w14:paraId="2148D846" w14:textId="6C45B66E"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0.9033</w:t>
            </w:r>
          </w:p>
        </w:tc>
        <w:tc>
          <w:tcPr>
            <w:tcW w:w="862" w:type="dxa"/>
            <w:tcBorders>
              <w:top w:val="single" w:sz="8" w:space="0" w:color="FFFFFF"/>
              <w:left w:val="single" w:sz="8" w:space="0" w:color="FFFFFF"/>
              <w:bottom w:val="single" w:sz="8" w:space="0" w:color="FFFFFF"/>
              <w:right w:val="single" w:sz="8" w:space="0" w:color="FFFFFF"/>
            </w:tcBorders>
            <w:shd w:val="clear" w:color="auto" w:fill="FF0000"/>
          </w:tcPr>
          <w:p w14:paraId="029DCA2E" w14:textId="147426AC"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0.9194</w:t>
            </w:r>
          </w:p>
        </w:tc>
        <w:tc>
          <w:tcPr>
            <w:tcW w:w="836" w:type="dxa"/>
            <w:tcBorders>
              <w:top w:val="single" w:sz="8" w:space="0" w:color="FFFFFF"/>
              <w:left w:val="single" w:sz="8" w:space="0" w:color="FFFFFF"/>
              <w:bottom w:val="single" w:sz="8" w:space="0" w:color="FFFFFF"/>
              <w:right w:val="single" w:sz="8" w:space="0" w:color="FFFFFF"/>
            </w:tcBorders>
            <w:shd w:val="clear" w:color="auto" w:fill="E6E6E6"/>
          </w:tcPr>
          <w:p w14:paraId="7A61F2EA" w14:textId="59080707"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0.9647</w:t>
            </w:r>
          </w:p>
        </w:tc>
        <w:tc>
          <w:tcPr>
            <w:tcW w:w="902" w:type="dxa"/>
            <w:tcBorders>
              <w:top w:val="single" w:sz="8" w:space="0" w:color="FFFFFF"/>
              <w:left w:val="single" w:sz="8" w:space="0" w:color="FFFFFF"/>
              <w:bottom w:val="single" w:sz="8" w:space="0" w:color="FFFFFF"/>
              <w:right w:val="single" w:sz="8" w:space="0" w:color="FFFFFF"/>
            </w:tcBorders>
            <w:shd w:val="clear" w:color="auto" w:fill="C1DBF5"/>
          </w:tcPr>
          <w:p w14:paraId="1AB101A9" w14:textId="0DE6E137"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0.9715 </w:t>
            </w:r>
          </w:p>
        </w:tc>
        <w:tc>
          <w:tcPr>
            <w:tcW w:w="1097" w:type="dxa"/>
            <w:tcBorders>
              <w:top w:val="nil"/>
              <w:left w:val="single" w:sz="8" w:space="0" w:color="FFFFFF"/>
              <w:bottom w:val="single" w:sz="8" w:space="0" w:color="FFFFFF"/>
              <w:right w:val="single" w:sz="8" w:space="0" w:color="FFFFFF"/>
            </w:tcBorders>
            <w:shd w:val="clear" w:color="auto" w:fill="FF0000"/>
          </w:tcPr>
          <w:p w14:paraId="1399642C" w14:textId="4BAFA6FE"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0.9914</w:t>
            </w:r>
          </w:p>
        </w:tc>
        <w:tc>
          <w:tcPr>
            <w:tcW w:w="917" w:type="dxa"/>
            <w:tcBorders>
              <w:top w:val="single" w:sz="8" w:space="0" w:color="FFFFFF"/>
              <w:left w:val="single" w:sz="8" w:space="0" w:color="FFFFFF"/>
              <w:bottom w:val="single" w:sz="8" w:space="0" w:color="FFFFFF"/>
              <w:right w:val="single" w:sz="8" w:space="0" w:color="FFFFFF"/>
            </w:tcBorders>
            <w:shd w:val="clear" w:color="auto" w:fill="C1DBF5"/>
          </w:tcPr>
          <w:p w14:paraId="7EA4B32A" w14:textId="01DA2A28"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0.9886</w:t>
            </w:r>
          </w:p>
        </w:tc>
        <w:tc>
          <w:tcPr>
            <w:tcW w:w="863" w:type="dxa"/>
            <w:tcBorders>
              <w:top w:val="single" w:sz="8" w:space="0" w:color="FFFFFF"/>
              <w:left w:val="single" w:sz="8" w:space="0" w:color="FFFFFF"/>
              <w:bottom w:val="single" w:sz="8" w:space="0" w:color="FFFFFF"/>
              <w:right w:val="single" w:sz="8" w:space="0" w:color="FFFFFF"/>
            </w:tcBorders>
            <w:shd w:val="clear" w:color="auto" w:fill="FF0000"/>
          </w:tcPr>
          <w:p w14:paraId="0F7A4188" w14:textId="129C41E3"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0.9901</w:t>
            </w:r>
          </w:p>
        </w:tc>
      </w:tr>
      <w:tr w:rsidR="00AF13D7" w14:paraId="30C52FB6" w14:textId="77777777" w:rsidTr="00A451AA">
        <w:trPr>
          <w:trHeight w:val="275"/>
        </w:trPr>
        <w:tc>
          <w:tcPr>
            <w:tcW w:w="1270" w:type="dxa"/>
            <w:vMerge/>
            <w:tcBorders>
              <w:top w:val="nil"/>
              <w:left w:val="nil"/>
              <w:bottom w:val="nil"/>
              <w:right w:val="nil"/>
            </w:tcBorders>
          </w:tcPr>
          <w:p w14:paraId="45A3CE1A" w14:textId="77777777" w:rsidR="00AF13D7" w:rsidRPr="004D164A" w:rsidRDefault="00AF13D7" w:rsidP="00AF13D7">
            <w:pPr>
              <w:jc w:val="both"/>
              <w:rPr>
                <w:rFonts w:ascii="Times New Roman" w:hAnsi="Times New Roman" w:cs="Times New Roman"/>
                <w:sz w:val="20"/>
                <w:szCs w:val="20"/>
              </w:rPr>
            </w:pPr>
          </w:p>
        </w:tc>
        <w:tc>
          <w:tcPr>
            <w:tcW w:w="647" w:type="dxa"/>
            <w:tcBorders>
              <w:top w:val="nil"/>
              <w:left w:val="nil"/>
              <w:bottom w:val="nil"/>
              <w:right w:val="nil"/>
            </w:tcBorders>
          </w:tcPr>
          <w:p w14:paraId="3826A3F9" w14:textId="73C6A994" w:rsidR="00AF13D7" w:rsidRDefault="00AF13D7" w:rsidP="00AF13D7">
            <w:pPr>
              <w:jc w:val="both"/>
              <w:rPr>
                <w:rFonts w:ascii="Times New Roman" w:hAnsi="Times New Roman" w:cs="Times New Roman"/>
                <w:szCs w:val="22"/>
              </w:rPr>
            </w:pPr>
            <m:oMathPara>
              <m:oMath>
                <m:r>
                  <w:rPr>
                    <w:rFonts w:ascii="Cambria Math" w:hAnsi="Cambria Math" w:cs="Times New Roman"/>
                    <w:szCs w:val="22"/>
                  </w:rPr>
                  <m:t>MSE</m:t>
                </m:r>
              </m:oMath>
            </m:oMathPara>
          </w:p>
        </w:tc>
        <w:tc>
          <w:tcPr>
            <w:tcW w:w="902" w:type="dxa"/>
            <w:tcBorders>
              <w:top w:val="single" w:sz="8" w:space="0" w:color="FFFFFF"/>
              <w:left w:val="single" w:sz="8" w:space="0" w:color="FFFFFF"/>
              <w:bottom w:val="single" w:sz="8" w:space="0" w:color="FFFFFF"/>
              <w:right w:val="single" w:sz="8" w:space="0" w:color="FFFFFF"/>
            </w:tcBorders>
            <w:shd w:val="clear" w:color="auto" w:fill="C1DBF5"/>
          </w:tcPr>
          <w:p w14:paraId="3D6D49D8" w14:textId="62E848BF"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63.04</w:t>
            </w:r>
          </w:p>
        </w:tc>
        <w:tc>
          <w:tcPr>
            <w:tcW w:w="862" w:type="dxa"/>
            <w:tcBorders>
              <w:top w:val="single" w:sz="8" w:space="0" w:color="FFFFFF"/>
              <w:left w:val="single" w:sz="8" w:space="0" w:color="FFFFFF"/>
              <w:bottom w:val="single" w:sz="8" w:space="0" w:color="FFFFFF"/>
              <w:right w:val="single" w:sz="8" w:space="0" w:color="FFFFFF"/>
            </w:tcBorders>
            <w:shd w:val="clear" w:color="auto" w:fill="FF0000"/>
          </w:tcPr>
          <w:p w14:paraId="24B6BAC3" w14:textId="004B8CBC"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52.58</w:t>
            </w:r>
          </w:p>
        </w:tc>
        <w:tc>
          <w:tcPr>
            <w:tcW w:w="836" w:type="dxa"/>
            <w:tcBorders>
              <w:top w:val="single" w:sz="8" w:space="0" w:color="FFFFFF"/>
              <w:left w:val="single" w:sz="8" w:space="0" w:color="FFFFFF"/>
              <w:bottom w:val="single" w:sz="8" w:space="0" w:color="FFFFFF"/>
              <w:right w:val="single" w:sz="8" w:space="0" w:color="FFFFFF"/>
            </w:tcBorders>
            <w:shd w:val="clear" w:color="auto" w:fill="E6E6E6"/>
          </w:tcPr>
          <w:p w14:paraId="112795C5" w14:textId="00ECBF8C"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23.04</w:t>
            </w:r>
          </w:p>
        </w:tc>
        <w:tc>
          <w:tcPr>
            <w:tcW w:w="902" w:type="dxa"/>
            <w:tcBorders>
              <w:top w:val="single" w:sz="8" w:space="0" w:color="FFFFFF"/>
              <w:left w:val="single" w:sz="8" w:space="0" w:color="FFFFFF"/>
              <w:bottom w:val="single" w:sz="8" w:space="0" w:color="FFFFFF"/>
              <w:right w:val="single" w:sz="8" w:space="0" w:color="FFFFFF"/>
            </w:tcBorders>
            <w:shd w:val="clear" w:color="auto" w:fill="C1DBF5"/>
          </w:tcPr>
          <w:p w14:paraId="36A9729F" w14:textId="774601FC"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18.55</w:t>
            </w:r>
          </w:p>
        </w:tc>
        <w:tc>
          <w:tcPr>
            <w:tcW w:w="1097" w:type="dxa"/>
            <w:tcBorders>
              <w:top w:val="single" w:sz="8" w:space="0" w:color="FFFFFF"/>
              <w:left w:val="single" w:sz="8" w:space="0" w:color="FFFFFF"/>
              <w:bottom w:val="single" w:sz="8" w:space="0" w:color="FFFFFF"/>
              <w:right w:val="single" w:sz="8" w:space="0" w:color="FFFFFF"/>
            </w:tcBorders>
            <w:shd w:val="clear" w:color="auto" w:fill="FF0000"/>
          </w:tcPr>
          <w:p w14:paraId="1D9EFF40" w14:textId="18D74C42"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5.59</w:t>
            </w:r>
          </w:p>
        </w:tc>
        <w:tc>
          <w:tcPr>
            <w:tcW w:w="917" w:type="dxa"/>
            <w:tcBorders>
              <w:top w:val="single" w:sz="8" w:space="0" w:color="FFFFFF"/>
              <w:left w:val="single" w:sz="8" w:space="0" w:color="FFFFFF"/>
              <w:bottom w:val="single" w:sz="8" w:space="0" w:color="FFFFFF"/>
              <w:right w:val="single" w:sz="8" w:space="0" w:color="FFFFFF"/>
            </w:tcBorders>
            <w:shd w:val="clear" w:color="auto" w:fill="C1DBF5"/>
          </w:tcPr>
          <w:p w14:paraId="77B30AA5" w14:textId="75EF0EC8"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7.41</w:t>
            </w:r>
          </w:p>
        </w:tc>
        <w:tc>
          <w:tcPr>
            <w:tcW w:w="863" w:type="dxa"/>
            <w:tcBorders>
              <w:top w:val="single" w:sz="8" w:space="0" w:color="FFFFFF"/>
              <w:left w:val="single" w:sz="8" w:space="0" w:color="FFFFFF"/>
              <w:bottom w:val="single" w:sz="8" w:space="0" w:color="FFFFFF"/>
              <w:right w:val="single" w:sz="8" w:space="0" w:color="FFFFFF"/>
            </w:tcBorders>
            <w:shd w:val="clear" w:color="auto" w:fill="FF0000"/>
          </w:tcPr>
          <w:p w14:paraId="2AAC5853" w14:textId="629EFFDF"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6.43</w:t>
            </w:r>
          </w:p>
        </w:tc>
      </w:tr>
      <w:tr w:rsidR="00AF13D7" w14:paraId="7F0EA084" w14:textId="77777777" w:rsidTr="00A451AA">
        <w:trPr>
          <w:trHeight w:val="395"/>
        </w:trPr>
        <w:tc>
          <w:tcPr>
            <w:tcW w:w="1270" w:type="dxa"/>
            <w:vMerge w:val="restart"/>
            <w:tcBorders>
              <w:top w:val="nil"/>
              <w:left w:val="nil"/>
              <w:bottom w:val="nil"/>
              <w:right w:val="nil"/>
            </w:tcBorders>
          </w:tcPr>
          <w:p w14:paraId="17C41E81" w14:textId="77777777" w:rsidR="00AF13D7" w:rsidRPr="004D164A" w:rsidRDefault="00AF13D7" w:rsidP="00AF13D7">
            <w:pPr>
              <w:jc w:val="both"/>
              <w:rPr>
                <w:rFonts w:ascii="Times New Roman" w:hAnsi="Times New Roman" w:cs="Times New Roman"/>
                <w:sz w:val="20"/>
                <w:szCs w:val="20"/>
              </w:rPr>
            </w:pPr>
            <w:r w:rsidRPr="004D164A">
              <w:rPr>
                <w:rFonts w:ascii="Times New Roman" w:hAnsi="Times New Roman" w:cs="Times New Roman" w:hint="eastAsia"/>
                <w:sz w:val="20"/>
                <w:szCs w:val="20"/>
              </w:rPr>
              <w:t>Heat of vaporization</w:t>
            </w:r>
          </w:p>
        </w:tc>
        <w:tc>
          <w:tcPr>
            <w:tcW w:w="647" w:type="dxa"/>
            <w:tcBorders>
              <w:top w:val="nil"/>
              <w:left w:val="nil"/>
              <w:bottom w:val="nil"/>
              <w:right w:val="nil"/>
            </w:tcBorders>
          </w:tcPr>
          <w:p w14:paraId="59D2F5FB" w14:textId="41C0E315" w:rsidR="00AF13D7" w:rsidRDefault="00000000" w:rsidP="00AF13D7">
            <w:pPr>
              <w:jc w:val="both"/>
              <w:rPr>
                <w:rFonts w:ascii="Times New Roman" w:hAnsi="Times New Roman" w:cs="Times New Roman"/>
                <w:szCs w:val="22"/>
              </w:rPr>
            </w:pPr>
            <m:oMathPara>
              <m:oMath>
                <m:sSup>
                  <m:sSupPr>
                    <m:ctrlPr>
                      <w:rPr>
                        <w:rFonts w:ascii="Cambria Math" w:hAnsi="Cambria Math" w:cs="Times New Roman"/>
                        <w:i/>
                        <w:szCs w:val="22"/>
                      </w:rPr>
                    </m:ctrlPr>
                  </m:sSupPr>
                  <m:e>
                    <m:r>
                      <w:rPr>
                        <w:rFonts w:ascii="Cambria Math" w:hAnsi="Cambria Math" w:cs="Times New Roman"/>
                        <w:szCs w:val="22"/>
                      </w:rPr>
                      <m:t>R</m:t>
                    </m:r>
                  </m:e>
                  <m:sup>
                    <m:r>
                      <w:rPr>
                        <w:rFonts w:ascii="Cambria Math" w:hAnsi="Cambria Math" w:cs="Times New Roman"/>
                        <w:szCs w:val="22"/>
                      </w:rPr>
                      <m:t>2</m:t>
                    </m:r>
                  </m:sup>
                </m:sSup>
              </m:oMath>
            </m:oMathPara>
          </w:p>
        </w:tc>
        <w:tc>
          <w:tcPr>
            <w:tcW w:w="902" w:type="dxa"/>
            <w:tcBorders>
              <w:top w:val="single" w:sz="8" w:space="0" w:color="FFFFFF"/>
              <w:left w:val="single" w:sz="8" w:space="0" w:color="FFFFFF"/>
              <w:bottom w:val="single" w:sz="8" w:space="0" w:color="FFFFFF"/>
              <w:right w:val="single" w:sz="8" w:space="0" w:color="FFFFFF"/>
            </w:tcBorders>
            <w:shd w:val="clear" w:color="auto" w:fill="C1DBF5"/>
          </w:tcPr>
          <w:p w14:paraId="0D338417" w14:textId="6DD3C958"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0.9260</w:t>
            </w:r>
          </w:p>
        </w:tc>
        <w:tc>
          <w:tcPr>
            <w:tcW w:w="862" w:type="dxa"/>
            <w:tcBorders>
              <w:top w:val="single" w:sz="8" w:space="0" w:color="FFFFFF"/>
              <w:left w:val="single" w:sz="8" w:space="0" w:color="FFFFFF"/>
              <w:bottom w:val="single" w:sz="8" w:space="0" w:color="FFFFFF"/>
              <w:right w:val="single" w:sz="8" w:space="0" w:color="FFFFFF"/>
            </w:tcBorders>
            <w:shd w:val="clear" w:color="auto" w:fill="FF0000"/>
          </w:tcPr>
          <w:p w14:paraId="0C5F1B09" w14:textId="624E02C9"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0.9534</w:t>
            </w:r>
          </w:p>
        </w:tc>
        <w:tc>
          <w:tcPr>
            <w:tcW w:w="836" w:type="dxa"/>
            <w:tcBorders>
              <w:top w:val="single" w:sz="8" w:space="0" w:color="FFFFFF"/>
              <w:left w:val="single" w:sz="8" w:space="0" w:color="FFFFFF"/>
              <w:bottom w:val="single" w:sz="8" w:space="0" w:color="FFFFFF"/>
              <w:right w:val="single" w:sz="8" w:space="0" w:color="FFFFFF"/>
            </w:tcBorders>
            <w:shd w:val="clear" w:color="auto" w:fill="E6E6E6"/>
          </w:tcPr>
          <w:p w14:paraId="379CCFFB" w14:textId="2033A982"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0.9893</w:t>
            </w:r>
          </w:p>
        </w:tc>
        <w:tc>
          <w:tcPr>
            <w:tcW w:w="902" w:type="dxa"/>
            <w:tcBorders>
              <w:top w:val="single" w:sz="8" w:space="0" w:color="FFFFFF"/>
              <w:left w:val="single" w:sz="8" w:space="0" w:color="FFFFFF"/>
              <w:bottom w:val="single" w:sz="8" w:space="0" w:color="FFFFFF"/>
              <w:right w:val="single" w:sz="8" w:space="0" w:color="FFFFFF"/>
            </w:tcBorders>
            <w:shd w:val="clear" w:color="auto" w:fill="FF0000"/>
          </w:tcPr>
          <w:p w14:paraId="15E3B45E" w14:textId="438209B7"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0.9950</w:t>
            </w:r>
          </w:p>
        </w:tc>
        <w:tc>
          <w:tcPr>
            <w:tcW w:w="1097" w:type="dxa"/>
            <w:tcBorders>
              <w:top w:val="single" w:sz="8" w:space="0" w:color="FFFFFF"/>
              <w:left w:val="single" w:sz="8" w:space="0" w:color="FFFFFF"/>
              <w:bottom w:val="single" w:sz="8" w:space="0" w:color="FFFFFF"/>
              <w:right w:val="single" w:sz="8" w:space="0" w:color="FFFFFF"/>
            </w:tcBorders>
            <w:shd w:val="clear" w:color="auto" w:fill="C1DBF5"/>
          </w:tcPr>
          <w:p w14:paraId="5B8B2801" w14:textId="28DA3D1F"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0.9941</w:t>
            </w:r>
          </w:p>
        </w:tc>
        <w:tc>
          <w:tcPr>
            <w:tcW w:w="917" w:type="dxa"/>
            <w:tcBorders>
              <w:top w:val="single" w:sz="8" w:space="0" w:color="FFFFFF"/>
              <w:left w:val="single" w:sz="8" w:space="0" w:color="FFFFFF"/>
              <w:bottom w:val="single" w:sz="8" w:space="0" w:color="FFFFFF"/>
              <w:right w:val="single" w:sz="8" w:space="0" w:color="FFFFFF"/>
            </w:tcBorders>
            <w:shd w:val="clear" w:color="auto" w:fill="C1DBF5"/>
          </w:tcPr>
          <w:p w14:paraId="048A8E80" w14:textId="3D66CD9A"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0.9929</w:t>
            </w:r>
          </w:p>
        </w:tc>
        <w:tc>
          <w:tcPr>
            <w:tcW w:w="863" w:type="dxa"/>
            <w:tcBorders>
              <w:top w:val="single" w:sz="8" w:space="0" w:color="FFFFFF"/>
              <w:left w:val="single" w:sz="8" w:space="0" w:color="FFFFFF"/>
              <w:bottom w:val="single" w:sz="8" w:space="0" w:color="FFFFFF"/>
              <w:right w:val="single" w:sz="8" w:space="0" w:color="FFFFFF"/>
            </w:tcBorders>
            <w:shd w:val="clear" w:color="auto" w:fill="FF0000"/>
          </w:tcPr>
          <w:p w14:paraId="528979B3" w14:textId="5A92BD66"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0.9961</w:t>
            </w:r>
          </w:p>
        </w:tc>
      </w:tr>
      <w:tr w:rsidR="00AF13D7" w14:paraId="348CD3B4" w14:textId="77777777" w:rsidTr="00A451AA">
        <w:trPr>
          <w:trHeight w:val="319"/>
        </w:trPr>
        <w:tc>
          <w:tcPr>
            <w:tcW w:w="1270" w:type="dxa"/>
            <w:vMerge/>
            <w:tcBorders>
              <w:top w:val="nil"/>
              <w:left w:val="nil"/>
              <w:bottom w:val="nil"/>
              <w:right w:val="nil"/>
            </w:tcBorders>
          </w:tcPr>
          <w:p w14:paraId="6F30D5A5" w14:textId="77777777" w:rsidR="00AF13D7" w:rsidRPr="004D164A" w:rsidRDefault="00AF13D7" w:rsidP="00AF13D7">
            <w:pPr>
              <w:jc w:val="both"/>
              <w:rPr>
                <w:rFonts w:ascii="Times New Roman" w:hAnsi="Times New Roman" w:cs="Times New Roman"/>
                <w:sz w:val="20"/>
                <w:szCs w:val="20"/>
              </w:rPr>
            </w:pPr>
          </w:p>
        </w:tc>
        <w:tc>
          <w:tcPr>
            <w:tcW w:w="647" w:type="dxa"/>
            <w:tcBorders>
              <w:top w:val="nil"/>
              <w:left w:val="nil"/>
              <w:bottom w:val="nil"/>
              <w:right w:val="nil"/>
            </w:tcBorders>
          </w:tcPr>
          <w:p w14:paraId="3F811826" w14:textId="33141F50" w:rsidR="00AF13D7" w:rsidRDefault="00AF13D7" w:rsidP="00AF13D7">
            <w:pPr>
              <w:jc w:val="both"/>
              <w:rPr>
                <w:rFonts w:ascii="Times New Roman" w:hAnsi="Times New Roman" w:cs="Times New Roman"/>
                <w:szCs w:val="22"/>
              </w:rPr>
            </w:pPr>
            <m:oMathPara>
              <m:oMath>
                <m:r>
                  <w:rPr>
                    <w:rFonts w:ascii="Cambria Math" w:hAnsi="Cambria Math" w:cs="Times New Roman"/>
                    <w:szCs w:val="22"/>
                  </w:rPr>
                  <m:t>MSE</m:t>
                </m:r>
              </m:oMath>
            </m:oMathPara>
          </w:p>
        </w:tc>
        <w:tc>
          <w:tcPr>
            <w:tcW w:w="902" w:type="dxa"/>
            <w:tcBorders>
              <w:top w:val="single" w:sz="8" w:space="0" w:color="FFFFFF"/>
              <w:left w:val="single" w:sz="8" w:space="0" w:color="FFFFFF"/>
              <w:bottom w:val="single" w:sz="8" w:space="0" w:color="FFFFFF"/>
              <w:right w:val="single" w:sz="8" w:space="0" w:color="FFFFFF"/>
            </w:tcBorders>
            <w:shd w:val="clear" w:color="auto" w:fill="C1DBF5"/>
          </w:tcPr>
          <w:p w14:paraId="5688315C" w14:textId="16B4678E"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64.55</w:t>
            </w:r>
          </w:p>
        </w:tc>
        <w:tc>
          <w:tcPr>
            <w:tcW w:w="862" w:type="dxa"/>
            <w:tcBorders>
              <w:top w:val="single" w:sz="8" w:space="0" w:color="FFFFFF"/>
              <w:left w:val="single" w:sz="8" w:space="0" w:color="FFFFFF"/>
              <w:bottom w:val="single" w:sz="8" w:space="0" w:color="FFFFFF"/>
              <w:right w:val="single" w:sz="8" w:space="0" w:color="FFFFFF"/>
            </w:tcBorders>
            <w:shd w:val="clear" w:color="auto" w:fill="FF0000"/>
          </w:tcPr>
          <w:p w14:paraId="41DA822B" w14:textId="62755626"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40.66</w:t>
            </w:r>
          </w:p>
        </w:tc>
        <w:tc>
          <w:tcPr>
            <w:tcW w:w="836" w:type="dxa"/>
            <w:tcBorders>
              <w:top w:val="single" w:sz="8" w:space="0" w:color="FFFFFF"/>
              <w:left w:val="single" w:sz="8" w:space="0" w:color="FFFFFF"/>
              <w:bottom w:val="single" w:sz="8" w:space="0" w:color="FFFFFF"/>
              <w:right w:val="single" w:sz="8" w:space="0" w:color="FFFFFF"/>
            </w:tcBorders>
            <w:shd w:val="clear" w:color="auto" w:fill="E6E6E6"/>
          </w:tcPr>
          <w:p w14:paraId="76C08D1A" w14:textId="4DFF6420"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9.37</w:t>
            </w:r>
          </w:p>
        </w:tc>
        <w:tc>
          <w:tcPr>
            <w:tcW w:w="902" w:type="dxa"/>
            <w:tcBorders>
              <w:top w:val="single" w:sz="8" w:space="0" w:color="FFFFFF"/>
              <w:left w:val="single" w:sz="8" w:space="0" w:color="FFFFFF"/>
              <w:bottom w:val="single" w:sz="8" w:space="0" w:color="FFFFFF"/>
              <w:right w:val="single" w:sz="8" w:space="0" w:color="FFFFFF"/>
            </w:tcBorders>
            <w:shd w:val="clear" w:color="auto" w:fill="FF0000"/>
          </w:tcPr>
          <w:p w14:paraId="53F20459" w14:textId="7592D992"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4.34</w:t>
            </w:r>
          </w:p>
        </w:tc>
        <w:tc>
          <w:tcPr>
            <w:tcW w:w="1097" w:type="dxa"/>
            <w:tcBorders>
              <w:top w:val="single" w:sz="8" w:space="0" w:color="FFFFFF"/>
              <w:left w:val="single" w:sz="8" w:space="0" w:color="FFFFFF"/>
              <w:bottom w:val="single" w:sz="8" w:space="0" w:color="FFFFFF"/>
              <w:right w:val="single" w:sz="8" w:space="0" w:color="FFFFFF"/>
            </w:tcBorders>
            <w:shd w:val="clear" w:color="auto" w:fill="C1DBF5"/>
          </w:tcPr>
          <w:p w14:paraId="069DA560" w14:textId="45F9B6A6"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5.14</w:t>
            </w:r>
          </w:p>
        </w:tc>
        <w:tc>
          <w:tcPr>
            <w:tcW w:w="917" w:type="dxa"/>
            <w:tcBorders>
              <w:top w:val="single" w:sz="8" w:space="0" w:color="FFFFFF"/>
              <w:left w:val="single" w:sz="8" w:space="0" w:color="FFFFFF"/>
              <w:bottom w:val="single" w:sz="8" w:space="0" w:color="FFFFFF"/>
              <w:right w:val="single" w:sz="8" w:space="0" w:color="FFFFFF"/>
            </w:tcBorders>
            <w:shd w:val="clear" w:color="auto" w:fill="C1DBF5"/>
          </w:tcPr>
          <w:p w14:paraId="68DDFB96" w14:textId="28BF6A62"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6.15</w:t>
            </w:r>
          </w:p>
        </w:tc>
        <w:tc>
          <w:tcPr>
            <w:tcW w:w="863" w:type="dxa"/>
            <w:tcBorders>
              <w:top w:val="single" w:sz="8" w:space="0" w:color="FFFFFF"/>
              <w:left w:val="single" w:sz="8" w:space="0" w:color="FFFFFF"/>
              <w:bottom w:val="single" w:sz="8" w:space="0" w:color="FFFFFF"/>
              <w:right w:val="single" w:sz="8" w:space="0" w:color="FFFFFF"/>
            </w:tcBorders>
            <w:shd w:val="clear" w:color="auto" w:fill="FF0000"/>
          </w:tcPr>
          <w:p w14:paraId="27098DAC" w14:textId="6AAB5D26"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3.40</w:t>
            </w:r>
          </w:p>
        </w:tc>
      </w:tr>
      <w:tr w:rsidR="00AF13D7" w14:paraId="7EEF236A" w14:textId="77777777" w:rsidTr="00C3330D">
        <w:trPr>
          <w:trHeight w:val="297"/>
        </w:trPr>
        <w:tc>
          <w:tcPr>
            <w:tcW w:w="1270" w:type="dxa"/>
            <w:vMerge w:val="restart"/>
            <w:tcBorders>
              <w:top w:val="nil"/>
              <w:left w:val="nil"/>
              <w:bottom w:val="nil"/>
              <w:right w:val="nil"/>
            </w:tcBorders>
          </w:tcPr>
          <w:p w14:paraId="19A28087" w14:textId="77777777" w:rsidR="00AF13D7" w:rsidRPr="004D164A" w:rsidRDefault="00AF13D7" w:rsidP="00AF13D7">
            <w:pPr>
              <w:jc w:val="both"/>
              <w:rPr>
                <w:rFonts w:ascii="Times New Roman" w:hAnsi="Times New Roman" w:cs="Times New Roman"/>
                <w:sz w:val="20"/>
                <w:szCs w:val="20"/>
              </w:rPr>
            </w:pPr>
            <w:r w:rsidRPr="004D164A">
              <w:rPr>
                <w:rFonts w:ascii="Times New Roman" w:hAnsi="Times New Roman" w:cs="Times New Roman" w:hint="eastAsia"/>
                <w:sz w:val="20"/>
                <w:szCs w:val="20"/>
              </w:rPr>
              <w:t>Volume</w:t>
            </w:r>
          </w:p>
        </w:tc>
        <w:tc>
          <w:tcPr>
            <w:tcW w:w="647" w:type="dxa"/>
            <w:tcBorders>
              <w:top w:val="nil"/>
              <w:left w:val="nil"/>
              <w:bottom w:val="nil"/>
              <w:right w:val="nil"/>
            </w:tcBorders>
          </w:tcPr>
          <w:p w14:paraId="0A29703F" w14:textId="03B33F9B" w:rsidR="00AF13D7" w:rsidRDefault="00000000" w:rsidP="00AF13D7">
            <w:pPr>
              <w:jc w:val="both"/>
              <w:rPr>
                <w:rFonts w:ascii="Times New Roman" w:hAnsi="Times New Roman" w:cs="Times New Roman"/>
                <w:szCs w:val="22"/>
              </w:rPr>
            </w:pPr>
            <m:oMathPara>
              <m:oMath>
                <m:sSup>
                  <m:sSupPr>
                    <m:ctrlPr>
                      <w:rPr>
                        <w:rFonts w:ascii="Cambria Math" w:hAnsi="Cambria Math" w:cs="Times New Roman"/>
                        <w:i/>
                        <w:szCs w:val="22"/>
                      </w:rPr>
                    </m:ctrlPr>
                  </m:sSupPr>
                  <m:e>
                    <m:r>
                      <w:rPr>
                        <w:rFonts w:ascii="Cambria Math" w:hAnsi="Cambria Math" w:cs="Times New Roman"/>
                        <w:szCs w:val="22"/>
                      </w:rPr>
                      <m:t>R</m:t>
                    </m:r>
                  </m:e>
                  <m:sup>
                    <m:r>
                      <w:rPr>
                        <w:rFonts w:ascii="Cambria Math" w:hAnsi="Cambria Math" w:cs="Times New Roman"/>
                        <w:szCs w:val="22"/>
                      </w:rPr>
                      <m:t>2</m:t>
                    </m:r>
                  </m:sup>
                </m:sSup>
              </m:oMath>
            </m:oMathPara>
          </w:p>
        </w:tc>
        <w:tc>
          <w:tcPr>
            <w:tcW w:w="902" w:type="dxa"/>
            <w:tcBorders>
              <w:top w:val="nil"/>
              <w:left w:val="nil"/>
              <w:bottom w:val="nil"/>
              <w:right w:val="nil"/>
            </w:tcBorders>
          </w:tcPr>
          <w:p w14:paraId="72C3D303" w14:textId="77777777" w:rsidR="00AF13D7" w:rsidRPr="00AF13D7" w:rsidRDefault="00AF13D7" w:rsidP="00AF13D7">
            <w:pPr>
              <w:jc w:val="both"/>
              <w:rPr>
                <w:rFonts w:ascii="Times New Roman" w:hAnsi="Times New Roman" w:cs="Times New Roman"/>
                <w:b/>
                <w:bCs/>
                <w:szCs w:val="22"/>
              </w:rPr>
            </w:pPr>
          </w:p>
        </w:tc>
        <w:tc>
          <w:tcPr>
            <w:tcW w:w="862" w:type="dxa"/>
            <w:tcBorders>
              <w:top w:val="nil"/>
              <w:left w:val="nil"/>
              <w:bottom w:val="nil"/>
              <w:right w:val="nil"/>
            </w:tcBorders>
          </w:tcPr>
          <w:p w14:paraId="5D8307C9" w14:textId="77777777" w:rsidR="00AF13D7" w:rsidRPr="00AF13D7" w:rsidRDefault="00AF13D7" w:rsidP="00AF13D7">
            <w:pPr>
              <w:jc w:val="both"/>
              <w:rPr>
                <w:rFonts w:ascii="Times New Roman" w:hAnsi="Times New Roman" w:cs="Times New Roman"/>
                <w:b/>
                <w:bCs/>
                <w:szCs w:val="22"/>
              </w:rPr>
            </w:pPr>
          </w:p>
        </w:tc>
        <w:tc>
          <w:tcPr>
            <w:tcW w:w="836" w:type="dxa"/>
            <w:tcBorders>
              <w:top w:val="single" w:sz="8" w:space="0" w:color="FFFFFF"/>
              <w:left w:val="single" w:sz="8" w:space="0" w:color="FFFFFF"/>
              <w:bottom w:val="single" w:sz="24" w:space="0" w:color="FFFFFF"/>
              <w:right w:val="single" w:sz="8" w:space="0" w:color="FFFFFF"/>
            </w:tcBorders>
            <w:shd w:val="clear" w:color="auto" w:fill="E6E6E6"/>
          </w:tcPr>
          <w:p w14:paraId="06CE80DE" w14:textId="4573C01F"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0.9981</w:t>
            </w:r>
          </w:p>
        </w:tc>
        <w:tc>
          <w:tcPr>
            <w:tcW w:w="902" w:type="dxa"/>
            <w:tcBorders>
              <w:top w:val="single" w:sz="8" w:space="0" w:color="FFFFFF"/>
              <w:left w:val="single" w:sz="8" w:space="0" w:color="FFFFFF"/>
              <w:bottom w:val="single" w:sz="24" w:space="0" w:color="FFFFFF"/>
              <w:right w:val="single" w:sz="8" w:space="0" w:color="FFFFFF"/>
            </w:tcBorders>
            <w:shd w:val="clear" w:color="auto" w:fill="FF0000"/>
          </w:tcPr>
          <w:p w14:paraId="3B3265C4" w14:textId="44666B72"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0.9988</w:t>
            </w:r>
          </w:p>
        </w:tc>
        <w:tc>
          <w:tcPr>
            <w:tcW w:w="1097" w:type="dxa"/>
            <w:tcBorders>
              <w:top w:val="single" w:sz="8" w:space="0" w:color="FFFFFF"/>
              <w:left w:val="single" w:sz="8" w:space="0" w:color="FFFFFF"/>
              <w:bottom w:val="single" w:sz="24" w:space="0" w:color="FFFFFF"/>
              <w:right w:val="single" w:sz="8" w:space="0" w:color="FFFFFF"/>
            </w:tcBorders>
            <w:shd w:val="clear" w:color="auto" w:fill="C1DBF5"/>
          </w:tcPr>
          <w:p w14:paraId="1776F4FC" w14:textId="1CB2D063"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0.998</w:t>
            </w:r>
            <w:r w:rsidRPr="00AF13D7">
              <w:rPr>
                <w:rFonts w:ascii="Times New Roman" w:hAnsi="Times New Roman" w:hint="eastAsia"/>
                <w:b/>
                <w:bCs/>
                <w:color w:val="000000"/>
                <w:kern w:val="2"/>
                <w:sz w:val="22"/>
                <w:szCs w:val="22"/>
              </w:rPr>
              <w:t>5</w:t>
            </w:r>
          </w:p>
        </w:tc>
        <w:tc>
          <w:tcPr>
            <w:tcW w:w="917" w:type="dxa"/>
            <w:tcBorders>
              <w:top w:val="single" w:sz="8" w:space="0" w:color="FFFFFF"/>
              <w:left w:val="single" w:sz="8" w:space="0" w:color="FFFFFF"/>
              <w:bottom w:val="single" w:sz="24" w:space="0" w:color="FFFFFF"/>
              <w:right w:val="single" w:sz="8" w:space="0" w:color="FFFFFF"/>
            </w:tcBorders>
            <w:shd w:val="clear" w:color="auto" w:fill="C1DBF5"/>
          </w:tcPr>
          <w:p w14:paraId="49A126C9" w14:textId="7258729C"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0.9991</w:t>
            </w:r>
          </w:p>
        </w:tc>
        <w:tc>
          <w:tcPr>
            <w:tcW w:w="863" w:type="dxa"/>
            <w:tcBorders>
              <w:top w:val="single" w:sz="8" w:space="0" w:color="FFFFFF"/>
              <w:left w:val="single" w:sz="8" w:space="0" w:color="FFFFFF"/>
              <w:bottom w:val="single" w:sz="24" w:space="0" w:color="FFFFFF"/>
              <w:right w:val="single" w:sz="8" w:space="0" w:color="FFFFFF"/>
            </w:tcBorders>
            <w:shd w:val="clear" w:color="auto" w:fill="FF0000"/>
          </w:tcPr>
          <w:p w14:paraId="4659D28C" w14:textId="7D2FDCEA"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0.9992</w:t>
            </w:r>
          </w:p>
        </w:tc>
      </w:tr>
      <w:tr w:rsidR="00AF13D7" w14:paraId="6164472D" w14:textId="77777777" w:rsidTr="00C3330D">
        <w:trPr>
          <w:trHeight w:val="346"/>
        </w:trPr>
        <w:tc>
          <w:tcPr>
            <w:tcW w:w="1270" w:type="dxa"/>
            <w:vMerge/>
            <w:tcBorders>
              <w:top w:val="nil"/>
              <w:left w:val="nil"/>
              <w:bottom w:val="nil"/>
              <w:right w:val="nil"/>
            </w:tcBorders>
          </w:tcPr>
          <w:p w14:paraId="372EA28D" w14:textId="77777777" w:rsidR="00AF13D7" w:rsidRPr="004D164A" w:rsidRDefault="00AF13D7" w:rsidP="00AF13D7">
            <w:pPr>
              <w:jc w:val="both"/>
              <w:rPr>
                <w:rFonts w:ascii="Times New Roman" w:hAnsi="Times New Roman" w:cs="Times New Roman"/>
                <w:sz w:val="20"/>
                <w:szCs w:val="20"/>
              </w:rPr>
            </w:pPr>
          </w:p>
        </w:tc>
        <w:tc>
          <w:tcPr>
            <w:tcW w:w="647" w:type="dxa"/>
            <w:tcBorders>
              <w:top w:val="nil"/>
              <w:left w:val="nil"/>
              <w:bottom w:val="nil"/>
              <w:right w:val="nil"/>
            </w:tcBorders>
          </w:tcPr>
          <w:p w14:paraId="131EDD9B" w14:textId="086F3A2C" w:rsidR="00AF13D7" w:rsidRDefault="00AF13D7" w:rsidP="00AF13D7">
            <w:pPr>
              <w:jc w:val="both"/>
              <w:rPr>
                <w:rFonts w:ascii="Times New Roman" w:hAnsi="Times New Roman" w:cs="Times New Roman"/>
                <w:szCs w:val="22"/>
              </w:rPr>
            </w:pPr>
            <m:oMathPara>
              <m:oMath>
                <m:r>
                  <w:rPr>
                    <w:rFonts w:ascii="Cambria Math" w:hAnsi="Cambria Math" w:cs="Times New Roman"/>
                    <w:szCs w:val="22"/>
                  </w:rPr>
                  <m:t>MSE</m:t>
                </m:r>
              </m:oMath>
            </m:oMathPara>
          </w:p>
        </w:tc>
        <w:tc>
          <w:tcPr>
            <w:tcW w:w="902" w:type="dxa"/>
            <w:tcBorders>
              <w:top w:val="nil"/>
              <w:left w:val="nil"/>
              <w:bottom w:val="nil"/>
              <w:right w:val="nil"/>
            </w:tcBorders>
          </w:tcPr>
          <w:p w14:paraId="222849BE" w14:textId="77777777" w:rsidR="00AF13D7" w:rsidRPr="00AF13D7" w:rsidRDefault="00AF13D7" w:rsidP="00AF13D7">
            <w:pPr>
              <w:jc w:val="both"/>
              <w:rPr>
                <w:rFonts w:ascii="Times New Roman" w:hAnsi="Times New Roman" w:cs="Times New Roman"/>
                <w:b/>
                <w:bCs/>
                <w:szCs w:val="22"/>
              </w:rPr>
            </w:pPr>
          </w:p>
        </w:tc>
        <w:tc>
          <w:tcPr>
            <w:tcW w:w="862" w:type="dxa"/>
            <w:tcBorders>
              <w:top w:val="nil"/>
              <w:left w:val="nil"/>
              <w:bottom w:val="nil"/>
              <w:right w:val="nil"/>
            </w:tcBorders>
          </w:tcPr>
          <w:p w14:paraId="7EA1CDF8" w14:textId="77777777" w:rsidR="00AF13D7" w:rsidRPr="00AF13D7" w:rsidRDefault="00AF13D7" w:rsidP="00AF13D7">
            <w:pPr>
              <w:jc w:val="both"/>
              <w:rPr>
                <w:rFonts w:ascii="Times New Roman" w:hAnsi="Times New Roman" w:cs="Times New Roman"/>
                <w:b/>
                <w:bCs/>
                <w:szCs w:val="22"/>
              </w:rPr>
            </w:pPr>
          </w:p>
        </w:tc>
        <w:tc>
          <w:tcPr>
            <w:tcW w:w="836" w:type="dxa"/>
            <w:tcBorders>
              <w:top w:val="single" w:sz="24" w:space="0" w:color="FFFFFF"/>
              <w:left w:val="single" w:sz="8" w:space="0" w:color="FFFFFF"/>
              <w:bottom w:val="single" w:sz="8" w:space="0" w:color="FFFFFF"/>
              <w:right w:val="single" w:sz="8" w:space="0" w:color="FFFFFF"/>
            </w:tcBorders>
            <w:shd w:val="clear" w:color="auto" w:fill="E6E6E6"/>
          </w:tcPr>
          <w:p w14:paraId="20679C08" w14:textId="61B1F6B4"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89.56</w:t>
            </w:r>
          </w:p>
        </w:tc>
        <w:tc>
          <w:tcPr>
            <w:tcW w:w="902" w:type="dxa"/>
            <w:tcBorders>
              <w:top w:val="single" w:sz="24" w:space="0" w:color="FFFFFF"/>
              <w:left w:val="single" w:sz="8" w:space="0" w:color="FFFFFF"/>
              <w:bottom w:val="single" w:sz="8" w:space="0" w:color="FFFFFF"/>
              <w:right w:val="single" w:sz="8" w:space="0" w:color="FFFFFF"/>
            </w:tcBorders>
            <w:shd w:val="clear" w:color="auto" w:fill="FF0000"/>
          </w:tcPr>
          <w:p w14:paraId="41D998FA" w14:textId="085EDAC0"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57.64</w:t>
            </w:r>
          </w:p>
        </w:tc>
        <w:tc>
          <w:tcPr>
            <w:tcW w:w="1097" w:type="dxa"/>
            <w:tcBorders>
              <w:top w:val="single" w:sz="24" w:space="0" w:color="FFFFFF"/>
              <w:left w:val="single" w:sz="8" w:space="0" w:color="FFFFFF"/>
              <w:bottom w:val="single" w:sz="8" w:space="0" w:color="FFFFFF"/>
              <w:right w:val="single" w:sz="8" w:space="0" w:color="FFFFFF"/>
            </w:tcBorders>
            <w:shd w:val="clear" w:color="auto" w:fill="C1DBF5"/>
          </w:tcPr>
          <w:p w14:paraId="53CE7FE4" w14:textId="5EB32DD0"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73.67</w:t>
            </w:r>
          </w:p>
        </w:tc>
        <w:tc>
          <w:tcPr>
            <w:tcW w:w="917" w:type="dxa"/>
            <w:tcBorders>
              <w:top w:val="single" w:sz="24" w:space="0" w:color="FFFFFF"/>
              <w:left w:val="single" w:sz="8" w:space="0" w:color="FFFFFF"/>
              <w:bottom w:val="single" w:sz="8" w:space="0" w:color="FFFFFF"/>
              <w:right w:val="single" w:sz="8" w:space="0" w:color="FFFFFF"/>
            </w:tcBorders>
            <w:shd w:val="clear" w:color="auto" w:fill="C1DBF5"/>
          </w:tcPr>
          <w:p w14:paraId="340D3C33" w14:textId="3DB5EDEE"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41.83</w:t>
            </w:r>
          </w:p>
        </w:tc>
        <w:tc>
          <w:tcPr>
            <w:tcW w:w="863" w:type="dxa"/>
            <w:tcBorders>
              <w:top w:val="single" w:sz="24" w:space="0" w:color="FFFFFF"/>
              <w:left w:val="single" w:sz="8" w:space="0" w:color="FFFFFF"/>
              <w:bottom w:val="single" w:sz="8" w:space="0" w:color="FFFFFF"/>
              <w:right w:val="single" w:sz="8" w:space="0" w:color="FFFFFF"/>
            </w:tcBorders>
            <w:shd w:val="clear" w:color="auto" w:fill="FF0000"/>
          </w:tcPr>
          <w:p w14:paraId="7ACB395B" w14:textId="434C053C"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37.78</w:t>
            </w:r>
          </w:p>
        </w:tc>
      </w:tr>
      <w:tr w:rsidR="00AF13D7" w14:paraId="157B9E65" w14:textId="77777777" w:rsidTr="00C3330D">
        <w:trPr>
          <w:trHeight w:val="431"/>
        </w:trPr>
        <w:tc>
          <w:tcPr>
            <w:tcW w:w="1270" w:type="dxa"/>
            <w:vMerge w:val="restart"/>
            <w:tcBorders>
              <w:top w:val="nil"/>
              <w:left w:val="nil"/>
              <w:bottom w:val="nil"/>
              <w:right w:val="nil"/>
            </w:tcBorders>
          </w:tcPr>
          <w:p w14:paraId="5F0B7192" w14:textId="77777777" w:rsidR="00AF13D7" w:rsidRPr="004D164A" w:rsidRDefault="00AF13D7" w:rsidP="00AF13D7">
            <w:pPr>
              <w:jc w:val="both"/>
              <w:rPr>
                <w:rFonts w:ascii="Times New Roman" w:hAnsi="Times New Roman" w:cs="Times New Roman"/>
                <w:sz w:val="20"/>
                <w:szCs w:val="20"/>
              </w:rPr>
            </w:pPr>
            <w:r w:rsidRPr="004D164A">
              <w:rPr>
                <w:rFonts w:ascii="Times New Roman" w:hAnsi="Times New Roman" w:cs="Times New Roman" w:hint="eastAsia"/>
                <w:sz w:val="20"/>
                <w:szCs w:val="20"/>
              </w:rPr>
              <w:t>Internal energy</w:t>
            </w:r>
          </w:p>
        </w:tc>
        <w:tc>
          <w:tcPr>
            <w:tcW w:w="647" w:type="dxa"/>
            <w:tcBorders>
              <w:top w:val="nil"/>
              <w:left w:val="nil"/>
              <w:bottom w:val="nil"/>
              <w:right w:val="nil"/>
            </w:tcBorders>
          </w:tcPr>
          <w:p w14:paraId="5510E147" w14:textId="0BDC5E85" w:rsidR="00AF13D7" w:rsidRDefault="00000000" w:rsidP="00AF13D7">
            <w:pPr>
              <w:jc w:val="both"/>
              <w:rPr>
                <w:rFonts w:ascii="Times New Roman" w:hAnsi="Times New Roman" w:cs="Times New Roman"/>
                <w:szCs w:val="22"/>
              </w:rPr>
            </w:pPr>
            <m:oMathPara>
              <m:oMath>
                <m:sSup>
                  <m:sSupPr>
                    <m:ctrlPr>
                      <w:rPr>
                        <w:rFonts w:ascii="Cambria Math" w:hAnsi="Cambria Math" w:cs="Times New Roman"/>
                        <w:i/>
                        <w:szCs w:val="22"/>
                      </w:rPr>
                    </m:ctrlPr>
                  </m:sSupPr>
                  <m:e>
                    <m:r>
                      <w:rPr>
                        <w:rFonts w:ascii="Cambria Math" w:hAnsi="Cambria Math" w:cs="Times New Roman"/>
                        <w:szCs w:val="22"/>
                      </w:rPr>
                      <m:t>R</m:t>
                    </m:r>
                  </m:e>
                  <m:sup>
                    <m:r>
                      <w:rPr>
                        <w:rFonts w:ascii="Cambria Math" w:hAnsi="Cambria Math" w:cs="Times New Roman"/>
                        <w:szCs w:val="22"/>
                      </w:rPr>
                      <m:t>2</m:t>
                    </m:r>
                  </m:sup>
                </m:sSup>
              </m:oMath>
            </m:oMathPara>
          </w:p>
        </w:tc>
        <w:tc>
          <w:tcPr>
            <w:tcW w:w="902" w:type="dxa"/>
            <w:tcBorders>
              <w:top w:val="nil"/>
              <w:left w:val="nil"/>
              <w:bottom w:val="nil"/>
              <w:right w:val="nil"/>
            </w:tcBorders>
          </w:tcPr>
          <w:p w14:paraId="039F4893" w14:textId="77777777" w:rsidR="00AF13D7" w:rsidRPr="00AF13D7" w:rsidRDefault="00AF13D7" w:rsidP="00AF13D7">
            <w:pPr>
              <w:jc w:val="both"/>
              <w:rPr>
                <w:rFonts w:ascii="Times New Roman" w:hAnsi="Times New Roman" w:cs="Times New Roman"/>
                <w:b/>
                <w:bCs/>
                <w:szCs w:val="22"/>
              </w:rPr>
            </w:pPr>
          </w:p>
        </w:tc>
        <w:tc>
          <w:tcPr>
            <w:tcW w:w="862" w:type="dxa"/>
            <w:tcBorders>
              <w:top w:val="nil"/>
              <w:left w:val="nil"/>
              <w:bottom w:val="nil"/>
              <w:right w:val="nil"/>
            </w:tcBorders>
          </w:tcPr>
          <w:p w14:paraId="10AFD279" w14:textId="77777777" w:rsidR="00AF13D7" w:rsidRPr="00AF13D7" w:rsidRDefault="00AF13D7" w:rsidP="00AF13D7">
            <w:pPr>
              <w:jc w:val="both"/>
              <w:rPr>
                <w:rFonts w:ascii="Times New Roman" w:hAnsi="Times New Roman" w:cs="Times New Roman"/>
                <w:b/>
                <w:bCs/>
                <w:szCs w:val="22"/>
              </w:rPr>
            </w:pPr>
          </w:p>
        </w:tc>
        <w:tc>
          <w:tcPr>
            <w:tcW w:w="836" w:type="dxa"/>
            <w:tcBorders>
              <w:top w:val="single" w:sz="8" w:space="0" w:color="FFFFFF"/>
              <w:left w:val="single" w:sz="8" w:space="0" w:color="FFFFFF"/>
              <w:bottom w:val="single" w:sz="8" w:space="0" w:color="FFFFFF"/>
              <w:right w:val="single" w:sz="8" w:space="0" w:color="FFFFFF"/>
            </w:tcBorders>
            <w:shd w:val="clear" w:color="auto" w:fill="E6E6E6"/>
          </w:tcPr>
          <w:p w14:paraId="442A1FBC" w14:textId="61B58301"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0.9987</w:t>
            </w:r>
          </w:p>
        </w:tc>
        <w:tc>
          <w:tcPr>
            <w:tcW w:w="902" w:type="dxa"/>
            <w:tcBorders>
              <w:top w:val="single" w:sz="8" w:space="0" w:color="FFFFFF"/>
              <w:left w:val="single" w:sz="8" w:space="0" w:color="FFFFFF"/>
              <w:bottom w:val="single" w:sz="8" w:space="0" w:color="FFFFFF"/>
              <w:right w:val="single" w:sz="8" w:space="0" w:color="FFFFFF"/>
            </w:tcBorders>
            <w:shd w:val="clear" w:color="auto" w:fill="C1DBF5"/>
          </w:tcPr>
          <w:p w14:paraId="1F10367B" w14:textId="576F44DE"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0.9989</w:t>
            </w:r>
          </w:p>
        </w:tc>
        <w:tc>
          <w:tcPr>
            <w:tcW w:w="1097" w:type="dxa"/>
            <w:tcBorders>
              <w:top w:val="single" w:sz="8" w:space="0" w:color="FFFFFF"/>
              <w:left w:val="single" w:sz="8" w:space="0" w:color="FFFFFF"/>
              <w:bottom w:val="single" w:sz="8" w:space="0" w:color="FFFFFF"/>
              <w:right w:val="single" w:sz="8" w:space="0" w:color="FFFFFF"/>
            </w:tcBorders>
            <w:shd w:val="clear" w:color="auto" w:fill="FF0000"/>
          </w:tcPr>
          <w:p w14:paraId="4C06D597" w14:textId="05E0B936"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0.999</w:t>
            </w:r>
            <w:r w:rsidRPr="00AF13D7">
              <w:rPr>
                <w:rFonts w:ascii="Times New Roman" w:hAnsi="Times New Roman" w:hint="eastAsia"/>
                <w:b/>
                <w:bCs/>
                <w:color w:val="000000"/>
                <w:kern w:val="2"/>
                <w:sz w:val="22"/>
                <w:szCs w:val="22"/>
              </w:rPr>
              <w:t>6</w:t>
            </w:r>
          </w:p>
        </w:tc>
        <w:tc>
          <w:tcPr>
            <w:tcW w:w="917" w:type="dxa"/>
            <w:tcBorders>
              <w:top w:val="single" w:sz="8" w:space="0" w:color="FFFFFF"/>
              <w:left w:val="single" w:sz="8" w:space="0" w:color="FFFFFF"/>
              <w:bottom w:val="single" w:sz="8" w:space="0" w:color="FFFFFF"/>
              <w:right w:val="single" w:sz="8" w:space="0" w:color="FFFFFF"/>
            </w:tcBorders>
            <w:shd w:val="clear" w:color="auto" w:fill="C1DBF5"/>
          </w:tcPr>
          <w:p w14:paraId="3D3CD194" w14:textId="3CA39378"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0.9991</w:t>
            </w:r>
          </w:p>
        </w:tc>
        <w:tc>
          <w:tcPr>
            <w:tcW w:w="863" w:type="dxa"/>
            <w:tcBorders>
              <w:top w:val="single" w:sz="8" w:space="0" w:color="FFFFFF"/>
              <w:left w:val="single" w:sz="8" w:space="0" w:color="FFFFFF"/>
              <w:bottom w:val="single" w:sz="8" w:space="0" w:color="FFFFFF"/>
              <w:right w:val="single" w:sz="8" w:space="0" w:color="FFFFFF"/>
            </w:tcBorders>
            <w:shd w:val="clear" w:color="auto" w:fill="FF0000"/>
          </w:tcPr>
          <w:p w14:paraId="6140FECB" w14:textId="17C16A88"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0.9992</w:t>
            </w:r>
          </w:p>
        </w:tc>
      </w:tr>
      <w:tr w:rsidR="00AF13D7" w14:paraId="7C3731E6" w14:textId="77777777" w:rsidTr="00C3330D">
        <w:trPr>
          <w:trHeight w:val="431"/>
        </w:trPr>
        <w:tc>
          <w:tcPr>
            <w:tcW w:w="1270" w:type="dxa"/>
            <w:vMerge/>
            <w:tcBorders>
              <w:top w:val="nil"/>
              <w:left w:val="nil"/>
              <w:bottom w:val="nil"/>
              <w:right w:val="nil"/>
            </w:tcBorders>
          </w:tcPr>
          <w:p w14:paraId="42784AB4" w14:textId="77777777" w:rsidR="00AF13D7" w:rsidRPr="004D164A" w:rsidRDefault="00AF13D7" w:rsidP="00AF13D7">
            <w:pPr>
              <w:jc w:val="both"/>
              <w:rPr>
                <w:rFonts w:ascii="Times New Roman" w:hAnsi="Times New Roman" w:cs="Times New Roman"/>
                <w:sz w:val="20"/>
                <w:szCs w:val="20"/>
              </w:rPr>
            </w:pPr>
          </w:p>
        </w:tc>
        <w:tc>
          <w:tcPr>
            <w:tcW w:w="647" w:type="dxa"/>
            <w:tcBorders>
              <w:top w:val="nil"/>
              <w:left w:val="nil"/>
              <w:bottom w:val="nil"/>
              <w:right w:val="nil"/>
            </w:tcBorders>
          </w:tcPr>
          <w:p w14:paraId="1BD6B635" w14:textId="749922E9" w:rsidR="00AF13D7" w:rsidRDefault="00AF13D7" w:rsidP="00AF13D7">
            <w:pPr>
              <w:jc w:val="both"/>
              <w:rPr>
                <w:rFonts w:ascii="Times New Roman" w:hAnsi="Times New Roman" w:cs="Times New Roman"/>
                <w:szCs w:val="22"/>
              </w:rPr>
            </w:pPr>
            <m:oMathPara>
              <m:oMath>
                <m:r>
                  <w:rPr>
                    <w:rFonts w:ascii="Cambria Math" w:hAnsi="Cambria Math" w:cs="Times New Roman"/>
                    <w:szCs w:val="22"/>
                  </w:rPr>
                  <m:t>MSE</m:t>
                </m:r>
              </m:oMath>
            </m:oMathPara>
          </w:p>
        </w:tc>
        <w:tc>
          <w:tcPr>
            <w:tcW w:w="902" w:type="dxa"/>
            <w:tcBorders>
              <w:top w:val="nil"/>
              <w:left w:val="nil"/>
              <w:bottom w:val="nil"/>
              <w:right w:val="nil"/>
            </w:tcBorders>
          </w:tcPr>
          <w:p w14:paraId="1718C86D" w14:textId="77777777" w:rsidR="00AF13D7" w:rsidRPr="00AF13D7" w:rsidRDefault="00AF13D7" w:rsidP="00AF13D7">
            <w:pPr>
              <w:jc w:val="both"/>
              <w:rPr>
                <w:rFonts w:ascii="Times New Roman" w:hAnsi="Times New Roman" w:cs="Times New Roman"/>
                <w:b/>
                <w:bCs/>
                <w:szCs w:val="22"/>
              </w:rPr>
            </w:pPr>
          </w:p>
        </w:tc>
        <w:tc>
          <w:tcPr>
            <w:tcW w:w="862" w:type="dxa"/>
            <w:tcBorders>
              <w:top w:val="nil"/>
              <w:left w:val="nil"/>
              <w:bottom w:val="nil"/>
              <w:right w:val="nil"/>
            </w:tcBorders>
          </w:tcPr>
          <w:p w14:paraId="2CCDC7C7" w14:textId="77777777" w:rsidR="00AF13D7" w:rsidRPr="00AF13D7" w:rsidRDefault="00AF13D7" w:rsidP="00AF13D7">
            <w:pPr>
              <w:jc w:val="both"/>
              <w:rPr>
                <w:rFonts w:ascii="Times New Roman" w:hAnsi="Times New Roman" w:cs="Times New Roman"/>
                <w:b/>
                <w:bCs/>
                <w:szCs w:val="22"/>
              </w:rPr>
            </w:pPr>
          </w:p>
        </w:tc>
        <w:tc>
          <w:tcPr>
            <w:tcW w:w="836" w:type="dxa"/>
            <w:tcBorders>
              <w:top w:val="single" w:sz="8" w:space="0" w:color="FFFFFF"/>
              <w:left w:val="single" w:sz="8" w:space="0" w:color="FFFFFF"/>
              <w:bottom w:val="single" w:sz="8" w:space="0" w:color="FFFFFF"/>
              <w:right w:val="single" w:sz="8" w:space="0" w:color="FFFFFF"/>
            </w:tcBorders>
            <w:shd w:val="clear" w:color="auto" w:fill="E6E6E6"/>
          </w:tcPr>
          <w:p w14:paraId="6D75F063" w14:textId="682F236D"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18.54</w:t>
            </w:r>
          </w:p>
        </w:tc>
        <w:tc>
          <w:tcPr>
            <w:tcW w:w="902" w:type="dxa"/>
            <w:tcBorders>
              <w:top w:val="single" w:sz="8" w:space="0" w:color="FFFFFF"/>
              <w:left w:val="single" w:sz="8" w:space="0" w:color="FFFFFF"/>
              <w:bottom w:val="single" w:sz="8" w:space="0" w:color="FFFFFF"/>
              <w:right w:val="single" w:sz="8" w:space="0" w:color="FFFFFF"/>
            </w:tcBorders>
            <w:shd w:val="clear" w:color="auto" w:fill="C1DBF5"/>
          </w:tcPr>
          <w:p w14:paraId="6093F0A9" w14:textId="02D58DFB"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15.68</w:t>
            </w:r>
          </w:p>
        </w:tc>
        <w:tc>
          <w:tcPr>
            <w:tcW w:w="1097" w:type="dxa"/>
            <w:tcBorders>
              <w:top w:val="single" w:sz="8" w:space="0" w:color="FFFFFF"/>
              <w:left w:val="single" w:sz="8" w:space="0" w:color="FFFFFF"/>
              <w:bottom w:val="single" w:sz="8" w:space="0" w:color="FFFFFF"/>
              <w:right w:val="single" w:sz="8" w:space="0" w:color="FFFFFF"/>
            </w:tcBorders>
            <w:shd w:val="clear" w:color="auto" w:fill="FF0000"/>
          </w:tcPr>
          <w:p w14:paraId="26847669" w14:textId="0A84E4E6"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6.36</w:t>
            </w:r>
          </w:p>
        </w:tc>
        <w:tc>
          <w:tcPr>
            <w:tcW w:w="917" w:type="dxa"/>
            <w:tcBorders>
              <w:top w:val="single" w:sz="8" w:space="0" w:color="FFFFFF"/>
              <w:left w:val="single" w:sz="8" w:space="0" w:color="FFFFFF"/>
              <w:bottom w:val="single" w:sz="8" w:space="0" w:color="FFFFFF"/>
              <w:right w:val="single" w:sz="8" w:space="0" w:color="FFFFFF"/>
            </w:tcBorders>
            <w:shd w:val="clear" w:color="auto" w:fill="C1DBF5"/>
          </w:tcPr>
          <w:p w14:paraId="42BF6D04" w14:textId="77E9F44E"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12.59</w:t>
            </w:r>
          </w:p>
        </w:tc>
        <w:tc>
          <w:tcPr>
            <w:tcW w:w="863" w:type="dxa"/>
            <w:tcBorders>
              <w:top w:val="single" w:sz="8" w:space="0" w:color="FFFFFF"/>
              <w:left w:val="single" w:sz="8" w:space="0" w:color="FFFFFF"/>
              <w:bottom w:val="single" w:sz="8" w:space="0" w:color="FFFFFF"/>
              <w:right w:val="single" w:sz="8" w:space="0" w:color="FFFFFF"/>
            </w:tcBorders>
            <w:shd w:val="clear" w:color="auto" w:fill="FF0000"/>
          </w:tcPr>
          <w:p w14:paraId="44C6083F" w14:textId="08F4251F"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11.51</w:t>
            </w:r>
          </w:p>
        </w:tc>
      </w:tr>
      <w:tr w:rsidR="00AF13D7" w14:paraId="3C66DA09" w14:textId="77777777" w:rsidTr="00C3330D">
        <w:trPr>
          <w:trHeight w:val="431"/>
        </w:trPr>
        <w:tc>
          <w:tcPr>
            <w:tcW w:w="1270" w:type="dxa"/>
            <w:vMerge w:val="restart"/>
            <w:tcBorders>
              <w:top w:val="nil"/>
              <w:left w:val="nil"/>
              <w:bottom w:val="nil"/>
              <w:right w:val="nil"/>
            </w:tcBorders>
          </w:tcPr>
          <w:p w14:paraId="6C823CAA" w14:textId="77777777" w:rsidR="00AF13D7" w:rsidRPr="004D164A" w:rsidRDefault="00AF13D7" w:rsidP="00AF13D7">
            <w:pPr>
              <w:jc w:val="both"/>
              <w:rPr>
                <w:rFonts w:ascii="Times New Roman" w:hAnsi="Times New Roman" w:cs="Times New Roman"/>
                <w:sz w:val="20"/>
                <w:szCs w:val="20"/>
              </w:rPr>
            </w:pPr>
            <w:r w:rsidRPr="004D164A">
              <w:rPr>
                <w:rFonts w:ascii="Times New Roman" w:hAnsi="Times New Roman" w:cs="Times New Roman" w:hint="eastAsia"/>
                <w:sz w:val="20"/>
                <w:szCs w:val="20"/>
              </w:rPr>
              <w:t>Pure component</w:t>
            </w:r>
          </w:p>
          <w:p w14:paraId="5B5E2630" w14:textId="77777777" w:rsidR="00AF13D7" w:rsidRPr="004D164A" w:rsidRDefault="00AF13D7" w:rsidP="00AF13D7">
            <w:pPr>
              <w:jc w:val="both"/>
              <w:rPr>
                <w:rFonts w:ascii="Times New Roman" w:hAnsi="Times New Roman" w:cs="Times New Roman"/>
                <w:sz w:val="20"/>
                <w:szCs w:val="20"/>
              </w:rPr>
            </w:pPr>
            <w:r w:rsidRPr="004D164A">
              <w:rPr>
                <w:rFonts w:ascii="Times New Roman" w:hAnsi="Times New Roman" w:cs="Times New Roman" w:hint="eastAsia"/>
                <w:sz w:val="20"/>
                <w:szCs w:val="20"/>
              </w:rPr>
              <w:t>enthalpy</w:t>
            </w:r>
          </w:p>
        </w:tc>
        <w:tc>
          <w:tcPr>
            <w:tcW w:w="647" w:type="dxa"/>
            <w:tcBorders>
              <w:top w:val="nil"/>
              <w:left w:val="nil"/>
              <w:bottom w:val="nil"/>
              <w:right w:val="nil"/>
            </w:tcBorders>
          </w:tcPr>
          <w:p w14:paraId="45EBF6F3" w14:textId="716034B2" w:rsidR="00AF13D7" w:rsidRDefault="00000000" w:rsidP="00AF13D7">
            <w:pPr>
              <w:jc w:val="both"/>
              <w:rPr>
                <w:rFonts w:ascii="Times New Roman" w:hAnsi="Times New Roman" w:cs="Times New Roman"/>
                <w:szCs w:val="22"/>
              </w:rPr>
            </w:pPr>
            <m:oMathPara>
              <m:oMath>
                <m:sSup>
                  <m:sSupPr>
                    <m:ctrlPr>
                      <w:rPr>
                        <w:rFonts w:ascii="Cambria Math" w:hAnsi="Cambria Math" w:cs="Times New Roman"/>
                        <w:i/>
                        <w:szCs w:val="22"/>
                      </w:rPr>
                    </m:ctrlPr>
                  </m:sSupPr>
                  <m:e>
                    <m:r>
                      <w:rPr>
                        <w:rFonts w:ascii="Cambria Math" w:hAnsi="Cambria Math" w:cs="Times New Roman"/>
                        <w:szCs w:val="22"/>
                      </w:rPr>
                      <m:t>R</m:t>
                    </m:r>
                  </m:e>
                  <m:sup>
                    <m:r>
                      <w:rPr>
                        <w:rFonts w:ascii="Cambria Math" w:hAnsi="Cambria Math" w:cs="Times New Roman"/>
                        <w:szCs w:val="22"/>
                      </w:rPr>
                      <m:t>2</m:t>
                    </m:r>
                  </m:sup>
                </m:sSup>
              </m:oMath>
            </m:oMathPara>
          </w:p>
        </w:tc>
        <w:tc>
          <w:tcPr>
            <w:tcW w:w="902" w:type="dxa"/>
            <w:tcBorders>
              <w:top w:val="nil"/>
              <w:left w:val="nil"/>
              <w:bottom w:val="nil"/>
              <w:right w:val="nil"/>
            </w:tcBorders>
          </w:tcPr>
          <w:p w14:paraId="086D9741" w14:textId="77777777" w:rsidR="00AF13D7" w:rsidRPr="00AF13D7" w:rsidRDefault="00AF13D7" w:rsidP="00AF13D7">
            <w:pPr>
              <w:jc w:val="both"/>
              <w:rPr>
                <w:rFonts w:ascii="Times New Roman" w:hAnsi="Times New Roman" w:cs="Times New Roman"/>
                <w:b/>
                <w:bCs/>
                <w:szCs w:val="22"/>
              </w:rPr>
            </w:pPr>
          </w:p>
        </w:tc>
        <w:tc>
          <w:tcPr>
            <w:tcW w:w="862" w:type="dxa"/>
            <w:tcBorders>
              <w:top w:val="nil"/>
              <w:left w:val="nil"/>
              <w:bottom w:val="nil"/>
              <w:right w:val="nil"/>
            </w:tcBorders>
          </w:tcPr>
          <w:p w14:paraId="6F505D52" w14:textId="77777777" w:rsidR="00AF13D7" w:rsidRPr="00AF13D7" w:rsidRDefault="00AF13D7" w:rsidP="00AF13D7">
            <w:pPr>
              <w:jc w:val="both"/>
              <w:rPr>
                <w:rFonts w:ascii="Times New Roman" w:hAnsi="Times New Roman" w:cs="Times New Roman"/>
                <w:b/>
                <w:bCs/>
                <w:szCs w:val="22"/>
              </w:rPr>
            </w:pPr>
          </w:p>
        </w:tc>
        <w:tc>
          <w:tcPr>
            <w:tcW w:w="836" w:type="dxa"/>
            <w:tcBorders>
              <w:top w:val="single" w:sz="8" w:space="0" w:color="FFFFFF"/>
              <w:left w:val="single" w:sz="8" w:space="0" w:color="FFFFFF"/>
              <w:bottom w:val="single" w:sz="8" w:space="0" w:color="FFFFFF"/>
              <w:right w:val="single" w:sz="8" w:space="0" w:color="FFFFFF"/>
            </w:tcBorders>
            <w:shd w:val="clear" w:color="auto" w:fill="E6E6E6"/>
          </w:tcPr>
          <w:p w14:paraId="79190247" w14:textId="675CB440"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0.9991</w:t>
            </w:r>
          </w:p>
        </w:tc>
        <w:tc>
          <w:tcPr>
            <w:tcW w:w="902" w:type="dxa"/>
            <w:tcBorders>
              <w:top w:val="single" w:sz="8" w:space="0" w:color="FFFFFF"/>
              <w:left w:val="single" w:sz="8" w:space="0" w:color="FFFFFF"/>
              <w:bottom w:val="single" w:sz="8" w:space="0" w:color="FFFFFF"/>
              <w:right w:val="single" w:sz="8" w:space="0" w:color="FFFFFF"/>
            </w:tcBorders>
            <w:shd w:val="clear" w:color="auto" w:fill="C1DBF5"/>
          </w:tcPr>
          <w:p w14:paraId="4F7968C9" w14:textId="2E6AE558"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0.9991</w:t>
            </w:r>
          </w:p>
        </w:tc>
        <w:tc>
          <w:tcPr>
            <w:tcW w:w="1097" w:type="dxa"/>
            <w:tcBorders>
              <w:top w:val="single" w:sz="8" w:space="0" w:color="FFFFFF"/>
              <w:left w:val="single" w:sz="8" w:space="0" w:color="FFFFFF"/>
              <w:bottom w:val="single" w:sz="8" w:space="0" w:color="FFFFFF"/>
              <w:right w:val="single" w:sz="8" w:space="0" w:color="FFFFFF"/>
            </w:tcBorders>
            <w:shd w:val="clear" w:color="auto" w:fill="FF0000"/>
          </w:tcPr>
          <w:p w14:paraId="7FB5BEC2" w14:textId="45CC946D"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0.999</w:t>
            </w:r>
            <w:r w:rsidRPr="00AF13D7">
              <w:rPr>
                <w:rFonts w:ascii="Times New Roman" w:hAnsi="Times New Roman" w:hint="eastAsia"/>
                <w:b/>
                <w:bCs/>
                <w:color w:val="000000"/>
                <w:kern w:val="2"/>
                <w:sz w:val="22"/>
                <w:szCs w:val="22"/>
              </w:rPr>
              <w:t>6</w:t>
            </w:r>
          </w:p>
        </w:tc>
        <w:tc>
          <w:tcPr>
            <w:tcW w:w="917" w:type="dxa"/>
            <w:tcBorders>
              <w:top w:val="single" w:sz="8" w:space="0" w:color="FFFFFF"/>
              <w:left w:val="single" w:sz="8" w:space="0" w:color="FFFFFF"/>
              <w:bottom w:val="single" w:sz="8" w:space="0" w:color="FFFFFF"/>
              <w:right w:val="single" w:sz="8" w:space="0" w:color="FFFFFF"/>
            </w:tcBorders>
            <w:shd w:val="clear" w:color="auto" w:fill="C1DBF5"/>
          </w:tcPr>
          <w:p w14:paraId="7A640D36" w14:textId="58FD2760"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0.9991</w:t>
            </w:r>
          </w:p>
        </w:tc>
        <w:tc>
          <w:tcPr>
            <w:tcW w:w="863" w:type="dxa"/>
            <w:tcBorders>
              <w:top w:val="single" w:sz="8" w:space="0" w:color="FFFFFF"/>
              <w:left w:val="single" w:sz="8" w:space="0" w:color="FFFFFF"/>
              <w:bottom w:val="single" w:sz="8" w:space="0" w:color="FFFFFF"/>
              <w:right w:val="single" w:sz="8" w:space="0" w:color="FFFFFF"/>
            </w:tcBorders>
            <w:shd w:val="clear" w:color="auto" w:fill="FF0000"/>
          </w:tcPr>
          <w:p w14:paraId="6B5BD0D1" w14:textId="5D5B3F74"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0.9992</w:t>
            </w:r>
          </w:p>
        </w:tc>
      </w:tr>
      <w:tr w:rsidR="00AF13D7" w14:paraId="46E6748D" w14:textId="77777777" w:rsidTr="008226E7">
        <w:trPr>
          <w:trHeight w:val="431"/>
        </w:trPr>
        <w:tc>
          <w:tcPr>
            <w:tcW w:w="1270" w:type="dxa"/>
            <w:vMerge/>
            <w:tcBorders>
              <w:top w:val="nil"/>
              <w:left w:val="nil"/>
              <w:bottom w:val="nil"/>
              <w:right w:val="nil"/>
            </w:tcBorders>
          </w:tcPr>
          <w:p w14:paraId="50C76BB4" w14:textId="77777777" w:rsidR="00AF13D7" w:rsidRPr="004D164A" w:rsidRDefault="00AF13D7" w:rsidP="00AF13D7">
            <w:pPr>
              <w:jc w:val="both"/>
              <w:rPr>
                <w:rFonts w:ascii="Times New Roman" w:hAnsi="Times New Roman" w:cs="Times New Roman"/>
                <w:sz w:val="20"/>
                <w:szCs w:val="20"/>
              </w:rPr>
            </w:pPr>
          </w:p>
        </w:tc>
        <w:tc>
          <w:tcPr>
            <w:tcW w:w="647" w:type="dxa"/>
            <w:tcBorders>
              <w:top w:val="nil"/>
              <w:left w:val="nil"/>
              <w:bottom w:val="nil"/>
              <w:right w:val="nil"/>
            </w:tcBorders>
          </w:tcPr>
          <w:p w14:paraId="0D7BA977" w14:textId="2F54F121" w:rsidR="00AF13D7" w:rsidRDefault="00AF13D7" w:rsidP="00AF13D7">
            <w:pPr>
              <w:jc w:val="both"/>
              <w:rPr>
                <w:rFonts w:ascii="Times New Roman" w:hAnsi="Times New Roman" w:cs="Times New Roman"/>
                <w:szCs w:val="22"/>
              </w:rPr>
            </w:pPr>
            <m:oMathPara>
              <m:oMath>
                <m:r>
                  <w:rPr>
                    <w:rFonts w:ascii="Cambria Math" w:hAnsi="Cambria Math" w:cs="Times New Roman"/>
                    <w:szCs w:val="22"/>
                  </w:rPr>
                  <m:t>MSE</m:t>
                </m:r>
              </m:oMath>
            </m:oMathPara>
          </w:p>
        </w:tc>
        <w:tc>
          <w:tcPr>
            <w:tcW w:w="902" w:type="dxa"/>
            <w:tcBorders>
              <w:top w:val="nil"/>
              <w:left w:val="nil"/>
              <w:bottom w:val="nil"/>
              <w:right w:val="nil"/>
            </w:tcBorders>
          </w:tcPr>
          <w:p w14:paraId="5C21023C" w14:textId="77777777" w:rsidR="00AF13D7" w:rsidRPr="00AF13D7" w:rsidRDefault="00AF13D7" w:rsidP="00AF13D7">
            <w:pPr>
              <w:jc w:val="both"/>
              <w:rPr>
                <w:rFonts w:ascii="Times New Roman" w:hAnsi="Times New Roman" w:cs="Times New Roman"/>
                <w:b/>
                <w:bCs/>
                <w:szCs w:val="22"/>
              </w:rPr>
            </w:pPr>
          </w:p>
        </w:tc>
        <w:tc>
          <w:tcPr>
            <w:tcW w:w="862" w:type="dxa"/>
            <w:tcBorders>
              <w:top w:val="nil"/>
              <w:left w:val="nil"/>
              <w:bottom w:val="nil"/>
              <w:right w:val="nil"/>
            </w:tcBorders>
          </w:tcPr>
          <w:p w14:paraId="795FA6FD" w14:textId="77777777" w:rsidR="00AF13D7" w:rsidRPr="00AF13D7" w:rsidRDefault="00AF13D7" w:rsidP="00AF13D7">
            <w:pPr>
              <w:jc w:val="both"/>
              <w:rPr>
                <w:rFonts w:ascii="Times New Roman" w:hAnsi="Times New Roman" w:cs="Times New Roman"/>
                <w:b/>
                <w:bCs/>
                <w:szCs w:val="22"/>
              </w:rPr>
            </w:pPr>
          </w:p>
        </w:tc>
        <w:tc>
          <w:tcPr>
            <w:tcW w:w="836" w:type="dxa"/>
            <w:tcBorders>
              <w:top w:val="single" w:sz="8" w:space="0" w:color="FFFFFF"/>
              <w:left w:val="single" w:sz="8" w:space="0" w:color="FFFFFF"/>
              <w:bottom w:val="single" w:sz="24" w:space="0" w:color="FFFFFF"/>
              <w:right w:val="single" w:sz="8" w:space="0" w:color="FFFFFF"/>
            </w:tcBorders>
            <w:shd w:val="clear" w:color="auto" w:fill="E6E6E6"/>
          </w:tcPr>
          <w:p w14:paraId="65962707" w14:textId="292977A5"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13.62</w:t>
            </w:r>
          </w:p>
        </w:tc>
        <w:tc>
          <w:tcPr>
            <w:tcW w:w="902" w:type="dxa"/>
            <w:tcBorders>
              <w:top w:val="single" w:sz="8" w:space="0" w:color="FFFFFF"/>
              <w:left w:val="single" w:sz="8" w:space="0" w:color="FFFFFF"/>
              <w:bottom w:val="single" w:sz="24" w:space="0" w:color="FFFFFF"/>
              <w:right w:val="single" w:sz="8" w:space="0" w:color="FFFFFF"/>
            </w:tcBorders>
            <w:shd w:val="clear" w:color="auto" w:fill="C1DBF5"/>
          </w:tcPr>
          <w:p w14:paraId="4C641FC5" w14:textId="41C7CEF1"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13.08</w:t>
            </w:r>
          </w:p>
        </w:tc>
        <w:tc>
          <w:tcPr>
            <w:tcW w:w="1097" w:type="dxa"/>
            <w:tcBorders>
              <w:top w:val="single" w:sz="8" w:space="0" w:color="FFFFFF"/>
              <w:left w:val="single" w:sz="8" w:space="0" w:color="FFFFFF"/>
              <w:bottom w:val="single" w:sz="24" w:space="0" w:color="FFFFFF"/>
              <w:right w:val="single" w:sz="8" w:space="0" w:color="FFFFFF"/>
            </w:tcBorders>
            <w:shd w:val="clear" w:color="auto" w:fill="FF0000"/>
          </w:tcPr>
          <w:p w14:paraId="38239572" w14:textId="1C411E99"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6.18</w:t>
            </w:r>
          </w:p>
        </w:tc>
        <w:tc>
          <w:tcPr>
            <w:tcW w:w="917" w:type="dxa"/>
            <w:tcBorders>
              <w:top w:val="single" w:sz="8" w:space="0" w:color="FFFFFF"/>
              <w:left w:val="single" w:sz="8" w:space="0" w:color="FFFFFF"/>
              <w:bottom w:val="single" w:sz="24" w:space="0" w:color="FFFFFF"/>
              <w:right w:val="single" w:sz="8" w:space="0" w:color="FFFFFF"/>
            </w:tcBorders>
            <w:shd w:val="clear" w:color="auto" w:fill="C1DBF5"/>
          </w:tcPr>
          <w:p w14:paraId="4828F7D4" w14:textId="6535BBBB"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13.17</w:t>
            </w:r>
          </w:p>
        </w:tc>
        <w:tc>
          <w:tcPr>
            <w:tcW w:w="863" w:type="dxa"/>
            <w:tcBorders>
              <w:top w:val="single" w:sz="8" w:space="0" w:color="FFFFFF"/>
              <w:left w:val="single" w:sz="8" w:space="0" w:color="FFFFFF"/>
              <w:bottom w:val="single" w:sz="24" w:space="0" w:color="FFFFFF"/>
              <w:right w:val="single" w:sz="8" w:space="0" w:color="FFFFFF"/>
            </w:tcBorders>
            <w:shd w:val="clear" w:color="auto" w:fill="FF0000"/>
          </w:tcPr>
          <w:p w14:paraId="66B84971" w14:textId="35308781"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11.00</w:t>
            </w:r>
          </w:p>
        </w:tc>
      </w:tr>
      <w:tr w:rsidR="00AF13D7" w14:paraId="4BEAF064" w14:textId="77777777" w:rsidTr="00D16C75">
        <w:trPr>
          <w:trHeight w:val="431"/>
        </w:trPr>
        <w:tc>
          <w:tcPr>
            <w:tcW w:w="1270" w:type="dxa"/>
            <w:vMerge w:val="restart"/>
            <w:tcBorders>
              <w:top w:val="nil"/>
              <w:left w:val="nil"/>
              <w:bottom w:val="nil"/>
              <w:right w:val="nil"/>
            </w:tcBorders>
          </w:tcPr>
          <w:p w14:paraId="121232C5" w14:textId="77777777" w:rsidR="00AF13D7" w:rsidRPr="004D164A" w:rsidRDefault="00AF13D7" w:rsidP="00AF13D7">
            <w:pPr>
              <w:jc w:val="both"/>
              <w:rPr>
                <w:rFonts w:ascii="Times New Roman" w:hAnsi="Times New Roman" w:cs="Times New Roman"/>
                <w:sz w:val="20"/>
                <w:szCs w:val="20"/>
              </w:rPr>
            </w:pPr>
            <w:r w:rsidRPr="004D164A">
              <w:rPr>
                <w:rFonts w:ascii="Times New Roman" w:hAnsi="Times New Roman" w:cs="Times New Roman" w:hint="eastAsia"/>
                <w:sz w:val="20"/>
                <w:szCs w:val="20"/>
              </w:rPr>
              <w:t>Pure component exergy</w:t>
            </w:r>
          </w:p>
        </w:tc>
        <w:tc>
          <w:tcPr>
            <w:tcW w:w="647" w:type="dxa"/>
            <w:tcBorders>
              <w:top w:val="nil"/>
              <w:left w:val="nil"/>
              <w:bottom w:val="nil"/>
              <w:right w:val="nil"/>
            </w:tcBorders>
          </w:tcPr>
          <w:p w14:paraId="5F327878" w14:textId="255A9880" w:rsidR="00AF13D7" w:rsidRDefault="00000000" w:rsidP="00AF13D7">
            <w:pPr>
              <w:jc w:val="both"/>
              <w:rPr>
                <w:rFonts w:ascii="Times New Roman" w:hAnsi="Times New Roman" w:cs="Times New Roman"/>
                <w:szCs w:val="22"/>
              </w:rPr>
            </w:pPr>
            <m:oMathPara>
              <m:oMath>
                <m:sSup>
                  <m:sSupPr>
                    <m:ctrlPr>
                      <w:rPr>
                        <w:rFonts w:ascii="Cambria Math" w:hAnsi="Cambria Math" w:cs="Times New Roman"/>
                        <w:i/>
                        <w:szCs w:val="22"/>
                      </w:rPr>
                    </m:ctrlPr>
                  </m:sSupPr>
                  <m:e>
                    <m:r>
                      <w:rPr>
                        <w:rFonts w:ascii="Cambria Math" w:hAnsi="Cambria Math" w:cs="Times New Roman"/>
                        <w:szCs w:val="22"/>
                      </w:rPr>
                      <m:t>R</m:t>
                    </m:r>
                  </m:e>
                  <m:sup>
                    <m:r>
                      <w:rPr>
                        <w:rFonts w:ascii="Cambria Math" w:hAnsi="Cambria Math" w:cs="Times New Roman"/>
                        <w:szCs w:val="22"/>
                      </w:rPr>
                      <m:t>2</m:t>
                    </m:r>
                  </m:sup>
                </m:sSup>
              </m:oMath>
            </m:oMathPara>
          </w:p>
        </w:tc>
        <w:tc>
          <w:tcPr>
            <w:tcW w:w="902" w:type="dxa"/>
            <w:tcBorders>
              <w:top w:val="nil"/>
              <w:left w:val="nil"/>
              <w:bottom w:val="nil"/>
              <w:right w:val="nil"/>
            </w:tcBorders>
          </w:tcPr>
          <w:p w14:paraId="2E4489AF" w14:textId="77777777" w:rsidR="00AF13D7" w:rsidRPr="00AF13D7" w:rsidRDefault="00AF13D7" w:rsidP="00AF13D7">
            <w:pPr>
              <w:jc w:val="both"/>
              <w:rPr>
                <w:rFonts w:ascii="Times New Roman" w:hAnsi="Times New Roman" w:cs="Times New Roman"/>
                <w:b/>
                <w:bCs/>
                <w:szCs w:val="22"/>
              </w:rPr>
            </w:pPr>
          </w:p>
        </w:tc>
        <w:tc>
          <w:tcPr>
            <w:tcW w:w="862" w:type="dxa"/>
            <w:tcBorders>
              <w:top w:val="nil"/>
              <w:left w:val="nil"/>
              <w:bottom w:val="nil"/>
              <w:right w:val="nil"/>
            </w:tcBorders>
          </w:tcPr>
          <w:p w14:paraId="1662BC3E" w14:textId="77777777" w:rsidR="00AF13D7" w:rsidRPr="00AF13D7" w:rsidRDefault="00AF13D7" w:rsidP="00AF13D7">
            <w:pPr>
              <w:jc w:val="both"/>
              <w:rPr>
                <w:rFonts w:ascii="Times New Roman" w:hAnsi="Times New Roman" w:cs="Times New Roman"/>
                <w:b/>
                <w:bCs/>
                <w:szCs w:val="22"/>
              </w:rPr>
            </w:pPr>
          </w:p>
        </w:tc>
        <w:tc>
          <w:tcPr>
            <w:tcW w:w="836" w:type="dxa"/>
            <w:tcBorders>
              <w:top w:val="single" w:sz="8" w:space="0" w:color="FFFFFF"/>
              <w:left w:val="single" w:sz="8" w:space="0" w:color="FFFFFF"/>
              <w:bottom w:val="single" w:sz="24" w:space="0" w:color="FFFFFF"/>
              <w:right w:val="single" w:sz="8" w:space="0" w:color="FFFFFF"/>
            </w:tcBorders>
            <w:shd w:val="clear" w:color="auto" w:fill="E6E6E6"/>
          </w:tcPr>
          <w:p w14:paraId="64DC5CCE" w14:textId="26B3479C"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0.9962</w:t>
            </w:r>
          </w:p>
        </w:tc>
        <w:tc>
          <w:tcPr>
            <w:tcW w:w="902" w:type="dxa"/>
            <w:tcBorders>
              <w:top w:val="single" w:sz="8" w:space="0" w:color="FFFFFF"/>
              <w:left w:val="single" w:sz="8" w:space="0" w:color="FFFFFF"/>
              <w:bottom w:val="single" w:sz="24" w:space="0" w:color="FFFFFF"/>
              <w:right w:val="single" w:sz="8" w:space="0" w:color="FFFFFF"/>
            </w:tcBorders>
            <w:shd w:val="clear" w:color="auto" w:fill="FF0000"/>
          </w:tcPr>
          <w:p w14:paraId="74E13335" w14:textId="0C9DC096"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0.9991</w:t>
            </w:r>
          </w:p>
        </w:tc>
        <w:tc>
          <w:tcPr>
            <w:tcW w:w="1097" w:type="dxa"/>
            <w:tcBorders>
              <w:top w:val="single" w:sz="8" w:space="0" w:color="FFFFFF"/>
              <w:left w:val="single" w:sz="8" w:space="0" w:color="FFFFFF"/>
              <w:bottom w:val="single" w:sz="24" w:space="0" w:color="FFFFFF"/>
              <w:right w:val="single" w:sz="8" w:space="0" w:color="FFFFFF"/>
            </w:tcBorders>
            <w:shd w:val="clear" w:color="auto" w:fill="C1DBF5"/>
          </w:tcPr>
          <w:p w14:paraId="7E76796D" w14:textId="513712C1"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0.9986</w:t>
            </w:r>
          </w:p>
        </w:tc>
        <w:tc>
          <w:tcPr>
            <w:tcW w:w="917" w:type="dxa"/>
            <w:tcBorders>
              <w:top w:val="single" w:sz="8" w:space="0" w:color="FFFFFF"/>
              <w:left w:val="single" w:sz="8" w:space="0" w:color="FFFFFF"/>
              <w:bottom w:val="single" w:sz="24" w:space="0" w:color="FFFFFF"/>
              <w:right w:val="single" w:sz="8" w:space="0" w:color="FFFFFF"/>
            </w:tcBorders>
            <w:shd w:val="clear" w:color="auto" w:fill="C1DBF5"/>
          </w:tcPr>
          <w:p w14:paraId="221D507F" w14:textId="059F06C6"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0.9992</w:t>
            </w:r>
          </w:p>
        </w:tc>
        <w:tc>
          <w:tcPr>
            <w:tcW w:w="863" w:type="dxa"/>
            <w:tcBorders>
              <w:top w:val="single" w:sz="8" w:space="0" w:color="FFFFFF"/>
              <w:left w:val="single" w:sz="8" w:space="0" w:color="FFFFFF"/>
              <w:bottom w:val="single" w:sz="24" w:space="0" w:color="FFFFFF"/>
              <w:right w:val="single" w:sz="8" w:space="0" w:color="FFFFFF"/>
            </w:tcBorders>
            <w:shd w:val="clear" w:color="auto" w:fill="FF0000"/>
          </w:tcPr>
          <w:p w14:paraId="59A5E264" w14:textId="11B61FFF"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0.9992</w:t>
            </w:r>
          </w:p>
        </w:tc>
      </w:tr>
      <w:tr w:rsidR="00AF13D7" w14:paraId="3C63F241" w14:textId="77777777" w:rsidTr="00D16C75">
        <w:trPr>
          <w:trHeight w:val="431"/>
        </w:trPr>
        <w:tc>
          <w:tcPr>
            <w:tcW w:w="1270" w:type="dxa"/>
            <w:vMerge/>
            <w:tcBorders>
              <w:top w:val="nil"/>
              <w:left w:val="nil"/>
              <w:bottom w:val="nil"/>
              <w:right w:val="nil"/>
            </w:tcBorders>
          </w:tcPr>
          <w:p w14:paraId="0F1512E9" w14:textId="77777777" w:rsidR="00AF13D7" w:rsidRPr="004D164A" w:rsidRDefault="00AF13D7" w:rsidP="00AF13D7">
            <w:pPr>
              <w:jc w:val="both"/>
              <w:rPr>
                <w:rFonts w:ascii="Times New Roman" w:hAnsi="Times New Roman" w:cs="Times New Roman"/>
                <w:sz w:val="20"/>
                <w:szCs w:val="20"/>
              </w:rPr>
            </w:pPr>
          </w:p>
        </w:tc>
        <w:tc>
          <w:tcPr>
            <w:tcW w:w="647" w:type="dxa"/>
            <w:tcBorders>
              <w:top w:val="nil"/>
              <w:left w:val="nil"/>
              <w:bottom w:val="nil"/>
              <w:right w:val="nil"/>
            </w:tcBorders>
          </w:tcPr>
          <w:p w14:paraId="36831B4F" w14:textId="4FA8DBF1" w:rsidR="00AF13D7" w:rsidRDefault="00AF13D7" w:rsidP="00AF13D7">
            <w:pPr>
              <w:jc w:val="both"/>
              <w:rPr>
                <w:rFonts w:ascii="Times New Roman" w:hAnsi="Times New Roman" w:cs="Times New Roman"/>
                <w:szCs w:val="22"/>
              </w:rPr>
            </w:pPr>
            <m:oMathPara>
              <m:oMath>
                <m:r>
                  <w:rPr>
                    <w:rFonts w:ascii="Cambria Math" w:hAnsi="Cambria Math" w:cs="Times New Roman"/>
                    <w:szCs w:val="22"/>
                  </w:rPr>
                  <m:t>MSE</m:t>
                </m:r>
              </m:oMath>
            </m:oMathPara>
          </w:p>
        </w:tc>
        <w:tc>
          <w:tcPr>
            <w:tcW w:w="902" w:type="dxa"/>
            <w:tcBorders>
              <w:top w:val="nil"/>
              <w:left w:val="nil"/>
              <w:bottom w:val="nil"/>
              <w:right w:val="nil"/>
            </w:tcBorders>
          </w:tcPr>
          <w:p w14:paraId="5EBB750C" w14:textId="77777777" w:rsidR="00AF13D7" w:rsidRPr="00AF13D7" w:rsidRDefault="00AF13D7" w:rsidP="00AF13D7">
            <w:pPr>
              <w:jc w:val="both"/>
              <w:rPr>
                <w:rFonts w:ascii="Times New Roman" w:hAnsi="Times New Roman" w:cs="Times New Roman"/>
                <w:b/>
                <w:bCs/>
                <w:szCs w:val="22"/>
              </w:rPr>
            </w:pPr>
          </w:p>
        </w:tc>
        <w:tc>
          <w:tcPr>
            <w:tcW w:w="862" w:type="dxa"/>
            <w:tcBorders>
              <w:top w:val="nil"/>
              <w:left w:val="nil"/>
              <w:bottom w:val="nil"/>
              <w:right w:val="nil"/>
            </w:tcBorders>
          </w:tcPr>
          <w:p w14:paraId="588634E9" w14:textId="77777777" w:rsidR="00AF13D7" w:rsidRPr="00AF13D7" w:rsidRDefault="00AF13D7" w:rsidP="00AF13D7">
            <w:pPr>
              <w:jc w:val="both"/>
              <w:rPr>
                <w:rFonts w:ascii="Times New Roman" w:hAnsi="Times New Roman" w:cs="Times New Roman"/>
                <w:b/>
                <w:bCs/>
                <w:szCs w:val="22"/>
              </w:rPr>
            </w:pPr>
          </w:p>
        </w:tc>
        <w:tc>
          <w:tcPr>
            <w:tcW w:w="836" w:type="dxa"/>
            <w:tcBorders>
              <w:top w:val="single" w:sz="24" w:space="0" w:color="FFFFFF"/>
              <w:left w:val="single" w:sz="8" w:space="0" w:color="FFFFFF"/>
              <w:bottom w:val="single" w:sz="8" w:space="0" w:color="FFFFFF"/>
              <w:right w:val="single" w:sz="8" w:space="0" w:color="FFFFFF"/>
            </w:tcBorders>
            <w:shd w:val="clear" w:color="auto" w:fill="E6E6E6"/>
          </w:tcPr>
          <w:p w14:paraId="2FA8A989" w14:textId="0952E188"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16.76</w:t>
            </w:r>
          </w:p>
        </w:tc>
        <w:tc>
          <w:tcPr>
            <w:tcW w:w="902" w:type="dxa"/>
            <w:tcBorders>
              <w:top w:val="single" w:sz="24" w:space="0" w:color="FFFFFF"/>
              <w:left w:val="single" w:sz="8" w:space="0" w:color="FFFFFF"/>
              <w:bottom w:val="single" w:sz="8" w:space="0" w:color="FFFFFF"/>
              <w:right w:val="single" w:sz="8" w:space="0" w:color="FFFFFF"/>
            </w:tcBorders>
            <w:shd w:val="clear" w:color="auto" w:fill="FF0000"/>
          </w:tcPr>
          <w:p w14:paraId="747CACE8" w14:textId="3E01D7CE"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3.99</w:t>
            </w:r>
          </w:p>
        </w:tc>
        <w:tc>
          <w:tcPr>
            <w:tcW w:w="1097" w:type="dxa"/>
            <w:tcBorders>
              <w:top w:val="single" w:sz="24" w:space="0" w:color="FFFFFF"/>
              <w:left w:val="single" w:sz="8" w:space="0" w:color="FFFFFF"/>
              <w:bottom w:val="single" w:sz="8" w:space="0" w:color="FFFFFF"/>
              <w:right w:val="single" w:sz="8" w:space="0" w:color="FFFFFF"/>
            </w:tcBorders>
            <w:shd w:val="clear" w:color="auto" w:fill="C1DBF5"/>
          </w:tcPr>
          <w:p w14:paraId="6E022CB3" w14:textId="684C6AA2"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5.90</w:t>
            </w:r>
          </w:p>
        </w:tc>
        <w:tc>
          <w:tcPr>
            <w:tcW w:w="917" w:type="dxa"/>
            <w:tcBorders>
              <w:top w:val="single" w:sz="24" w:space="0" w:color="FFFFFF"/>
              <w:left w:val="single" w:sz="8" w:space="0" w:color="FFFFFF"/>
              <w:bottom w:val="single" w:sz="8" w:space="0" w:color="FFFFFF"/>
              <w:right w:val="single" w:sz="8" w:space="0" w:color="FFFFFF"/>
            </w:tcBorders>
            <w:shd w:val="clear" w:color="auto" w:fill="C1DBF5"/>
          </w:tcPr>
          <w:p w14:paraId="6479C8EF" w14:textId="63599BC9"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3.59</w:t>
            </w:r>
          </w:p>
        </w:tc>
        <w:tc>
          <w:tcPr>
            <w:tcW w:w="863" w:type="dxa"/>
            <w:tcBorders>
              <w:top w:val="single" w:sz="24" w:space="0" w:color="FFFFFF"/>
              <w:left w:val="single" w:sz="8" w:space="0" w:color="FFFFFF"/>
              <w:bottom w:val="single" w:sz="8" w:space="0" w:color="FFFFFF"/>
              <w:right w:val="single" w:sz="8" w:space="0" w:color="FFFFFF"/>
            </w:tcBorders>
            <w:shd w:val="clear" w:color="auto" w:fill="FF0000"/>
          </w:tcPr>
          <w:p w14:paraId="2F1E670C" w14:textId="2843F605"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3.53</w:t>
            </w:r>
          </w:p>
        </w:tc>
      </w:tr>
      <w:tr w:rsidR="00AF13D7" w14:paraId="076D4387" w14:textId="77777777" w:rsidTr="001B38D4">
        <w:trPr>
          <w:trHeight w:val="431"/>
        </w:trPr>
        <w:tc>
          <w:tcPr>
            <w:tcW w:w="1270" w:type="dxa"/>
            <w:vMerge w:val="restart"/>
            <w:tcBorders>
              <w:top w:val="nil"/>
              <w:left w:val="nil"/>
              <w:bottom w:val="nil"/>
              <w:right w:val="nil"/>
            </w:tcBorders>
          </w:tcPr>
          <w:p w14:paraId="6151789C" w14:textId="77777777" w:rsidR="00AF13D7" w:rsidRPr="004D164A" w:rsidRDefault="00AF13D7" w:rsidP="00AF13D7">
            <w:pPr>
              <w:jc w:val="both"/>
              <w:rPr>
                <w:rFonts w:ascii="Times New Roman" w:hAnsi="Times New Roman" w:cs="Times New Roman"/>
                <w:sz w:val="20"/>
                <w:szCs w:val="20"/>
              </w:rPr>
            </w:pPr>
            <w:r w:rsidRPr="004D164A">
              <w:rPr>
                <w:rFonts w:ascii="Times New Roman" w:hAnsi="Times New Roman" w:cs="Times New Roman" w:hint="eastAsia"/>
                <w:sz w:val="20"/>
                <w:szCs w:val="20"/>
              </w:rPr>
              <w:t>Pure component</w:t>
            </w:r>
          </w:p>
          <w:p w14:paraId="0D8CE014" w14:textId="77777777" w:rsidR="00AF13D7" w:rsidRPr="004D164A" w:rsidRDefault="00AF13D7" w:rsidP="00AF13D7">
            <w:pPr>
              <w:jc w:val="both"/>
              <w:rPr>
                <w:rFonts w:ascii="Times New Roman" w:hAnsi="Times New Roman" w:cs="Times New Roman"/>
                <w:sz w:val="20"/>
                <w:szCs w:val="20"/>
              </w:rPr>
            </w:pPr>
            <w:r w:rsidRPr="004D164A">
              <w:rPr>
                <w:rFonts w:ascii="Times New Roman" w:hAnsi="Times New Roman" w:cs="Times New Roman"/>
                <w:sz w:val="20"/>
                <w:szCs w:val="20"/>
              </w:rPr>
              <w:t>I</w:t>
            </w:r>
            <w:r w:rsidRPr="004D164A">
              <w:rPr>
                <w:rFonts w:ascii="Times New Roman" w:hAnsi="Times New Roman" w:cs="Times New Roman" w:hint="eastAsia"/>
                <w:sz w:val="20"/>
                <w:szCs w:val="20"/>
              </w:rPr>
              <w:t>sentropic</w:t>
            </w:r>
          </w:p>
          <w:p w14:paraId="707D05DA" w14:textId="77777777" w:rsidR="00AF13D7" w:rsidRPr="004D164A" w:rsidRDefault="00AF13D7" w:rsidP="00AF13D7">
            <w:pPr>
              <w:jc w:val="both"/>
              <w:rPr>
                <w:rFonts w:ascii="Times New Roman" w:hAnsi="Times New Roman" w:cs="Times New Roman"/>
                <w:sz w:val="20"/>
                <w:szCs w:val="20"/>
              </w:rPr>
            </w:pPr>
            <w:r w:rsidRPr="004D164A">
              <w:rPr>
                <w:rFonts w:ascii="Times New Roman" w:hAnsi="Times New Roman" w:cs="Times New Roman" w:hint="eastAsia"/>
                <w:sz w:val="20"/>
                <w:szCs w:val="20"/>
              </w:rPr>
              <w:t>exponent</w:t>
            </w:r>
          </w:p>
        </w:tc>
        <w:tc>
          <w:tcPr>
            <w:tcW w:w="647" w:type="dxa"/>
            <w:tcBorders>
              <w:top w:val="nil"/>
              <w:left w:val="nil"/>
              <w:bottom w:val="nil"/>
              <w:right w:val="nil"/>
            </w:tcBorders>
          </w:tcPr>
          <w:p w14:paraId="07566AF1" w14:textId="13E3BC55" w:rsidR="00AF13D7" w:rsidRDefault="00000000" w:rsidP="00AF13D7">
            <w:pPr>
              <w:jc w:val="both"/>
              <w:rPr>
                <w:rFonts w:ascii="Times New Roman" w:hAnsi="Times New Roman" w:cs="Times New Roman"/>
                <w:szCs w:val="22"/>
              </w:rPr>
            </w:pPr>
            <m:oMathPara>
              <m:oMath>
                <m:sSup>
                  <m:sSupPr>
                    <m:ctrlPr>
                      <w:rPr>
                        <w:rFonts w:ascii="Cambria Math" w:hAnsi="Cambria Math" w:cs="Times New Roman"/>
                        <w:i/>
                        <w:szCs w:val="22"/>
                      </w:rPr>
                    </m:ctrlPr>
                  </m:sSupPr>
                  <m:e>
                    <m:r>
                      <w:rPr>
                        <w:rFonts w:ascii="Cambria Math" w:hAnsi="Cambria Math" w:cs="Times New Roman"/>
                        <w:szCs w:val="22"/>
                      </w:rPr>
                      <m:t>R</m:t>
                    </m:r>
                  </m:e>
                  <m:sup>
                    <m:r>
                      <w:rPr>
                        <w:rFonts w:ascii="Cambria Math" w:hAnsi="Cambria Math" w:cs="Times New Roman"/>
                        <w:szCs w:val="22"/>
                      </w:rPr>
                      <m:t>2</m:t>
                    </m:r>
                  </m:sup>
                </m:sSup>
              </m:oMath>
            </m:oMathPara>
          </w:p>
        </w:tc>
        <w:tc>
          <w:tcPr>
            <w:tcW w:w="902" w:type="dxa"/>
            <w:tcBorders>
              <w:top w:val="nil"/>
              <w:left w:val="nil"/>
              <w:bottom w:val="nil"/>
              <w:right w:val="nil"/>
            </w:tcBorders>
          </w:tcPr>
          <w:p w14:paraId="19516503" w14:textId="77777777" w:rsidR="00AF13D7" w:rsidRPr="00AF13D7" w:rsidRDefault="00AF13D7" w:rsidP="00AF13D7">
            <w:pPr>
              <w:jc w:val="both"/>
              <w:rPr>
                <w:rFonts w:ascii="Times New Roman" w:hAnsi="Times New Roman" w:cs="Times New Roman"/>
                <w:b/>
                <w:bCs/>
                <w:szCs w:val="22"/>
              </w:rPr>
            </w:pPr>
          </w:p>
        </w:tc>
        <w:tc>
          <w:tcPr>
            <w:tcW w:w="862" w:type="dxa"/>
            <w:tcBorders>
              <w:top w:val="nil"/>
              <w:left w:val="nil"/>
              <w:bottom w:val="nil"/>
              <w:right w:val="nil"/>
            </w:tcBorders>
          </w:tcPr>
          <w:p w14:paraId="629CE62D" w14:textId="77777777" w:rsidR="00AF13D7" w:rsidRPr="00AF13D7" w:rsidRDefault="00AF13D7" w:rsidP="00AF13D7">
            <w:pPr>
              <w:jc w:val="both"/>
              <w:rPr>
                <w:rFonts w:ascii="Times New Roman" w:hAnsi="Times New Roman" w:cs="Times New Roman"/>
                <w:b/>
                <w:bCs/>
                <w:szCs w:val="22"/>
              </w:rPr>
            </w:pPr>
          </w:p>
        </w:tc>
        <w:tc>
          <w:tcPr>
            <w:tcW w:w="836" w:type="dxa"/>
            <w:tcBorders>
              <w:top w:val="single" w:sz="8" w:space="0" w:color="FFFFFF"/>
              <w:left w:val="single" w:sz="8" w:space="0" w:color="FFFFFF"/>
              <w:bottom w:val="single" w:sz="8" w:space="0" w:color="FFFFFF"/>
              <w:right w:val="single" w:sz="8" w:space="0" w:color="FFFFFF"/>
            </w:tcBorders>
            <w:shd w:val="clear" w:color="auto" w:fill="E6E6E6"/>
          </w:tcPr>
          <w:p w14:paraId="38372E21" w14:textId="4303F08A"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0.9894</w:t>
            </w:r>
          </w:p>
        </w:tc>
        <w:tc>
          <w:tcPr>
            <w:tcW w:w="902" w:type="dxa"/>
            <w:tcBorders>
              <w:top w:val="single" w:sz="8" w:space="0" w:color="FFFFFF"/>
              <w:left w:val="single" w:sz="8" w:space="0" w:color="FFFFFF"/>
              <w:bottom w:val="single" w:sz="8" w:space="0" w:color="FFFFFF"/>
              <w:right w:val="single" w:sz="8" w:space="0" w:color="FFFFFF"/>
            </w:tcBorders>
            <w:shd w:val="clear" w:color="auto" w:fill="FF0000"/>
          </w:tcPr>
          <w:p w14:paraId="37F18367" w14:textId="76080694"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0.9955</w:t>
            </w:r>
          </w:p>
        </w:tc>
        <w:tc>
          <w:tcPr>
            <w:tcW w:w="1097" w:type="dxa"/>
            <w:tcBorders>
              <w:top w:val="single" w:sz="8" w:space="0" w:color="FFFFFF"/>
              <w:left w:val="single" w:sz="8" w:space="0" w:color="FFFFFF"/>
              <w:bottom w:val="single" w:sz="8" w:space="0" w:color="FFFFFF"/>
              <w:right w:val="single" w:sz="8" w:space="0" w:color="FFFFFF"/>
            </w:tcBorders>
            <w:shd w:val="clear" w:color="auto" w:fill="C1DBF5"/>
          </w:tcPr>
          <w:p w14:paraId="474AD0F9" w14:textId="4B256E5F"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0.995</w:t>
            </w:r>
            <w:r w:rsidRPr="00AF13D7">
              <w:rPr>
                <w:rFonts w:ascii="Times New Roman" w:hAnsi="Times New Roman" w:hint="eastAsia"/>
                <w:b/>
                <w:bCs/>
                <w:color w:val="000000"/>
                <w:kern w:val="2"/>
                <w:sz w:val="22"/>
                <w:szCs w:val="22"/>
              </w:rPr>
              <w:t>6</w:t>
            </w:r>
          </w:p>
        </w:tc>
        <w:tc>
          <w:tcPr>
            <w:tcW w:w="917" w:type="dxa"/>
            <w:tcBorders>
              <w:top w:val="single" w:sz="8" w:space="0" w:color="FFFFFF"/>
              <w:left w:val="single" w:sz="8" w:space="0" w:color="FFFFFF"/>
              <w:bottom w:val="single" w:sz="8" w:space="0" w:color="FFFFFF"/>
              <w:right w:val="single" w:sz="8" w:space="0" w:color="FFFFFF"/>
            </w:tcBorders>
            <w:shd w:val="clear" w:color="auto" w:fill="C1DBF5"/>
          </w:tcPr>
          <w:p w14:paraId="1C3FB009" w14:textId="5ECFEECA"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0.9931</w:t>
            </w:r>
          </w:p>
        </w:tc>
        <w:tc>
          <w:tcPr>
            <w:tcW w:w="863" w:type="dxa"/>
            <w:tcBorders>
              <w:top w:val="single" w:sz="8" w:space="0" w:color="FFFFFF"/>
              <w:left w:val="single" w:sz="8" w:space="0" w:color="FFFFFF"/>
              <w:bottom w:val="single" w:sz="8" w:space="0" w:color="FFFFFF"/>
              <w:right w:val="single" w:sz="8" w:space="0" w:color="FFFFFF"/>
            </w:tcBorders>
            <w:shd w:val="clear" w:color="auto" w:fill="FF0000"/>
          </w:tcPr>
          <w:p w14:paraId="5250F900" w14:textId="698D5821"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0.9955</w:t>
            </w:r>
          </w:p>
        </w:tc>
      </w:tr>
      <w:tr w:rsidR="00AF13D7" w14:paraId="1245D680" w14:textId="77777777" w:rsidTr="00D16C75">
        <w:trPr>
          <w:trHeight w:val="431"/>
        </w:trPr>
        <w:tc>
          <w:tcPr>
            <w:tcW w:w="1270" w:type="dxa"/>
            <w:vMerge/>
            <w:tcBorders>
              <w:top w:val="nil"/>
              <w:left w:val="nil"/>
              <w:bottom w:val="nil"/>
              <w:right w:val="nil"/>
            </w:tcBorders>
          </w:tcPr>
          <w:p w14:paraId="05C4534F" w14:textId="77777777" w:rsidR="00AF13D7" w:rsidRPr="004D164A" w:rsidRDefault="00AF13D7" w:rsidP="00AF13D7">
            <w:pPr>
              <w:jc w:val="both"/>
              <w:rPr>
                <w:rFonts w:ascii="Times New Roman" w:hAnsi="Times New Roman" w:cs="Times New Roman"/>
                <w:sz w:val="20"/>
                <w:szCs w:val="20"/>
              </w:rPr>
            </w:pPr>
          </w:p>
        </w:tc>
        <w:tc>
          <w:tcPr>
            <w:tcW w:w="647" w:type="dxa"/>
            <w:tcBorders>
              <w:top w:val="nil"/>
              <w:left w:val="nil"/>
              <w:bottom w:val="nil"/>
              <w:right w:val="nil"/>
            </w:tcBorders>
          </w:tcPr>
          <w:p w14:paraId="57BCB931" w14:textId="3C3F9B7E" w:rsidR="00AF13D7" w:rsidRDefault="00AF13D7" w:rsidP="00AF13D7">
            <w:pPr>
              <w:jc w:val="both"/>
              <w:rPr>
                <w:rFonts w:ascii="Times New Roman" w:hAnsi="Times New Roman" w:cs="Times New Roman"/>
                <w:szCs w:val="22"/>
              </w:rPr>
            </w:pPr>
            <m:oMathPara>
              <m:oMath>
                <m:r>
                  <w:rPr>
                    <w:rFonts w:ascii="Cambria Math" w:hAnsi="Cambria Math" w:cs="Times New Roman"/>
                    <w:szCs w:val="22"/>
                  </w:rPr>
                  <m:t>MSE</m:t>
                </m:r>
              </m:oMath>
            </m:oMathPara>
          </w:p>
        </w:tc>
        <w:tc>
          <w:tcPr>
            <w:tcW w:w="902" w:type="dxa"/>
            <w:tcBorders>
              <w:top w:val="nil"/>
              <w:left w:val="nil"/>
              <w:bottom w:val="nil"/>
              <w:right w:val="nil"/>
            </w:tcBorders>
          </w:tcPr>
          <w:p w14:paraId="7E196F2E" w14:textId="77777777" w:rsidR="00AF13D7" w:rsidRPr="00AF13D7" w:rsidRDefault="00AF13D7" w:rsidP="00AF13D7">
            <w:pPr>
              <w:jc w:val="both"/>
              <w:rPr>
                <w:rFonts w:ascii="Times New Roman" w:hAnsi="Times New Roman" w:cs="Times New Roman"/>
                <w:b/>
                <w:bCs/>
                <w:szCs w:val="22"/>
              </w:rPr>
            </w:pPr>
          </w:p>
        </w:tc>
        <w:tc>
          <w:tcPr>
            <w:tcW w:w="862" w:type="dxa"/>
            <w:tcBorders>
              <w:top w:val="nil"/>
              <w:left w:val="nil"/>
              <w:bottom w:val="nil"/>
              <w:right w:val="nil"/>
            </w:tcBorders>
          </w:tcPr>
          <w:p w14:paraId="30CB2482" w14:textId="77777777" w:rsidR="00AF13D7" w:rsidRPr="00AF13D7" w:rsidRDefault="00AF13D7" w:rsidP="00AF13D7">
            <w:pPr>
              <w:jc w:val="both"/>
              <w:rPr>
                <w:rFonts w:ascii="Times New Roman" w:hAnsi="Times New Roman" w:cs="Times New Roman"/>
                <w:b/>
                <w:bCs/>
                <w:szCs w:val="22"/>
              </w:rPr>
            </w:pPr>
          </w:p>
        </w:tc>
        <w:tc>
          <w:tcPr>
            <w:tcW w:w="836" w:type="dxa"/>
            <w:tcBorders>
              <w:top w:val="single" w:sz="8" w:space="0" w:color="FFFFFF"/>
              <w:left w:val="single" w:sz="8" w:space="0" w:color="FFFFFF"/>
              <w:bottom w:val="single" w:sz="8" w:space="0" w:color="FFFFFF"/>
              <w:right w:val="single" w:sz="8" w:space="0" w:color="FFFFFF"/>
            </w:tcBorders>
            <w:shd w:val="clear" w:color="auto" w:fill="E6E6E6"/>
          </w:tcPr>
          <w:p w14:paraId="7C445F2C" w14:textId="7CC1E81B"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93.74</w:t>
            </w:r>
          </w:p>
        </w:tc>
        <w:tc>
          <w:tcPr>
            <w:tcW w:w="902" w:type="dxa"/>
            <w:tcBorders>
              <w:top w:val="single" w:sz="8" w:space="0" w:color="FFFFFF"/>
              <w:left w:val="single" w:sz="8" w:space="0" w:color="FFFFFF"/>
              <w:bottom w:val="single" w:sz="8" w:space="0" w:color="FFFFFF"/>
              <w:right w:val="single" w:sz="8" w:space="0" w:color="FFFFFF"/>
            </w:tcBorders>
            <w:shd w:val="clear" w:color="auto" w:fill="FF0000"/>
          </w:tcPr>
          <w:p w14:paraId="660413EB" w14:textId="2DAD3BE8"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39.74</w:t>
            </w:r>
          </w:p>
        </w:tc>
        <w:tc>
          <w:tcPr>
            <w:tcW w:w="1097" w:type="dxa"/>
            <w:tcBorders>
              <w:top w:val="single" w:sz="8" w:space="0" w:color="FFFFFF"/>
              <w:left w:val="single" w:sz="8" w:space="0" w:color="FFFFFF"/>
              <w:bottom w:val="single" w:sz="8" w:space="0" w:color="FFFFFF"/>
              <w:right w:val="single" w:sz="8" w:space="0" w:color="FFFFFF"/>
            </w:tcBorders>
            <w:shd w:val="clear" w:color="auto" w:fill="C1DBF5"/>
          </w:tcPr>
          <w:p w14:paraId="457CFECE" w14:textId="5019F5D3"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39.37</w:t>
            </w:r>
          </w:p>
        </w:tc>
        <w:tc>
          <w:tcPr>
            <w:tcW w:w="917" w:type="dxa"/>
            <w:tcBorders>
              <w:top w:val="single" w:sz="8" w:space="0" w:color="FFFFFF"/>
              <w:left w:val="single" w:sz="8" w:space="0" w:color="FFFFFF"/>
              <w:bottom w:val="single" w:sz="8" w:space="0" w:color="FFFFFF"/>
              <w:right w:val="single" w:sz="8" w:space="0" w:color="FFFFFF"/>
            </w:tcBorders>
            <w:shd w:val="clear" w:color="auto" w:fill="C1DBF5"/>
          </w:tcPr>
          <w:p w14:paraId="6747F5E8" w14:textId="7002E9CB"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61.24</w:t>
            </w:r>
          </w:p>
        </w:tc>
        <w:tc>
          <w:tcPr>
            <w:tcW w:w="863" w:type="dxa"/>
            <w:tcBorders>
              <w:top w:val="single" w:sz="8" w:space="0" w:color="FFFFFF"/>
              <w:left w:val="single" w:sz="8" w:space="0" w:color="FFFFFF"/>
              <w:bottom w:val="single" w:sz="8" w:space="0" w:color="FFFFFF"/>
              <w:right w:val="single" w:sz="8" w:space="0" w:color="FFFFFF"/>
            </w:tcBorders>
            <w:shd w:val="clear" w:color="auto" w:fill="FF0000"/>
          </w:tcPr>
          <w:p w14:paraId="4EB1B3A6" w14:textId="58724B44"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40.08</w:t>
            </w:r>
          </w:p>
        </w:tc>
      </w:tr>
      <w:tr w:rsidR="00AF13D7" w14:paraId="45010286" w14:textId="77777777" w:rsidTr="001B38D4">
        <w:trPr>
          <w:trHeight w:val="431"/>
        </w:trPr>
        <w:tc>
          <w:tcPr>
            <w:tcW w:w="1270" w:type="dxa"/>
            <w:vMerge w:val="restart"/>
            <w:tcBorders>
              <w:top w:val="nil"/>
              <w:left w:val="nil"/>
              <w:bottom w:val="nil"/>
              <w:right w:val="nil"/>
            </w:tcBorders>
          </w:tcPr>
          <w:p w14:paraId="1C42B542" w14:textId="77777777" w:rsidR="00AF13D7" w:rsidRPr="004D164A" w:rsidRDefault="00AF13D7" w:rsidP="00AF13D7">
            <w:pPr>
              <w:jc w:val="both"/>
              <w:rPr>
                <w:rFonts w:ascii="Times New Roman" w:hAnsi="Times New Roman" w:cs="Times New Roman"/>
                <w:sz w:val="20"/>
                <w:szCs w:val="20"/>
              </w:rPr>
            </w:pPr>
            <w:r w:rsidRPr="004D164A">
              <w:rPr>
                <w:rFonts w:ascii="Times New Roman" w:hAnsi="Times New Roman" w:cs="Times New Roman" w:hint="eastAsia"/>
                <w:sz w:val="20"/>
                <w:szCs w:val="20"/>
              </w:rPr>
              <w:t>Liquid density</w:t>
            </w:r>
          </w:p>
        </w:tc>
        <w:tc>
          <w:tcPr>
            <w:tcW w:w="647" w:type="dxa"/>
            <w:tcBorders>
              <w:top w:val="nil"/>
              <w:left w:val="nil"/>
              <w:bottom w:val="nil"/>
              <w:right w:val="nil"/>
            </w:tcBorders>
          </w:tcPr>
          <w:p w14:paraId="463066C3" w14:textId="12B4AA61" w:rsidR="00AF13D7" w:rsidRDefault="00000000" w:rsidP="00AF13D7">
            <w:pPr>
              <w:jc w:val="both"/>
              <w:rPr>
                <w:rFonts w:ascii="Times New Roman" w:hAnsi="Times New Roman" w:cs="Times New Roman"/>
                <w:szCs w:val="22"/>
              </w:rPr>
            </w:pPr>
            <m:oMathPara>
              <m:oMath>
                <m:sSup>
                  <m:sSupPr>
                    <m:ctrlPr>
                      <w:rPr>
                        <w:rFonts w:ascii="Cambria Math" w:hAnsi="Cambria Math" w:cs="Times New Roman"/>
                        <w:i/>
                        <w:szCs w:val="22"/>
                      </w:rPr>
                    </m:ctrlPr>
                  </m:sSupPr>
                  <m:e>
                    <m:r>
                      <w:rPr>
                        <w:rFonts w:ascii="Cambria Math" w:hAnsi="Cambria Math" w:cs="Times New Roman"/>
                        <w:szCs w:val="22"/>
                      </w:rPr>
                      <m:t>R</m:t>
                    </m:r>
                  </m:e>
                  <m:sup>
                    <m:r>
                      <w:rPr>
                        <w:rFonts w:ascii="Cambria Math" w:hAnsi="Cambria Math" w:cs="Times New Roman"/>
                        <w:szCs w:val="22"/>
                      </w:rPr>
                      <m:t>2</m:t>
                    </m:r>
                  </m:sup>
                </m:sSup>
              </m:oMath>
            </m:oMathPara>
          </w:p>
        </w:tc>
        <w:tc>
          <w:tcPr>
            <w:tcW w:w="902" w:type="dxa"/>
            <w:tcBorders>
              <w:top w:val="nil"/>
              <w:left w:val="nil"/>
              <w:bottom w:val="nil"/>
              <w:right w:val="nil"/>
            </w:tcBorders>
          </w:tcPr>
          <w:p w14:paraId="49E3331C" w14:textId="77777777" w:rsidR="00AF13D7" w:rsidRPr="00AF13D7" w:rsidRDefault="00AF13D7" w:rsidP="00AF13D7">
            <w:pPr>
              <w:jc w:val="both"/>
              <w:rPr>
                <w:rFonts w:ascii="Times New Roman" w:hAnsi="Times New Roman" w:cs="Times New Roman"/>
                <w:b/>
                <w:bCs/>
                <w:szCs w:val="22"/>
              </w:rPr>
            </w:pPr>
          </w:p>
        </w:tc>
        <w:tc>
          <w:tcPr>
            <w:tcW w:w="862" w:type="dxa"/>
            <w:tcBorders>
              <w:top w:val="nil"/>
              <w:left w:val="nil"/>
              <w:bottom w:val="nil"/>
              <w:right w:val="nil"/>
            </w:tcBorders>
          </w:tcPr>
          <w:p w14:paraId="2C2CA512" w14:textId="77777777" w:rsidR="00AF13D7" w:rsidRPr="00AF13D7" w:rsidRDefault="00AF13D7" w:rsidP="00AF13D7">
            <w:pPr>
              <w:jc w:val="both"/>
              <w:rPr>
                <w:rFonts w:ascii="Times New Roman" w:hAnsi="Times New Roman" w:cs="Times New Roman"/>
                <w:b/>
                <w:bCs/>
                <w:szCs w:val="22"/>
              </w:rPr>
            </w:pPr>
          </w:p>
        </w:tc>
        <w:tc>
          <w:tcPr>
            <w:tcW w:w="836" w:type="dxa"/>
            <w:tcBorders>
              <w:top w:val="single" w:sz="8" w:space="0" w:color="FFFFFF"/>
              <w:left w:val="single" w:sz="8" w:space="0" w:color="FFFFFF"/>
              <w:bottom w:val="single" w:sz="8" w:space="0" w:color="FFFFFF"/>
              <w:right w:val="single" w:sz="8" w:space="0" w:color="FFFFFF"/>
            </w:tcBorders>
            <w:shd w:val="clear" w:color="auto" w:fill="E6E6E6"/>
          </w:tcPr>
          <w:p w14:paraId="47C56C98" w14:textId="2779BB43"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0.9902</w:t>
            </w:r>
          </w:p>
        </w:tc>
        <w:tc>
          <w:tcPr>
            <w:tcW w:w="902" w:type="dxa"/>
            <w:tcBorders>
              <w:top w:val="single" w:sz="8" w:space="0" w:color="FFFFFF"/>
              <w:left w:val="single" w:sz="8" w:space="0" w:color="FFFFFF"/>
              <w:bottom w:val="single" w:sz="8" w:space="0" w:color="FFFFFF"/>
              <w:right w:val="single" w:sz="8" w:space="0" w:color="FFFFFF"/>
            </w:tcBorders>
            <w:shd w:val="clear" w:color="auto" w:fill="C1DBF5"/>
          </w:tcPr>
          <w:p w14:paraId="7BE3E0E0" w14:textId="3994CC42"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0.9948</w:t>
            </w:r>
          </w:p>
        </w:tc>
        <w:tc>
          <w:tcPr>
            <w:tcW w:w="1097" w:type="dxa"/>
            <w:tcBorders>
              <w:top w:val="single" w:sz="8" w:space="0" w:color="FFFFFF"/>
              <w:left w:val="single" w:sz="8" w:space="0" w:color="FFFFFF"/>
              <w:bottom w:val="single" w:sz="8" w:space="0" w:color="FFFFFF"/>
              <w:right w:val="single" w:sz="8" w:space="0" w:color="FFFFFF"/>
            </w:tcBorders>
            <w:shd w:val="clear" w:color="auto" w:fill="FF0000"/>
          </w:tcPr>
          <w:p w14:paraId="7036F386" w14:textId="1324442F"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0.9957</w:t>
            </w:r>
          </w:p>
        </w:tc>
        <w:tc>
          <w:tcPr>
            <w:tcW w:w="917" w:type="dxa"/>
            <w:tcBorders>
              <w:top w:val="single" w:sz="8" w:space="0" w:color="FFFFFF"/>
              <w:left w:val="single" w:sz="8" w:space="0" w:color="FFFFFF"/>
              <w:bottom w:val="single" w:sz="8" w:space="0" w:color="FFFFFF"/>
              <w:right w:val="single" w:sz="8" w:space="0" w:color="FFFFFF"/>
            </w:tcBorders>
            <w:shd w:val="clear" w:color="auto" w:fill="C1DBF5"/>
          </w:tcPr>
          <w:p w14:paraId="07294927" w14:textId="6A463059"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0.9932</w:t>
            </w:r>
          </w:p>
        </w:tc>
        <w:tc>
          <w:tcPr>
            <w:tcW w:w="863" w:type="dxa"/>
            <w:tcBorders>
              <w:top w:val="single" w:sz="8" w:space="0" w:color="FFFFFF"/>
              <w:left w:val="single" w:sz="8" w:space="0" w:color="FFFFFF"/>
              <w:bottom w:val="single" w:sz="8" w:space="0" w:color="FFFFFF"/>
              <w:right w:val="single" w:sz="8" w:space="0" w:color="FFFFFF"/>
            </w:tcBorders>
            <w:shd w:val="clear" w:color="auto" w:fill="FF0000"/>
          </w:tcPr>
          <w:p w14:paraId="55E81F2E" w14:textId="6C89E3E4"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0.9950</w:t>
            </w:r>
          </w:p>
        </w:tc>
      </w:tr>
      <w:tr w:rsidR="00AF13D7" w14:paraId="52D949BF" w14:textId="77777777" w:rsidTr="001B38D4">
        <w:trPr>
          <w:trHeight w:val="431"/>
        </w:trPr>
        <w:tc>
          <w:tcPr>
            <w:tcW w:w="1270" w:type="dxa"/>
            <w:vMerge/>
            <w:tcBorders>
              <w:top w:val="nil"/>
              <w:left w:val="nil"/>
              <w:bottom w:val="nil"/>
              <w:right w:val="nil"/>
            </w:tcBorders>
          </w:tcPr>
          <w:p w14:paraId="52CAAE36" w14:textId="77777777" w:rsidR="00AF13D7" w:rsidRPr="004D164A" w:rsidRDefault="00AF13D7" w:rsidP="00AF13D7">
            <w:pPr>
              <w:jc w:val="both"/>
              <w:rPr>
                <w:rFonts w:ascii="Times New Roman" w:hAnsi="Times New Roman" w:cs="Times New Roman"/>
                <w:sz w:val="20"/>
                <w:szCs w:val="20"/>
              </w:rPr>
            </w:pPr>
          </w:p>
        </w:tc>
        <w:tc>
          <w:tcPr>
            <w:tcW w:w="647" w:type="dxa"/>
            <w:tcBorders>
              <w:top w:val="nil"/>
              <w:left w:val="nil"/>
              <w:bottom w:val="nil"/>
              <w:right w:val="nil"/>
            </w:tcBorders>
          </w:tcPr>
          <w:p w14:paraId="448A3E29" w14:textId="6913A456" w:rsidR="00AF13D7" w:rsidRDefault="00AF13D7" w:rsidP="00AF13D7">
            <w:pPr>
              <w:jc w:val="both"/>
              <w:rPr>
                <w:rFonts w:ascii="Times New Roman" w:hAnsi="Times New Roman" w:cs="Times New Roman"/>
                <w:szCs w:val="22"/>
              </w:rPr>
            </w:pPr>
            <m:oMathPara>
              <m:oMath>
                <m:r>
                  <w:rPr>
                    <w:rFonts w:ascii="Cambria Math" w:hAnsi="Cambria Math" w:cs="Times New Roman"/>
                    <w:szCs w:val="22"/>
                  </w:rPr>
                  <m:t>MSE</m:t>
                </m:r>
              </m:oMath>
            </m:oMathPara>
          </w:p>
        </w:tc>
        <w:tc>
          <w:tcPr>
            <w:tcW w:w="902" w:type="dxa"/>
            <w:tcBorders>
              <w:top w:val="nil"/>
              <w:left w:val="nil"/>
              <w:bottom w:val="nil"/>
              <w:right w:val="nil"/>
            </w:tcBorders>
          </w:tcPr>
          <w:p w14:paraId="067F7DFE" w14:textId="77777777" w:rsidR="00AF13D7" w:rsidRPr="00AF13D7" w:rsidRDefault="00AF13D7" w:rsidP="00AF13D7">
            <w:pPr>
              <w:jc w:val="both"/>
              <w:rPr>
                <w:rFonts w:ascii="Times New Roman" w:hAnsi="Times New Roman" w:cs="Times New Roman"/>
                <w:b/>
                <w:bCs/>
                <w:szCs w:val="22"/>
              </w:rPr>
            </w:pPr>
          </w:p>
        </w:tc>
        <w:tc>
          <w:tcPr>
            <w:tcW w:w="862" w:type="dxa"/>
            <w:tcBorders>
              <w:top w:val="nil"/>
              <w:left w:val="nil"/>
              <w:bottom w:val="nil"/>
              <w:right w:val="nil"/>
            </w:tcBorders>
          </w:tcPr>
          <w:p w14:paraId="64113D9B" w14:textId="77777777" w:rsidR="00AF13D7" w:rsidRPr="00AF13D7" w:rsidRDefault="00AF13D7" w:rsidP="00AF13D7">
            <w:pPr>
              <w:jc w:val="both"/>
              <w:rPr>
                <w:rFonts w:ascii="Times New Roman" w:hAnsi="Times New Roman" w:cs="Times New Roman"/>
                <w:b/>
                <w:bCs/>
                <w:szCs w:val="22"/>
              </w:rPr>
            </w:pPr>
          </w:p>
        </w:tc>
        <w:tc>
          <w:tcPr>
            <w:tcW w:w="836" w:type="dxa"/>
            <w:tcBorders>
              <w:top w:val="single" w:sz="8" w:space="0" w:color="FFFFFF"/>
              <w:left w:val="single" w:sz="8" w:space="0" w:color="FFFFFF"/>
              <w:bottom w:val="single" w:sz="8" w:space="0" w:color="FFFFFF"/>
              <w:right w:val="single" w:sz="8" w:space="0" w:color="FFFFFF"/>
            </w:tcBorders>
            <w:shd w:val="clear" w:color="auto" w:fill="E6E6E6"/>
          </w:tcPr>
          <w:p w14:paraId="04755654" w14:textId="5B3F37BE"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18.23</w:t>
            </w:r>
          </w:p>
        </w:tc>
        <w:tc>
          <w:tcPr>
            <w:tcW w:w="902" w:type="dxa"/>
            <w:tcBorders>
              <w:top w:val="single" w:sz="8" w:space="0" w:color="FFFFFF"/>
              <w:left w:val="single" w:sz="8" w:space="0" w:color="FFFFFF"/>
              <w:bottom w:val="single" w:sz="8" w:space="0" w:color="FFFFFF"/>
              <w:right w:val="single" w:sz="8" w:space="0" w:color="FFFFFF"/>
            </w:tcBorders>
            <w:shd w:val="clear" w:color="auto" w:fill="C1DBF5"/>
          </w:tcPr>
          <w:p w14:paraId="247D8106" w14:textId="74A853C6"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9.61</w:t>
            </w:r>
          </w:p>
        </w:tc>
        <w:tc>
          <w:tcPr>
            <w:tcW w:w="1097" w:type="dxa"/>
            <w:tcBorders>
              <w:top w:val="single" w:sz="8" w:space="0" w:color="FFFFFF"/>
              <w:left w:val="single" w:sz="8" w:space="0" w:color="FFFFFF"/>
              <w:bottom w:val="single" w:sz="8" w:space="0" w:color="FFFFFF"/>
              <w:right w:val="single" w:sz="8" w:space="0" w:color="FFFFFF"/>
            </w:tcBorders>
            <w:shd w:val="clear" w:color="auto" w:fill="FF0000"/>
          </w:tcPr>
          <w:p w14:paraId="7DCB98F8" w14:textId="152F4348"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8.00</w:t>
            </w:r>
          </w:p>
        </w:tc>
        <w:tc>
          <w:tcPr>
            <w:tcW w:w="917" w:type="dxa"/>
            <w:tcBorders>
              <w:top w:val="single" w:sz="8" w:space="0" w:color="FFFFFF"/>
              <w:left w:val="single" w:sz="8" w:space="0" w:color="FFFFFF"/>
              <w:bottom w:val="single" w:sz="8" w:space="0" w:color="FFFFFF"/>
              <w:right w:val="single" w:sz="8" w:space="0" w:color="FFFFFF"/>
            </w:tcBorders>
            <w:shd w:val="clear" w:color="auto" w:fill="C1DBF5"/>
          </w:tcPr>
          <w:p w14:paraId="06B8617A" w14:textId="71F3A659"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12.53</w:t>
            </w:r>
          </w:p>
        </w:tc>
        <w:tc>
          <w:tcPr>
            <w:tcW w:w="863" w:type="dxa"/>
            <w:tcBorders>
              <w:top w:val="single" w:sz="8" w:space="0" w:color="FFFFFF"/>
              <w:left w:val="single" w:sz="8" w:space="0" w:color="FFFFFF"/>
              <w:bottom w:val="single" w:sz="8" w:space="0" w:color="FFFFFF"/>
              <w:right w:val="single" w:sz="8" w:space="0" w:color="FFFFFF"/>
            </w:tcBorders>
            <w:shd w:val="clear" w:color="auto" w:fill="FF0000"/>
          </w:tcPr>
          <w:p w14:paraId="6A8030B4" w14:textId="1132236F"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9.23</w:t>
            </w:r>
          </w:p>
        </w:tc>
      </w:tr>
      <w:tr w:rsidR="00AF13D7" w14:paraId="138D61B3" w14:textId="77777777" w:rsidTr="001B38D4">
        <w:trPr>
          <w:trHeight w:val="547"/>
        </w:trPr>
        <w:tc>
          <w:tcPr>
            <w:tcW w:w="1270" w:type="dxa"/>
            <w:vMerge w:val="restart"/>
            <w:tcBorders>
              <w:top w:val="nil"/>
              <w:left w:val="nil"/>
              <w:bottom w:val="nil"/>
              <w:right w:val="nil"/>
            </w:tcBorders>
          </w:tcPr>
          <w:p w14:paraId="74EF14DA" w14:textId="77777777" w:rsidR="00AF13D7" w:rsidRPr="004D164A" w:rsidRDefault="00AF13D7" w:rsidP="00AF13D7">
            <w:pPr>
              <w:jc w:val="both"/>
              <w:rPr>
                <w:rFonts w:ascii="Times New Roman" w:hAnsi="Times New Roman" w:cs="Times New Roman"/>
                <w:sz w:val="20"/>
                <w:szCs w:val="20"/>
              </w:rPr>
            </w:pPr>
            <w:r w:rsidRPr="004D164A">
              <w:rPr>
                <w:rFonts w:ascii="Times New Roman" w:hAnsi="Times New Roman" w:cs="Times New Roman" w:hint="eastAsia"/>
                <w:sz w:val="20"/>
                <w:szCs w:val="20"/>
              </w:rPr>
              <w:t>Pure component</w:t>
            </w:r>
          </w:p>
          <w:p w14:paraId="12FFE1B0" w14:textId="77777777" w:rsidR="00AF13D7" w:rsidRPr="004D164A" w:rsidRDefault="00AF13D7" w:rsidP="00AF13D7">
            <w:pPr>
              <w:jc w:val="both"/>
              <w:rPr>
                <w:rFonts w:ascii="Times New Roman" w:hAnsi="Times New Roman" w:cs="Times New Roman"/>
                <w:sz w:val="20"/>
                <w:szCs w:val="20"/>
              </w:rPr>
            </w:pPr>
            <w:r w:rsidRPr="004D164A">
              <w:rPr>
                <w:rFonts w:ascii="Times New Roman" w:hAnsi="Times New Roman" w:cs="Times New Roman" w:hint="eastAsia"/>
                <w:sz w:val="20"/>
                <w:szCs w:val="20"/>
              </w:rPr>
              <w:t>Gibbs free energy</w:t>
            </w:r>
          </w:p>
        </w:tc>
        <w:tc>
          <w:tcPr>
            <w:tcW w:w="647" w:type="dxa"/>
            <w:tcBorders>
              <w:top w:val="nil"/>
              <w:left w:val="nil"/>
              <w:bottom w:val="nil"/>
              <w:right w:val="nil"/>
            </w:tcBorders>
          </w:tcPr>
          <w:p w14:paraId="7D81E564" w14:textId="33947368" w:rsidR="00AF13D7" w:rsidRDefault="00000000" w:rsidP="00AF13D7">
            <w:pPr>
              <w:jc w:val="both"/>
              <w:rPr>
                <w:rFonts w:ascii="Times New Roman" w:hAnsi="Times New Roman" w:cs="Times New Roman"/>
                <w:szCs w:val="22"/>
              </w:rPr>
            </w:pPr>
            <m:oMathPara>
              <m:oMath>
                <m:sSup>
                  <m:sSupPr>
                    <m:ctrlPr>
                      <w:rPr>
                        <w:rFonts w:ascii="Cambria Math" w:hAnsi="Cambria Math" w:cs="Times New Roman"/>
                        <w:i/>
                        <w:szCs w:val="22"/>
                      </w:rPr>
                    </m:ctrlPr>
                  </m:sSupPr>
                  <m:e>
                    <m:r>
                      <w:rPr>
                        <w:rFonts w:ascii="Cambria Math" w:hAnsi="Cambria Math" w:cs="Times New Roman"/>
                        <w:szCs w:val="22"/>
                      </w:rPr>
                      <m:t>R</m:t>
                    </m:r>
                  </m:e>
                  <m:sup>
                    <m:r>
                      <w:rPr>
                        <w:rFonts w:ascii="Cambria Math" w:hAnsi="Cambria Math" w:cs="Times New Roman"/>
                        <w:szCs w:val="22"/>
                      </w:rPr>
                      <m:t>2</m:t>
                    </m:r>
                  </m:sup>
                </m:sSup>
              </m:oMath>
            </m:oMathPara>
          </w:p>
        </w:tc>
        <w:tc>
          <w:tcPr>
            <w:tcW w:w="902" w:type="dxa"/>
            <w:tcBorders>
              <w:top w:val="nil"/>
              <w:left w:val="nil"/>
              <w:bottom w:val="nil"/>
              <w:right w:val="nil"/>
            </w:tcBorders>
          </w:tcPr>
          <w:p w14:paraId="7B4A1FF7" w14:textId="77777777" w:rsidR="00AF13D7" w:rsidRPr="00AF13D7" w:rsidRDefault="00AF13D7" w:rsidP="00AF13D7">
            <w:pPr>
              <w:jc w:val="both"/>
              <w:rPr>
                <w:rFonts w:ascii="Times New Roman" w:hAnsi="Times New Roman" w:cs="Times New Roman"/>
                <w:b/>
                <w:bCs/>
                <w:szCs w:val="22"/>
              </w:rPr>
            </w:pPr>
          </w:p>
        </w:tc>
        <w:tc>
          <w:tcPr>
            <w:tcW w:w="862" w:type="dxa"/>
            <w:tcBorders>
              <w:top w:val="nil"/>
              <w:left w:val="nil"/>
              <w:bottom w:val="nil"/>
              <w:right w:val="nil"/>
            </w:tcBorders>
          </w:tcPr>
          <w:p w14:paraId="65B943A2" w14:textId="77777777" w:rsidR="00AF13D7" w:rsidRPr="00AF13D7" w:rsidRDefault="00AF13D7" w:rsidP="00AF13D7">
            <w:pPr>
              <w:jc w:val="both"/>
              <w:rPr>
                <w:rFonts w:ascii="Times New Roman" w:hAnsi="Times New Roman" w:cs="Times New Roman"/>
                <w:b/>
                <w:bCs/>
                <w:szCs w:val="22"/>
              </w:rPr>
            </w:pPr>
          </w:p>
        </w:tc>
        <w:tc>
          <w:tcPr>
            <w:tcW w:w="836" w:type="dxa"/>
            <w:tcBorders>
              <w:top w:val="single" w:sz="8" w:space="0" w:color="FFFFFF"/>
              <w:left w:val="single" w:sz="8" w:space="0" w:color="FFFFFF"/>
              <w:bottom w:val="single" w:sz="8" w:space="0" w:color="FFFFFF"/>
              <w:right w:val="single" w:sz="8" w:space="0" w:color="FFFFFF"/>
            </w:tcBorders>
            <w:shd w:val="clear" w:color="auto" w:fill="E6E6E6"/>
          </w:tcPr>
          <w:p w14:paraId="0F649644" w14:textId="6F7253FB"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0.9933</w:t>
            </w:r>
          </w:p>
        </w:tc>
        <w:tc>
          <w:tcPr>
            <w:tcW w:w="902" w:type="dxa"/>
            <w:tcBorders>
              <w:top w:val="single" w:sz="8" w:space="0" w:color="FFFFFF"/>
              <w:left w:val="single" w:sz="8" w:space="0" w:color="FFFFFF"/>
              <w:bottom w:val="single" w:sz="8" w:space="0" w:color="FFFFFF"/>
              <w:right w:val="single" w:sz="8" w:space="0" w:color="FFFFFF"/>
            </w:tcBorders>
            <w:shd w:val="clear" w:color="auto" w:fill="C1DBF5"/>
          </w:tcPr>
          <w:p w14:paraId="20E55E36" w14:textId="51DD1E0F"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0.9958</w:t>
            </w:r>
          </w:p>
        </w:tc>
        <w:tc>
          <w:tcPr>
            <w:tcW w:w="1097" w:type="dxa"/>
            <w:tcBorders>
              <w:top w:val="single" w:sz="8" w:space="0" w:color="FFFFFF"/>
              <w:left w:val="single" w:sz="8" w:space="0" w:color="FFFFFF"/>
              <w:bottom w:val="single" w:sz="8" w:space="0" w:color="FFFFFF"/>
              <w:right w:val="single" w:sz="8" w:space="0" w:color="FFFFFF"/>
            </w:tcBorders>
            <w:shd w:val="clear" w:color="auto" w:fill="FF0000"/>
          </w:tcPr>
          <w:p w14:paraId="1A5BF73D" w14:textId="14013796"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0.9975</w:t>
            </w:r>
          </w:p>
        </w:tc>
        <w:tc>
          <w:tcPr>
            <w:tcW w:w="917" w:type="dxa"/>
            <w:tcBorders>
              <w:top w:val="single" w:sz="8" w:space="0" w:color="FFFFFF"/>
              <w:left w:val="single" w:sz="8" w:space="0" w:color="FFFFFF"/>
              <w:bottom w:val="single" w:sz="8" w:space="0" w:color="FFFFFF"/>
              <w:right w:val="single" w:sz="8" w:space="0" w:color="FFFFFF"/>
            </w:tcBorders>
            <w:shd w:val="clear" w:color="auto" w:fill="C1DBF5"/>
          </w:tcPr>
          <w:p w14:paraId="5528ACC9" w14:textId="5316E530"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0.9957</w:t>
            </w:r>
          </w:p>
        </w:tc>
        <w:tc>
          <w:tcPr>
            <w:tcW w:w="863" w:type="dxa"/>
            <w:tcBorders>
              <w:top w:val="single" w:sz="8" w:space="0" w:color="FFFFFF"/>
              <w:left w:val="single" w:sz="8" w:space="0" w:color="FFFFFF"/>
              <w:bottom w:val="single" w:sz="8" w:space="0" w:color="FFFFFF"/>
              <w:right w:val="single" w:sz="8" w:space="0" w:color="FFFFFF"/>
            </w:tcBorders>
            <w:shd w:val="clear" w:color="auto" w:fill="FF0000"/>
          </w:tcPr>
          <w:p w14:paraId="14797BC1" w14:textId="6B065636"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0.9971</w:t>
            </w:r>
          </w:p>
        </w:tc>
      </w:tr>
      <w:tr w:rsidR="00AF13D7" w14:paraId="2514447E" w14:textId="77777777" w:rsidTr="00D16C75">
        <w:trPr>
          <w:trHeight w:val="431"/>
        </w:trPr>
        <w:tc>
          <w:tcPr>
            <w:tcW w:w="1270" w:type="dxa"/>
            <w:vMerge/>
            <w:tcBorders>
              <w:top w:val="nil"/>
              <w:left w:val="nil"/>
              <w:right w:val="nil"/>
            </w:tcBorders>
          </w:tcPr>
          <w:p w14:paraId="31E9C78D" w14:textId="77777777" w:rsidR="00AF13D7" w:rsidRDefault="00AF13D7" w:rsidP="00AF13D7">
            <w:pPr>
              <w:jc w:val="both"/>
              <w:rPr>
                <w:rFonts w:ascii="Times New Roman" w:hAnsi="Times New Roman" w:cs="Times New Roman"/>
                <w:szCs w:val="22"/>
              </w:rPr>
            </w:pPr>
          </w:p>
        </w:tc>
        <w:tc>
          <w:tcPr>
            <w:tcW w:w="647" w:type="dxa"/>
            <w:tcBorders>
              <w:top w:val="nil"/>
              <w:left w:val="nil"/>
              <w:right w:val="nil"/>
            </w:tcBorders>
          </w:tcPr>
          <w:p w14:paraId="7099368D" w14:textId="1387B681" w:rsidR="00AF13D7" w:rsidRDefault="00AF13D7" w:rsidP="00AF13D7">
            <w:pPr>
              <w:jc w:val="both"/>
              <w:rPr>
                <w:rFonts w:ascii="Times New Roman" w:hAnsi="Times New Roman" w:cs="Times New Roman"/>
                <w:szCs w:val="22"/>
              </w:rPr>
            </w:pPr>
            <m:oMathPara>
              <m:oMath>
                <m:r>
                  <w:rPr>
                    <w:rFonts w:ascii="Cambria Math" w:hAnsi="Cambria Math" w:cs="Times New Roman"/>
                    <w:szCs w:val="22"/>
                  </w:rPr>
                  <m:t>MSE</m:t>
                </m:r>
              </m:oMath>
            </m:oMathPara>
          </w:p>
        </w:tc>
        <w:tc>
          <w:tcPr>
            <w:tcW w:w="902" w:type="dxa"/>
            <w:tcBorders>
              <w:top w:val="nil"/>
              <w:left w:val="nil"/>
              <w:right w:val="nil"/>
            </w:tcBorders>
          </w:tcPr>
          <w:p w14:paraId="40CEA041" w14:textId="77777777" w:rsidR="00AF13D7" w:rsidRPr="00AF13D7" w:rsidRDefault="00AF13D7" w:rsidP="00AF13D7">
            <w:pPr>
              <w:jc w:val="both"/>
              <w:rPr>
                <w:rFonts w:ascii="Times New Roman" w:hAnsi="Times New Roman" w:cs="Times New Roman"/>
                <w:b/>
                <w:bCs/>
                <w:szCs w:val="22"/>
              </w:rPr>
            </w:pPr>
          </w:p>
        </w:tc>
        <w:tc>
          <w:tcPr>
            <w:tcW w:w="862" w:type="dxa"/>
            <w:tcBorders>
              <w:top w:val="nil"/>
              <w:left w:val="nil"/>
              <w:right w:val="nil"/>
            </w:tcBorders>
          </w:tcPr>
          <w:p w14:paraId="51E6C025" w14:textId="77777777" w:rsidR="00AF13D7" w:rsidRPr="00AF13D7" w:rsidRDefault="00AF13D7" w:rsidP="00AF13D7">
            <w:pPr>
              <w:jc w:val="both"/>
              <w:rPr>
                <w:rFonts w:ascii="Times New Roman" w:hAnsi="Times New Roman" w:cs="Times New Roman"/>
                <w:b/>
                <w:bCs/>
                <w:szCs w:val="22"/>
              </w:rPr>
            </w:pPr>
          </w:p>
        </w:tc>
        <w:tc>
          <w:tcPr>
            <w:tcW w:w="836" w:type="dxa"/>
            <w:tcBorders>
              <w:top w:val="single" w:sz="8" w:space="0" w:color="FFFFFF"/>
              <w:left w:val="single" w:sz="8" w:space="0" w:color="FFFFFF"/>
              <w:bottom w:val="single" w:sz="8" w:space="0" w:color="FFFFFF"/>
              <w:right w:val="single" w:sz="8" w:space="0" w:color="FFFFFF"/>
            </w:tcBorders>
            <w:shd w:val="clear" w:color="auto" w:fill="E6E6E6"/>
          </w:tcPr>
          <w:p w14:paraId="1C661FD0" w14:textId="70A922A0"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21.32</w:t>
            </w:r>
          </w:p>
        </w:tc>
        <w:tc>
          <w:tcPr>
            <w:tcW w:w="902" w:type="dxa"/>
            <w:tcBorders>
              <w:top w:val="single" w:sz="8" w:space="0" w:color="FFFFFF"/>
              <w:left w:val="single" w:sz="8" w:space="0" w:color="FFFFFF"/>
              <w:bottom w:val="single" w:sz="8" w:space="0" w:color="FFFFFF"/>
              <w:right w:val="single" w:sz="8" w:space="0" w:color="FFFFFF"/>
            </w:tcBorders>
            <w:shd w:val="clear" w:color="auto" w:fill="C1DBF5"/>
          </w:tcPr>
          <w:p w14:paraId="14DF3646" w14:textId="2384838B"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13.40</w:t>
            </w:r>
          </w:p>
        </w:tc>
        <w:tc>
          <w:tcPr>
            <w:tcW w:w="1097" w:type="dxa"/>
            <w:tcBorders>
              <w:top w:val="single" w:sz="8" w:space="0" w:color="FFFFFF"/>
              <w:left w:val="single" w:sz="8" w:space="0" w:color="FFFFFF"/>
              <w:bottom w:val="single" w:sz="8" w:space="0" w:color="FFFFFF"/>
              <w:right w:val="single" w:sz="8" w:space="0" w:color="FFFFFF"/>
            </w:tcBorders>
            <w:shd w:val="clear" w:color="auto" w:fill="FF0000"/>
          </w:tcPr>
          <w:p w14:paraId="5231C863" w14:textId="681486A2"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8.05</w:t>
            </w:r>
          </w:p>
        </w:tc>
        <w:tc>
          <w:tcPr>
            <w:tcW w:w="917" w:type="dxa"/>
            <w:tcBorders>
              <w:top w:val="single" w:sz="8" w:space="0" w:color="FFFFFF"/>
              <w:left w:val="single" w:sz="8" w:space="0" w:color="FFFFFF"/>
              <w:bottom w:val="single" w:sz="8" w:space="0" w:color="FFFFFF"/>
              <w:right w:val="single" w:sz="8" w:space="0" w:color="FFFFFF"/>
            </w:tcBorders>
            <w:shd w:val="clear" w:color="auto" w:fill="C1DBF5"/>
          </w:tcPr>
          <w:p w14:paraId="5AE15734" w14:textId="546382FB"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13.80</w:t>
            </w:r>
          </w:p>
        </w:tc>
        <w:tc>
          <w:tcPr>
            <w:tcW w:w="863" w:type="dxa"/>
            <w:tcBorders>
              <w:top w:val="single" w:sz="8" w:space="0" w:color="FFFFFF"/>
              <w:left w:val="single" w:sz="8" w:space="0" w:color="FFFFFF"/>
              <w:bottom w:val="single" w:sz="8" w:space="0" w:color="FFFFFF"/>
              <w:right w:val="single" w:sz="8" w:space="0" w:color="FFFFFF"/>
            </w:tcBorders>
            <w:shd w:val="clear" w:color="auto" w:fill="FF0000"/>
          </w:tcPr>
          <w:p w14:paraId="11DB4C8C" w14:textId="30590E2A" w:rsidR="00AF13D7" w:rsidRPr="00AF13D7" w:rsidRDefault="00AF13D7" w:rsidP="00AF13D7">
            <w:pPr>
              <w:jc w:val="both"/>
              <w:rPr>
                <w:rFonts w:ascii="Times New Roman" w:hAnsi="Times New Roman" w:cs="Times New Roman"/>
                <w:b/>
                <w:bCs/>
                <w:sz w:val="22"/>
                <w:szCs w:val="22"/>
              </w:rPr>
            </w:pPr>
            <w:r w:rsidRPr="00AF13D7">
              <w:rPr>
                <w:rFonts w:ascii="Times New Roman" w:hAnsi="Times New Roman"/>
                <w:b/>
                <w:bCs/>
                <w:color w:val="000000"/>
                <w:kern w:val="2"/>
                <w:sz w:val="22"/>
                <w:szCs w:val="22"/>
              </w:rPr>
              <w:t>9.27</w:t>
            </w:r>
          </w:p>
        </w:tc>
      </w:tr>
    </w:tbl>
    <w:p w14:paraId="78016EDA" w14:textId="77777777" w:rsidR="002B268A" w:rsidRDefault="002B268A" w:rsidP="00827D2B">
      <w:pPr>
        <w:ind w:firstLineChars="200" w:firstLine="560"/>
        <w:jc w:val="both"/>
        <w:rPr>
          <w:rFonts w:ascii="Times New Roman" w:hAnsi="Times New Roman" w:cs="Times New Roman"/>
          <w:sz w:val="28"/>
          <w:szCs w:val="28"/>
        </w:rPr>
      </w:pPr>
    </w:p>
    <w:p w14:paraId="15946101" w14:textId="7F804C70" w:rsidR="00827D2B" w:rsidRPr="00363343" w:rsidRDefault="00827D2B" w:rsidP="00827D2B">
      <w:pPr>
        <w:ind w:firstLineChars="200" w:firstLine="560"/>
        <w:jc w:val="both"/>
        <w:rPr>
          <w:rFonts w:ascii="Times New Roman" w:hAnsi="Times New Roman" w:cs="Times New Roman"/>
          <w:sz w:val="28"/>
          <w:szCs w:val="28"/>
        </w:rPr>
      </w:pPr>
      <w:r w:rsidRPr="00363343">
        <w:rPr>
          <w:rFonts w:ascii="Times New Roman" w:hAnsi="Times New Roman" w:cs="Times New Roman"/>
          <w:sz w:val="28"/>
          <w:szCs w:val="28"/>
        </w:rPr>
        <w:t>The results clearly indicate that both Strategy I and II serve as powerful enhancers, delivering significant performance gains across diverse model architectures. Specifically, Strategy I consistently improved predictions, reducing MSE by 19% for QSPR, ~20% for explicit, and 36% for black-box models. Strategy II, in particular, proved to be exceptionally effective for complex machine learning models, achieving a remarkable 47% MSE reduction.</w:t>
      </w:r>
    </w:p>
    <w:p w14:paraId="785A24EC" w14:textId="77777777" w:rsidR="00827D2B" w:rsidRPr="00363343" w:rsidRDefault="00827D2B" w:rsidP="00827D2B">
      <w:pPr>
        <w:pStyle w:val="3"/>
        <w:rPr>
          <w:rFonts w:ascii="Times New Roman" w:eastAsiaTheme="minorEastAsia" w:hAnsi="Times New Roman" w:cs="Times New Roman"/>
          <w:b/>
          <w:bCs/>
          <w:color w:val="auto"/>
          <w:sz w:val="28"/>
          <w:szCs w:val="28"/>
          <w14:ligatures w14:val="none"/>
        </w:rPr>
      </w:pPr>
      <w:r w:rsidRPr="00363343">
        <w:rPr>
          <w:rFonts w:ascii="Times New Roman" w:eastAsiaTheme="minorEastAsia" w:hAnsi="Times New Roman" w:cs="Times New Roman"/>
          <w:b/>
          <w:bCs/>
          <w:color w:val="auto"/>
          <w:sz w:val="28"/>
          <w:szCs w:val="28"/>
          <w14:ligatures w14:val="none"/>
        </w:rPr>
        <w:lastRenderedPageBreak/>
        <w:t>4.3 Cumulative Error Distribution</w:t>
      </w:r>
    </w:p>
    <w:p w14:paraId="35476F77" w14:textId="20A6A6FF" w:rsidR="00827D2B" w:rsidRPr="00363343" w:rsidRDefault="00827D2B" w:rsidP="00827D2B">
      <w:pPr>
        <w:ind w:firstLineChars="200" w:firstLine="560"/>
        <w:jc w:val="both"/>
        <w:rPr>
          <w:rFonts w:ascii="Times New Roman" w:hAnsi="Times New Roman" w:cs="Times New Roman"/>
          <w:sz w:val="28"/>
          <w:szCs w:val="28"/>
        </w:rPr>
      </w:pPr>
      <w:r w:rsidRPr="00363343">
        <w:rPr>
          <w:rFonts w:ascii="Times New Roman" w:hAnsi="Times New Roman" w:cs="Times New Roman"/>
          <w:sz w:val="28"/>
          <w:szCs w:val="28"/>
        </w:rPr>
        <w:t xml:space="preserve">A more detailed analysis of prediction errors further validates the advantage of the proposed model. Figure </w:t>
      </w:r>
      <w:r w:rsidR="00CF0A29">
        <w:rPr>
          <w:rFonts w:ascii="Times New Roman" w:hAnsi="Times New Roman" w:cs="Times New Roman" w:hint="eastAsia"/>
          <w:sz w:val="28"/>
          <w:szCs w:val="28"/>
        </w:rPr>
        <w:t>4</w:t>
      </w:r>
      <w:r w:rsidRPr="00363343">
        <w:rPr>
          <w:rFonts w:ascii="Times New Roman" w:hAnsi="Times New Roman" w:cs="Times New Roman"/>
          <w:sz w:val="28"/>
          <w:szCs w:val="28"/>
        </w:rPr>
        <w:t xml:space="preserve"> illustrates the proportion of test data points for which the absolute prediction error falls within three critical thresholds: </w:t>
      </w:r>
      <m:oMath>
        <m:r>
          <m:rPr>
            <m:sty m:val="p"/>
          </m:rPr>
          <w:rPr>
            <w:rFonts w:ascii="Cambria Math" w:hAnsi="Cambria Math" w:cs="Times New Roman"/>
            <w:sz w:val="28"/>
            <w:szCs w:val="28"/>
          </w:rPr>
          <m:t>≤</m:t>
        </m:r>
      </m:oMath>
      <w:r w:rsidRPr="00363343">
        <w:rPr>
          <w:rFonts w:ascii="Times New Roman" w:hAnsi="Times New Roman" w:cs="Times New Roman"/>
          <w:sz w:val="28"/>
          <w:szCs w:val="28"/>
        </w:rPr>
        <w:t xml:space="preserve">1%, </w:t>
      </w:r>
      <m:oMath>
        <m:r>
          <m:rPr>
            <m:sty m:val="p"/>
          </m:rPr>
          <w:rPr>
            <w:rFonts w:ascii="Cambria Math" w:hAnsi="Cambria Math" w:cs="Times New Roman"/>
            <w:sz w:val="28"/>
            <w:szCs w:val="28"/>
          </w:rPr>
          <m:t>≤</m:t>
        </m:r>
      </m:oMath>
      <w:r w:rsidRPr="00363343">
        <w:rPr>
          <w:rFonts w:ascii="Times New Roman" w:hAnsi="Times New Roman" w:cs="Times New Roman"/>
          <w:sz w:val="28"/>
          <w:szCs w:val="28"/>
        </w:rPr>
        <w:t xml:space="preserve">5%, and </w:t>
      </w:r>
      <m:oMath>
        <m:r>
          <m:rPr>
            <m:sty m:val="p"/>
          </m:rPr>
          <w:rPr>
            <w:rFonts w:ascii="Cambria Math" w:hAnsi="Cambria Math" w:cs="Times New Roman"/>
            <w:sz w:val="28"/>
            <w:szCs w:val="28"/>
          </w:rPr>
          <m:t>≤</m:t>
        </m:r>
      </m:oMath>
      <w:r w:rsidRPr="00363343">
        <w:rPr>
          <w:rFonts w:ascii="Times New Roman" w:hAnsi="Times New Roman" w:cs="Times New Roman"/>
          <w:sz w:val="28"/>
          <w:szCs w:val="28"/>
        </w:rPr>
        <w:t>10%.</w:t>
      </w:r>
    </w:p>
    <w:tbl>
      <w:tblPr>
        <w:tblStyle w:val="af7"/>
        <w:tblW w:w="0" w:type="auto"/>
        <w:jc w:val="center"/>
        <w:tblLook w:val="04A0" w:firstRow="1" w:lastRow="0" w:firstColumn="1" w:lastColumn="0" w:noHBand="0" w:noVBand="1"/>
      </w:tblPr>
      <w:tblGrid>
        <w:gridCol w:w="1217"/>
        <w:gridCol w:w="958"/>
        <w:gridCol w:w="869"/>
        <w:gridCol w:w="879"/>
        <w:gridCol w:w="859"/>
        <w:gridCol w:w="869"/>
        <w:gridCol w:w="879"/>
        <w:gridCol w:w="875"/>
        <w:gridCol w:w="891"/>
      </w:tblGrid>
      <w:tr w:rsidR="00966E98" w14:paraId="7562A258" w14:textId="77777777" w:rsidTr="00142FA0">
        <w:trPr>
          <w:jc w:val="center"/>
        </w:trPr>
        <w:tc>
          <w:tcPr>
            <w:tcW w:w="8296" w:type="dxa"/>
            <w:gridSpan w:val="9"/>
            <w:tcBorders>
              <w:left w:val="nil"/>
              <w:bottom w:val="single" w:sz="4" w:space="0" w:color="auto"/>
              <w:right w:val="nil"/>
            </w:tcBorders>
          </w:tcPr>
          <w:p w14:paraId="25F9A604" w14:textId="3AFA5ABE" w:rsidR="00966E98" w:rsidRPr="00966E98" w:rsidRDefault="00966E98" w:rsidP="00966E98">
            <w:pPr>
              <w:rPr>
                <w:rFonts w:ascii="Times New Roman" w:hAnsi="Times New Roman" w:cs="Times New Roman"/>
                <w:sz w:val="22"/>
                <w:szCs w:val="22"/>
              </w:rPr>
            </w:pPr>
            <w:r w:rsidRPr="002B268A">
              <w:rPr>
                <w:rFonts w:ascii="Times New Roman" w:hAnsi="Times New Roman" w:cs="Times New Roman" w:hint="eastAsia"/>
                <w:sz w:val="22"/>
                <w:szCs w:val="22"/>
              </w:rPr>
              <w:t>Table.</w:t>
            </w:r>
            <w:proofErr w:type="gramStart"/>
            <w:r>
              <w:rPr>
                <w:rFonts w:ascii="Times New Roman" w:hAnsi="Times New Roman" w:cs="Times New Roman" w:hint="eastAsia"/>
                <w:sz w:val="22"/>
                <w:szCs w:val="22"/>
              </w:rPr>
              <w:t xml:space="preserve">4  </w:t>
            </w:r>
            <w:r w:rsidRPr="00966E98">
              <w:rPr>
                <w:rFonts w:ascii="Times New Roman" w:hAnsi="Times New Roman" w:cs="Times New Roman"/>
                <w:sz w:val="22"/>
                <w:szCs w:val="22"/>
              </w:rPr>
              <w:t>Cumulative</w:t>
            </w:r>
            <w:proofErr w:type="gramEnd"/>
            <w:r w:rsidRPr="00966E98">
              <w:rPr>
                <w:rFonts w:ascii="Times New Roman" w:hAnsi="Times New Roman" w:cs="Times New Roman"/>
                <w:sz w:val="22"/>
                <w:szCs w:val="22"/>
              </w:rPr>
              <w:t xml:space="preserve"> Count of Predictions Across Deviation Thresholds</w:t>
            </w:r>
          </w:p>
        </w:tc>
      </w:tr>
      <w:tr w:rsidR="0084784C" w14:paraId="78B0F605" w14:textId="77777777" w:rsidTr="00363343">
        <w:trPr>
          <w:jc w:val="center"/>
        </w:trPr>
        <w:tc>
          <w:tcPr>
            <w:tcW w:w="1217" w:type="dxa"/>
            <w:tcBorders>
              <w:left w:val="nil"/>
              <w:bottom w:val="single" w:sz="4" w:space="0" w:color="auto"/>
              <w:right w:val="nil"/>
            </w:tcBorders>
          </w:tcPr>
          <w:p w14:paraId="108BFA48" w14:textId="77777777" w:rsidR="00827D2B" w:rsidRDefault="00827D2B" w:rsidP="00363343">
            <w:pPr>
              <w:pStyle w:val="a9"/>
              <w:ind w:left="0"/>
              <w:jc w:val="both"/>
              <w:rPr>
                <w:rFonts w:hint="eastAsia"/>
              </w:rPr>
            </w:pPr>
            <w:r w:rsidRPr="00FC696C">
              <w:rPr>
                <w:rFonts w:ascii="Times New Roman" w:hAnsi="Times New Roman" w:cs="Times New Roman"/>
                <w:b/>
                <w:bCs/>
                <w:szCs w:val="22"/>
              </w:rPr>
              <w:t>Properties</w:t>
            </w:r>
          </w:p>
        </w:tc>
        <w:tc>
          <w:tcPr>
            <w:tcW w:w="958" w:type="dxa"/>
            <w:tcBorders>
              <w:left w:val="nil"/>
              <w:bottom w:val="single" w:sz="4" w:space="0" w:color="auto"/>
              <w:right w:val="nil"/>
            </w:tcBorders>
          </w:tcPr>
          <w:p w14:paraId="650D4BA9" w14:textId="77777777" w:rsidR="00827D2B" w:rsidRDefault="00827D2B" w:rsidP="00363343">
            <w:pPr>
              <w:pStyle w:val="a9"/>
              <w:ind w:left="0"/>
              <w:jc w:val="both"/>
              <w:rPr>
                <w:rFonts w:hint="eastAsia"/>
              </w:rPr>
            </w:pPr>
          </w:p>
        </w:tc>
        <w:tc>
          <w:tcPr>
            <w:tcW w:w="869" w:type="dxa"/>
            <w:tcBorders>
              <w:left w:val="nil"/>
              <w:bottom w:val="single" w:sz="4" w:space="0" w:color="auto"/>
              <w:right w:val="nil"/>
            </w:tcBorders>
          </w:tcPr>
          <w:p w14:paraId="4A1C7261" w14:textId="77777777" w:rsidR="00827D2B" w:rsidRDefault="00827D2B" w:rsidP="00363343">
            <w:pPr>
              <w:pStyle w:val="a9"/>
              <w:ind w:left="0"/>
              <w:jc w:val="both"/>
              <w:rPr>
                <w:rFonts w:hint="eastAsia"/>
              </w:rPr>
            </w:pPr>
            <w:r>
              <w:rPr>
                <w:rFonts w:hint="eastAsia"/>
              </w:rPr>
              <w:t>GC</w:t>
            </w:r>
          </w:p>
        </w:tc>
        <w:tc>
          <w:tcPr>
            <w:tcW w:w="879" w:type="dxa"/>
            <w:tcBorders>
              <w:left w:val="nil"/>
              <w:bottom w:val="single" w:sz="4" w:space="0" w:color="auto"/>
              <w:right w:val="nil"/>
            </w:tcBorders>
          </w:tcPr>
          <w:p w14:paraId="405CC0DD" w14:textId="77777777" w:rsidR="00827D2B" w:rsidRDefault="00827D2B" w:rsidP="00363343">
            <w:pPr>
              <w:pStyle w:val="a9"/>
              <w:ind w:left="0"/>
              <w:jc w:val="both"/>
              <w:rPr>
                <w:rFonts w:hint="eastAsia"/>
              </w:rPr>
            </w:pPr>
            <w:r>
              <w:rPr>
                <w:rFonts w:hint="eastAsia"/>
              </w:rPr>
              <w:t>GC+</w:t>
            </w:r>
          </w:p>
        </w:tc>
        <w:tc>
          <w:tcPr>
            <w:tcW w:w="859" w:type="dxa"/>
            <w:tcBorders>
              <w:left w:val="nil"/>
              <w:bottom w:val="single" w:sz="4" w:space="0" w:color="auto"/>
              <w:right w:val="nil"/>
            </w:tcBorders>
          </w:tcPr>
          <w:p w14:paraId="415FBF05" w14:textId="77777777" w:rsidR="00827D2B" w:rsidRDefault="00827D2B" w:rsidP="00363343">
            <w:pPr>
              <w:pStyle w:val="a9"/>
              <w:ind w:left="0"/>
              <w:jc w:val="both"/>
              <w:rPr>
                <w:rFonts w:hint="eastAsia"/>
              </w:rPr>
            </w:pPr>
            <w:r>
              <w:rPr>
                <w:rFonts w:hint="eastAsia"/>
              </w:rPr>
              <w:t>ML</w:t>
            </w:r>
          </w:p>
        </w:tc>
        <w:tc>
          <w:tcPr>
            <w:tcW w:w="869" w:type="dxa"/>
            <w:tcBorders>
              <w:left w:val="nil"/>
              <w:bottom w:val="single" w:sz="4" w:space="0" w:color="auto"/>
              <w:right w:val="nil"/>
            </w:tcBorders>
          </w:tcPr>
          <w:p w14:paraId="112FE967" w14:textId="77777777" w:rsidR="00827D2B" w:rsidRDefault="00827D2B" w:rsidP="00363343">
            <w:pPr>
              <w:pStyle w:val="a9"/>
              <w:ind w:left="0"/>
              <w:jc w:val="both"/>
              <w:rPr>
                <w:rFonts w:hint="eastAsia"/>
              </w:rPr>
            </w:pPr>
            <w:r>
              <w:rPr>
                <w:rFonts w:hint="eastAsia"/>
              </w:rPr>
              <w:t>ML+</w:t>
            </w:r>
          </w:p>
        </w:tc>
        <w:tc>
          <w:tcPr>
            <w:tcW w:w="879" w:type="dxa"/>
            <w:tcBorders>
              <w:left w:val="nil"/>
              <w:bottom w:val="single" w:sz="4" w:space="0" w:color="auto"/>
              <w:right w:val="nil"/>
            </w:tcBorders>
          </w:tcPr>
          <w:p w14:paraId="7619CBF0" w14:textId="77777777" w:rsidR="00827D2B" w:rsidRDefault="00827D2B" w:rsidP="00363343">
            <w:pPr>
              <w:pStyle w:val="a9"/>
              <w:ind w:left="0"/>
              <w:jc w:val="both"/>
              <w:rPr>
                <w:rFonts w:hint="eastAsia"/>
              </w:rPr>
            </w:pPr>
            <w:r>
              <w:rPr>
                <w:rFonts w:hint="eastAsia"/>
              </w:rPr>
              <w:t>ML++</w:t>
            </w:r>
          </w:p>
        </w:tc>
        <w:tc>
          <w:tcPr>
            <w:tcW w:w="875" w:type="dxa"/>
            <w:tcBorders>
              <w:left w:val="nil"/>
              <w:bottom w:val="single" w:sz="4" w:space="0" w:color="auto"/>
              <w:right w:val="nil"/>
            </w:tcBorders>
          </w:tcPr>
          <w:p w14:paraId="56B1A6E1" w14:textId="77777777" w:rsidR="00827D2B" w:rsidRDefault="00827D2B" w:rsidP="00363343">
            <w:pPr>
              <w:pStyle w:val="a9"/>
              <w:ind w:left="0"/>
              <w:jc w:val="both"/>
              <w:rPr>
                <w:rFonts w:hint="eastAsia"/>
              </w:rPr>
            </w:pPr>
            <w:r>
              <w:rPr>
                <w:rFonts w:hint="eastAsia"/>
              </w:rPr>
              <w:t>QSPR</w:t>
            </w:r>
          </w:p>
        </w:tc>
        <w:tc>
          <w:tcPr>
            <w:tcW w:w="891" w:type="dxa"/>
            <w:tcBorders>
              <w:left w:val="nil"/>
              <w:bottom w:val="single" w:sz="4" w:space="0" w:color="auto"/>
              <w:right w:val="nil"/>
            </w:tcBorders>
          </w:tcPr>
          <w:p w14:paraId="785BE6C4" w14:textId="77777777" w:rsidR="00827D2B" w:rsidRDefault="00827D2B" w:rsidP="00363343">
            <w:pPr>
              <w:pStyle w:val="a9"/>
              <w:ind w:left="0"/>
              <w:jc w:val="both"/>
              <w:rPr>
                <w:rFonts w:hint="eastAsia"/>
              </w:rPr>
            </w:pPr>
            <w:r>
              <w:rPr>
                <w:rFonts w:hint="eastAsia"/>
              </w:rPr>
              <w:t>QSPR+</w:t>
            </w:r>
          </w:p>
        </w:tc>
      </w:tr>
      <w:tr w:rsidR="0084784C" w14:paraId="2FF0215B" w14:textId="77777777" w:rsidTr="003C45AE">
        <w:trPr>
          <w:trHeight w:hRule="exact" w:val="299"/>
          <w:jc w:val="center"/>
        </w:trPr>
        <w:tc>
          <w:tcPr>
            <w:tcW w:w="1217" w:type="dxa"/>
            <w:vMerge w:val="restart"/>
            <w:tcBorders>
              <w:top w:val="single" w:sz="4" w:space="0" w:color="auto"/>
              <w:left w:val="nil"/>
              <w:bottom w:val="nil"/>
              <w:right w:val="nil"/>
            </w:tcBorders>
          </w:tcPr>
          <w:p w14:paraId="37DB11BB" w14:textId="77777777" w:rsidR="0084784C" w:rsidRDefault="0084784C" w:rsidP="0084784C">
            <w:pPr>
              <w:pStyle w:val="a9"/>
              <w:ind w:left="0"/>
              <w:jc w:val="both"/>
              <w:rPr>
                <w:rFonts w:ascii="Times New Roman" w:hAnsi="Times New Roman" w:cs="Times New Roman"/>
                <w:sz w:val="18"/>
                <w:szCs w:val="18"/>
              </w:rPr>
            </w:pPr>
          </w:p>
          <w:p w14:paraId="6A440CC5" w14:textId="77777777" w:rsidR="0084784C" w:rsidRPr="008A075D" w:rsidRDefault="0084784C" w:rsidP="0084784C">
            <w:pPr>
              <w:pStyle w:val="a9"/>
              <w:ind w:left="0"/>
              <w:jc w:val="both"/>
              <w:rPr>
                <w:rFonts w:hint="eastAsia"/>
                <w:sz w:val="18"/>
                <w:szCs w:val="18"/>
              </w:rPr>
            </w:pPr>
            <w:r w:rsidRPr="008A075D">
              <w:rPr>
                <w:rFonts w:ascii="Times New Roman" w:hAnsi="Times New Roman" w:cs="Times New Roman"/>
                <w:sz w:val="18"/>
                <w:szCs w:val="18"/>
              </w:rPr>
              <w:t>Hea</w:t>
            </w:r>
            <w:r w:rsidRPr="008A075D">
              <w:rPr>
                <w:rFonts w:ascii="Times New Roman" w:hAnsi="Times New Roman" w:cs="Times New Roman" w:hint="eastAsia"/>
                <w:sz w:val="18"/>
                <w:szCs w:val="18"/>
              </w:rPr>
              <w:t>t capacity</w:t>
            </w:r>
          </w:p>
        </w:tc>
        <w:tc>
          <w:tcPr>
            <w:tcW w:w="958" w:type="dxa"/>
            <w:tcBorders>
              <w:top w:val="single" w:sz="4" w:space="0" w:color="auto"/>
              <w:left w:val="nil"/>
              <w:bottom w:val="nil"/>
              <w:right w:val="nil"/>
            </w:tcBorders>
          </w:tcPr>
          <w:p w14:paraId="4FAAD99A" w14:textId="4D5D3661" w:rsidR="0084784C" w:rsidRPr="008A075D" w:rsidRDefault="0084784C" w:rsidP="0084784C">
            <w:pPr>
              <w:pStyle w:val="a9"/>
              <w:ind w:left="0"/>
              <w:jc w:val="both"/>
              <w:rPr>
                <w:rFonts w:hint="eastAsia"/>
                <w:sz w:val="18"/>
                <w:szCs w:val="18"/>
              </w:rPr>
            </w:pPr>
            <m:oMath>
              <m:r>
                <w:rPr>
                  <w:rFonts w:ascii="Cambria Math" w:hAnsi="Cambria Math" w:cs="Times New Roman"/>
                  <w:sz w:val="18"/>
                  <w:szCs w:val="18"/>
                </w:rPr>
                <m:t>≤</m:t>
              </m:r>
            </m:oMath>
            <w:r w:rsidRPr="008A075D">
              <w:rPr>
                <w:rFonts w:ascii="Times New Roman" w:hAnsi="Times New Roman" w:cs="Times New Roman"/>
                <w:sz w:val="18"/>
                <w:szCs w:val="18"/>
              </w:rPr>
              <w:t>1%</w:t>
            </w:r>
          </w:p>
        </w:tc>
        <w:tc>
          <w:tcPr>
            <w:tcW w:w="869" w:type="dxa"/>
            <w:tcBorders>
              <w:top w:val="single" w:sz="8" w:space="0" w:color="FFFFFF"/>
              <w:left w:val="single" w:sz="8" w:space="0" w:color="FFFFFF"/>
              <w:bottom w:val="single" w:sz="24" w:space="0" w:color="FFFFFF"/>
              <w:right w:val="single" w:sz="8" w:space="0" w:color="FFFFFF"/>
            </w:tcBorders>
            <w:shd w:val="clear" w:color="auto" w:fill="C1DBF5"/>
          </w:tcPr>
          <w:p w14:paraId="686AC255" w14:textId="458B5DE2" w:rsidR="0084784C" w:rsidRPr="0084784C" w:rsidRDefault="00765D62" w:rsidP="0084784C">
            <w:pPr>
              <w:pStyle w:val="a9"/>
              <w:ind w:left="0"/>
              <w:jc w:val="center"/>
              <w:rPr>
                <w:rFonts w:ascii="Times New Roman" w:hAnsi="Times New Roman" w:cs="Times New Roman"/>
                <w:b/>
                <w:bCs/>
                <w:sz w:val="18"/>
                <w:szCs w:val="18"/>
              </w:rPr>
            </w:pPr>
            <w:r>
              <w:rPr>
                <w:rFonts w:ascii="Times New Roman" w:eastAsia="等线" w:hAnsi="Times New Roman" w:cs="Times New Roman" w:hint="eastAsia"/>
                <w:b/>
                <w:bCs/>
                <w:color w:val="000000"/>
                <w:sz w:val="18"/>
                <w:szCs w:val="18"/>
              </w:rPr>
              <w:t>380</w:t>
            </w:r>
          </w:p>
        </w:tc>
        <w:tc>
          <w:tcPr>
            <w:tcW w:w="879" w:type="dxa"/>
            <w:tcBorders>
              <w:top w:val="single" w:sz="8" w:space="0" w:color="FFFFFF"/>
              <w:left w:val="single" w:sz="8" w:space="0" w:color="FFFFFF"/>
              <w:bottom w:val="single" w:sz="24" w:space="0" w:color="FFFFFF"/>
              <w:right w:val="single" w:sz="8" w:space="0" w:color="FFFFFF"/>
            </w:tcBorders>
            <w:shd w:val="clear" w:color="auto" w:fill="FF0000"/>
          </w:tcPr>
          <w:p w14:paraId="62AE2B77" w14:textId="3A781799" w:rsidR="0084784C" w:rsidRPr="0084784C" w:rsidRDefault="00765D62" w:rsidP="0084784C">
            <w:pPr>
              <w:pStyle w:val="a9"/>
              <w:ind w:left="0"/>
              <w:jc w:val="center"/>
              <w:rPr>
                <w:rFonts w:ascii="Times New Roman" w:hAnsi="Times New Roman" w:cs="Times New Roman"/>
                <w:b/>
                <w:bCs/>
                <w:sz w:val="18"/>
                <w:szCs w:val="18"/>
              </w:rPr>
            </w:pPr>
            <w:r>
              <w:rPr>
                <w:rFonts w:ascii="Times New Roman" w:eastAsia="等线" w:hAnsi="Times New Roman" w:cs="Times New Roman" w:hint="eastAsia"/>
                <w:b/>
                <w:bCs/>
                <w:color w:val="000000"/>
                <w:sz w:val="18"/>
                <w:szCs w:val="18"/>
              </w:rPr>
              <w:t>406</w:t>
            </w:r>
          </w:p>
        </w:tc>
        <w:tc>
          <w:tcPr>
            <w:tcW w:w="859" w:type="dxa"/>
            <w:tcBorders>
              <w:top w:val="single" w:sz="8" w:space="0" w:color="FFFFFF"/>
              <w:left w:val="single" w:sz="8" w:space="0" w:color="FFFFFF"/>
              <w:bottom w:val="single" w:sz="24" w:space="0" w:color="FFFFFF"/>
              <w:right w:val="single" w:sz="8" w:space="0" w:color="FFFFFF"/>
            </w:tcBorders>
            <w:shd w:val="clear" w:color="auto" w:fill="C1DBF5"/>
          </w:tcPr>
          <w:p w14:paraId="4EC66658" w14:textId="05F8B45A" w:rsidR="0084784C" w:rsidRPr="0084784C" w:rsidRDefault="0084784C" w:rsidP="0084784C">
            <w:pPr>
              <w:pStyle w:val="a9"/>
              <w:ind w:left="0"/>
              <w:jc w:val="center"/>
              <w:rPr>
                <w:rFonts w:ascii="Times New Roman" w:hAnsi="Times New Roman" w:cs="Times New Roman"/>
                <w:b/>
                <w:bCs/>
                <w:sz w:val="18"/>
                <w:szCs w:val="18"/>
              </w:rPr>
            </w:pPr>
            <w:r w:rsidRPr="0084784C">
              <w:rPr>
                <w:rFonts w:ascii="Times New Roman" w:eastAsia="等线" w:hAnsi="Times New Roman" w:cs="Times New Roman"/>
                <w:b/>
                <w:bCs/>
                <w:color w:val="000000"/>
                <w:sz w:val="18"/>
                <w:szCs w:val="18"/>
              </w:rPr>
              <w:t>987</w:t>
            </w:r>
          </w:p>
        </w:tc>
        <w:tc>
          <w:tcPr>
            <w:tcW w:w="869" w:type="dxa"/>
            <w:tcBorders>
              <w:top w:val="single" w:sz="8" w:space="0" w:color="FFFFFF"/>
              <w:left w:val="single" w:sz="8" w:space="0" w:color="FFFFFF"/>
              <w:bottom w:val="single" w:sz="24" w:space="0" w:color="FFFFFF"/>
              <w:right w:val="single" w:sz="8" w:space="0" w:color="FFFFFF"/>
            </w:tcBorders>
            <w:shd w:val="clear" w:color="auto" w:fill="FF0000"/>
          </w:tcPr>
          <w:p w14:paraId="2C513050" w14:textId="6F397528" w:rsidR="0084784C" w:rsidRPr="0084784C" w:rsidRDefault="0084784C" w:rsidP="0084784C">
            <w:pPr>
              <w:pStyle w:val="a9"/>
              <w:ind w:left="0"/>
              <w:jc w:val="center"/>
              <w:rPr>
                <w:rFonts w:ascii="Times New Roman" w:hAnsi="Times New Roman" w:cs="Times New Roman"/>
                <w:b/>
                <w:bCs/>
                <w:sz w:val="18"/>
                <w:szCs w:val="18"/>
              </w:rPr>
            </w:pPr>
            <w:r w:rsidRPr="0084784C">
              <w:rPr>
                <w:rFonts w:ascii="Times New Roman" w:eastAsia="等线" w:hAnsi="Times New Roman" w:cs="Times New Roman"/>
                <w:b/>
                <w:bCs/>
                <w:color w:val="000000"/>
                <w:sz w:val="18"/>
                <w:szCs w:val="18"/>
              </w:rPr>
              <w:t>993</w:t>
            </w:r>
          </w:p>
        </w:tc>
        <w:tc>
          <w:tcPr>
            <w:tcW w:w="879" w:type="dxa"/>
            <w:tcBorders>
              <w:top w:val="single" w:sz="8" w:space="0" w:color="FFFFFF"/>
              <w:left w:val="single" w:sz="8" w:space="0" w:color="FFFFFF"/>
              <w:bottom w:val="single" w:sz="24" w:space="0" w:color="FFFFFF"/>
              <w:right w:val="single" w:sz="8" w:space="0" w:color="FFFFFF"/>
            </w:tcBorders>
            <w:shd w:val="clear" w:color="auto" w:fill="E6E6E6"/>
          </w:tcPr>
          <w:p w14:paraId="41B72795" w14:textId="48C354C6" w:rsidR="0084784C" w:rsidRPr="0084784C" w:rsidRDefault="0084784C" w:rsidP="0084784C">
            <w:pPr>
              <w:pStyle w:val="a9"/>
              <w:ind w:left="0"/>
              <w:jc w:val="center"/>
              <w:rPr>
                <w:rFonts w:ascii="Times New Roman" w:hAnsi="Times New Roman" w:cs="Times New Roman"/>
                <w:b/>
                <w:bCs/>
                <w:sz w:val="18"/>
                <w:szCs w:val="18"/>
              </w:rPr>
            </w:pPr>
            <w:r w:rsidRPr="0084784C">
              <w:rPr>
                <w:rFonts w:ascii="Times New Roman" w:eastAsia="等线" w:hAnsi="Times New Roman" w:cs="Times New Roman"/>
                <w:b/>
                <w:bCs/>
                <w:color w:val="000000"/>
                <w:sz w:val="18"/>
                <w:szCs w:val="18"/>
              </w:rPr>
              <w:t>778</w:t>
            </w:r>
          </w:p>
        </w:tc>
        <w:tc>
          <w:tcPr>
            <w:tcW w:w="875" w:type="dxa"/>
            <w:tcBorders>
              <w:top w:val="single" w:sz="8" w:space="0" w:color="FFFFFF"/>
              <w:left w:val="single" w:sz="8" w:space="0" w:color="FFFFFF"/>
              <w:bottom w:val="single" w:sz="24" w:space="0" w:color="FFFFFF"/>
              <w:right w:val="single" w:sz="8" w:space="0" w:color="FFFFFF"/>
            </w:tcBorders>
            <w:shd w:val="clear" w:color="auto" w:fill="C1DBF5"/>
          </w:tcPr>
          <w:p w14:paraId="2A7653A6" w14:textId="4C87B30E" w:rsidR="0084784C" w:rsidRPr="0084784C" w:rsidRDefault="0084784C" w:rsidP="0084784C">
            <w:pPr>
              <w:pStyle w:val="a9"/>
              <w:ind w:left="0"/>
              <w:jc w:val="center"/>
              <w:rPr>
                <w:rFonts w:ascii="Times New Roman" w:hAnsi="Times New Roman" w:cs="Times New Roman"/>
                <w:b/>
                <w:bCs/>
                <w:sz w:val="18"/>
                <w:szCs w:val="18"/>
              </w:rPr>
            </w:pPr>
            <w:r w:rsidRPr="0084784C">
              <w:rPr>
                <w:rFonts w:ascii="Times New Roman" w:eastAsia="等线" w:hAnsi="Times New Roman" w:cs="Times New Roman"/>
                <w:b/>
                <w:bCs/>
                <w:color w:val="000000"/>
                <w:sz w:val="18"/>
                <w:szCs w:val="18"/>
              </w:rPr>
              <w:t>1244</w:t>
            </w:r>
          </w:p>
        </w:tc>
        <w:tc>
          <w:tcPr>
            <w:tcW w:w="891" w:type="dxa"/>
            <w:tcBorders>
              <w:top w:val="single" w:sz="8" w:space="0" w:color="FFFFFF"/>
              <w:left w:val="single" w:sz="8" w:space="0" w:color="FFFFFF"/>
              <w:bottom w:val="single" w:sz="24" w:space="0" w:color="FFFFFF"/>
              <w:right w:val="single" w:sz="8" w:space="0" w:color="FFFFFF"/>
            </w:tcBorders>
            <w:shd w:val="clear" w:color="auto" w:fill="FF0000"/>
          </w:tcPr>
          <w:p w14:paraId="1873DCF3" w14:textId="7C5092D7" w:rsidR="0084784C" w:rsidRPr="0084784C" w:rsidRDefault="0084784C" w:rsidP="0084784C">
            <w:pPr>
              <w:pStyle w:val="a9"/>
              <w:ind w:left="0"/>
              <w:jc w:val="center"/>
              <w:rPr>
                <w:rFonts w:ascii="Times New Roman" w:hAnsi="Times New Roman" w:cs="Times New Roman"/>
                <w:b/>
                <w:bCs/>
                <w:sz w:val="18"/>
                <w:szCs w:val="18"/>
              </w:rPr>
            </w:pPr>
            <w:r w:rsidRPr="0084784C">
              <w:rPr>
                <w:rFonts w:ascii="Times New Roman" w:eastAsia="等线" w:hAnsi="Times New Roman" w:cs="Times New Roman"/>
                <w:b/>
                <w:bCs/>
                <w:color w:val="000000"/>
                <w:sz w:val="18"/>
                <w:szCs w:val="18"/>
              </w:rPr>
              <w:t>1256</w:t>
            </w:r>
          </w:p>
        </w:tc>
      </w:tr>
      <w:tr w:rsidR="00765D62" w14:paraId="209B05FF" w14:textId="77777777" w:rsidTr="00293475">
        <w:trPr>
          <w:trHeight w:hRule="exact" w:val="315"/>
          <w:jc w:val="center"/>
        </w:trPr>
        <w:tc>
          <w:tcPr>
            <w:tcW w:w="1217" w:type="dxa"/>
            <w:vMerge/>
            <w:tcBorders>
              <w:top w:val="nil"/>
              <w:left w:val="nil"/>
              <w:bottom w:val="nil"/>
              <w:right w:val="nil"/>
            </w:tcBorders>
          </w:tcPr>
          <w:p w14:paraId="2A3C7A0D" w14:textId="77777777" w:rsidR="00765D62" w:rsidRPr="008A075D" w:rsidRDefault="00765D62" w:rsidP="00765D62">
            <w:pPr>
              <w:pStyle w:val="a9"/>
              <w:ind w:left="0"/>
              <w:jc w:val="both"/>
              <w:rPr>
                <w:rFonts w:hint="eastAsia"/>
                <w:sz w:val="18"/>
                <w:szCs w:val="18"/>
              </w:rPr>
            </w:pPr>
          </w:p>
        </w:tc>
        <w:tc>
          <w:tcPr>
            <w:tcW w:w="958" w:type="dxa"/>
            <w:tcBorders>
              <w:top w:val="nil"/>
              <w:left w:val="nil"/>
              <w:bottom w:val="nil"/>
              <w:right w:val="nil"/>
            </w:tcBorders>
          </w:tcPr>
          <w:p w14:paraId="6D22FDF7" w14:textId="602F1200" w:rsidR="00765D62" w:rsidRPr="008A075D" w:rsidRDefault="00765D62" w:rsidP="00765D62">
            <w:pPr>
              <w:pStyle w:val="a9"/>
              <w:ind w:left="0"/>
              <w:jc w:val="both"/>
              <w:rPr>
                <w:rFonts w:hint="eastAsia"/>
                <w:sz w:val="18"/>
                <w:szCs w:val="18"/>
              </w:rPr>
            </w:pPr>
            <m:oMath>
              <m:r>
                <w:rPr>
                  <w:rFonts w:ascii="Cambria Math" w:hAnsi="Cambria Math" w:cs="Times New Roman"/>
                  <w:sz w:val="18"/>
                  <w:szCs w:val="18"/>
                </w:rPr>
                <m:t>≤</m:t>
              </m:r>
            </m:oMath>
            <w:r w:rsidRPr="008A075D">
              <w:rPr>
                <w:rFonts w:ascii="Times New Roman" w:hAnsi="Times New Roman" w:cs="Times New Roman"/>
                <w:sz w:val="18"/>
                <w:szCs w:val="18"/>
              </w:rPr>
              <w:t>5%</w:t>
            </w:r>
          </w:p>
        </w:tc>
        <w:tc>
          <w:tcPr>
            <w:tcW w:w="869" w:type="dxa"/>
            <w:tcBorders>
              <w:top w:val="single" w:sz="8" w:space="0" w:color="FFFFFF"/>
              <w:left w:val="single" w:sz="8" w:space="0" w:color="FFFFFF"/>
              <w:bottom w:val="single" w:sz="24" w:space="0" w:color="FFFFFF"/>
              <w:right w:val="single" w:sz="8" w:space="0" w:color="FFFFFF"/>
            </w:tcBorders>
            <w:shd w:val="clear" w:color="auto" w:fill="FF0000"/>
          </w:tcPr>
          <w:p w14:paraId="7275E43D" w14:textId="73E74294" w:rsidR="00765D62" w:rsidRPr="00765D62" w:rsidRDefault="00765D62" w:rsidP="00765D62">
            <w:pPr>
              <w:pStyle w:val="a9"/>
              <w:ind w:left="0"/>
              <w:jc w:val="center"/>
              <w:rPr>
                <w:rFonts w:ascii="Times New Roman" w:eastAsia="等线" w:hAnsi="Times New Roman" w:cs="Times New Roman"/>
                <w:b/>
                <w:bCs/>
                <w:color w:val="000000"/>
                <w:sz w:val="18"/>
                <w:szCs w:val="18"/>
              </w:rPr>
            </w:pPr>
            <w:r w:rsidRPr="00765D62">
              <w:rPr>
                <w:rFonts w:ascii="Times New Roman" w:eastAsia="等线" w:hAnsi="Times New Roman" w:cs="Times New Roman" w:hint="eastAsia"/>
                <w:b/>
                <w:bCs/>
                <w:color w:val="000000"/>
                <w:sz w:val="18"/>
                <w:szCs w:val="18"/>
              </w:rPr>
              <w:t>1519</w:t>
            </w:r>
          </w:p>
        </w:tc>
        <w:tc>
          <w:tcPr>
            <w:tcW w:w="879" w:type="dxa"/>
            <w:tcBorders>
              <w:top w:val="single" w:sz="8" w:space="0" w:color="FFFFFF"/>
              <w:left w:val="single" w:sz="8" w:space="0" w:color="FFFFFF"/>
              <w:bottom w:val="single" w:sz="24" w:space="0" w:color="FFFFFF"/>
              <w:right w:val="single" w:sz="8" w:space="0" w:color="FFFFFF"/>
            </w:tcBorders>
            <w:shd w:val="clear" w:color="auto" w:fill="C1DBF5"/>
          </w:tcPr>
          <w:p w14:paraId="2FC1ED93" w14:textId="25DDD5EB" w:rsidR="00765D62" w:rsidRPr="00765D62" w:rsidRDefault="00765D62" w:rsidP="00765D62">
            <w:pPr>
              <w:pStyle w:val="a9"/>
              <w:ind w:left="0"/>
              <w:jc w:val="center"/>
              <w:rPr>
                <w:rFonts w:ascii="Times New Roman" w:eastAsia="等线" w:hAnsi="Times New Roman" w:cs="Times New Roman"/>
                <w:b/>
                <w:bCs/>
                <w:color w:val="000000"/>
                <w:sz w:val="18"/>
                <w:szCs w:val="18"/>
              </w:rPr>
            </w:pPr>
            <w:r w:rsidRPr="00765D62">
              <w:rPr>
                <w:rFonts w:ascii="Times New Roman" w:eastAsia="等线" w:hAnsi="Times New Roman" w:cs="Times New Roman" w:hint="eastAsia"/>
                <w:b/>
                <w:bCs/>
                <w:color w:val="000000"/>
                <w:sz w:val="18"/>
                <w:szCs w:val="18"/>
              </w:rPr>
              <w:t>1494</w:t>
            </w:r>
          </w:p>
        </w:tc>
        <w:tc>
          <w:tcPr>
            <w:tcW w:w="859" w:type="dxa"/>
            <w:tcBorders>
              <w:top w:val="single" w:sz="24" w:space="0" w:color="FFFFFF"/>
              <w:left w:val="single" w:sz="8" w:space="0" w:color="FFFFFF"/>
              <w:bottom w:val="single" w:sz="8" w:space="0" w:color="FFFFFF"/>
              <w:right w:val="single" w:sz="8" w:space="0" w:color="FFFFFF"/>
            </w:tcBorders>
            <w:shd w:val="clear" w:color="auto" w:fill="C1DBF5"/>
          </w:tcPr>
          <w:p w14:paraId="3DC3EC28" w14:textId="4196765C" w:rsidR="00765D62" w:rsidRPr="00765D62" w:rsidRDefault="00765D62" w:rsidP="00765D62">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2004</w:t>
            </w:r>
          </w:p>
        </w:tc>
        <w:tc>
          <w:tcPr>
            <w:tcW w:w="869" w:type="dxa"/>
            <w:tcBorders>
              <w:top w:val="single" w:sz="24" w:space="0" w:color="FFFFFF"/>
              <w:left w:val="single" w:sz="8" w:space="0" w:color="FFFFFF"/>
              <w:bottom w:val="single" w:sz="8" w:space="0" w:color="FFFFFF"/>
              <w:right w:val="single" w:sz="8" w:space="0" w:color="FFFFFF"/>
            </w:tcBorders>
            <w:shd w:val="clear" w:color="auto" w:fill="FF0000"/>
          </w:tcPr>
          <w:p w14:paraId="20478683" w14:textId="062859AA" w:rsidR="00765D62" w:rsidRPr="0084784C" w:rsidRDefault="00765D62" w:rsidP="00765D62">
            <w:pPr>
              <w:pStyle w:val="a9"/>
              <w:ind w:left="0"/>
              <w:jc w:val="center"/>
              <w:rPr>
                <w:rFonts w:ascii="Times New Roman" w:hAnsi="Times New Roman" w:cs="Times New Roman"/>
                <w:b/>
                <w:bCs/>
                <w:sz w:val="18"/>
                <w:szCs w:val="18"/>
              </w:rPr>
            </w:pPr>
            <w:r w:rsidRPr="0084784C">
              <w:rPr>
                <w:rFonts w:ascii="Times New Roman" w:eastAsia="等线" w:hAnsi="Times New Roman" w:cs="Times New Roman"/>
                <w:b/>
                <w:bCs/>
                <w:color w:val="000000"/>
                <w:sz w:val="18"/>
                <w:szCs w:val="18"/>
              </w:rPr>
              <w:t>2006</w:t>
            </w:r>
          </w:p>
        </w:tc>
        <w:tc>
          <w:tcPr>
            <w:tcW w:w="879" w:type="dxa"/>
            <w:tcBorders>
              <w:top w:val="single" w:sz="24" w:space="0" w:color="FFFFFF"/>
              <w:left w:val="single" w:sz="8" w:space="0" w:color="FFFFFF"/>
              <w:bottom w:val="single" w:sz="8" w:space="0" w:color="FFFFFF"/>
              <w:right w:val="single" w:sz="8" w:space="0" w:color="FFFFFF"/>
            </w:tcBorders>
            <w:shd w:val="clear" w:color="auto" w:fill="E6E6E6"/>
          </w:tcPr>
          <w:p w14:paraId="73000A1B" w14:textId="264A88E6" w:rsidR="00765D62" w:rsidRPr="0084784C" w:rsidRDefault="00765D62" w:rsidP="00765D62">
            <w:pPr>
              <w:pStyle w:val="a9"/>
              <w:ind w:left="0"/>
              <w:jc w:val="center"/>
              <w:rPr>
                <w:rFonts w:ascii="Times New Roman" w:hAnsi="Times New Roman" w:cs="Times New Roman"/>
                <w:b/>
                <w:bCs/>
                <w:sz w:val="18"/>
                <w:szCs w:val="18"/>
              </w:rPr>
            </w:pPr>
            <w:r w:rsidRPr="0084784C">
              <w:rPr>
                <w:rFonts w:ascii="Times New Roman" w:eastAsia="等线" w:hAnsi="Times New Roman" w:cs="Times New Roman"/>
                <w:b/>
                <w:bCs/>
                <w:color w:val="000000"/>
                <w:sz w:val="18"/>
                <w:szCs w:val="18"/>
              </w:rPr>
              <w:t>1858</w:t>
            </w:r>
          </w:p>
        </w:tc>
        <w:tc>
          <w:tcPr>
            <w:tcW w:w="875" w:type="dxa"/>
            <w:tcBorders>
              <w:top w:val="single" w:sz="24" w:space="0" w:color="FFFFFF"/>
              <w:left w:val="single" w:sz="8" w:space="0" w:color="FFFFFF"/>
              <w:bottom w:val="single" w:sz="8" w:space="0" w:color="FFFFFF"/>
              <w:right w:val="single" w:sz="8" w:space="0" w:color="FFFFFF"/>
            </w:tcBorders>
            <w:shd w:val="clear" w:color="auto" w:fill="C1DBF5"/>
          </w:tcPr>
          <w:p w14:paraId="6390A8B0" w14:textId="0B068581" w:rsidR="00765D62" w:rsidRPr="0084784C" w:rsidRDefault="00765D62" w:rsidP="00765D62">
            <w:pPr>
              <w:pStyle w:val="a9"/>
              <w:ind w:left="0"/>
              <w:jc w:val="center"/>
              <w:rPr>
                <w:rFonts w:ascii="Times New Roman" w:hAnsi="Times New Roman" w:cs="Times New Roman"/>
                <w:b/>
                <w:bCs/>
                <w:sz w:val="18"/>
                <w:szCs w:val="18"/>
              </w:rPr>
            </w:pPr>
            <w:r w:rsidRPr="0084784C">
              <w:rPr>
                <w:rFonts w:ascii="Times New Roman" w:eastAsia="等线" w:hAnsi="Times New Roman" w:cs="Times New Roman"/>
                <w:b/>
                <w:bCs/>
                <w:color w:val="000000"/>
                <w:sz w:val="18"/>
                <w:szCs w:val="18"/>
              </w:rPr>
              <w:t>2032</w:t>
            </w:r>
          </w:p>
        </w:tc>
        <w:tc>
          <w:tcPr>
            <w:tcW w:w="891" w:type="dxa"/>
            <w:tcBorders>
              <w:top w:val="single" w:sz="24" w:space="0" w:color="FFFFFF"/>
              <w:left w:val="single" w:sz="8" w:space="0" w:color="FFFFFF"/>
              <w:bottom w:val="single" w:sz="8" w:space="0" w:color="FFFFFF"/>
              <w:right w:val="single" w:sz="8" w:space="0" w:color="FFFFFF"/>
            </w:tcBorders>
            <w:shd w:val="clear" w:color="auto" w:fill="FF0000"/>
          </w:tcPr>
          <w:p w14:paraId="3FA463F2" w14:textId="69E31449" w:rsidR="00765D62" w:rsidRPr="0084784C" w:rsidRDefault="00765D62" w:rsidP="00765D62">
            <w:pPr>
              <w:pStyle w:val="a9"/>
              <w:ind w:left="0"/>
              <w:jc w:val="center"/>
              <w:rPr>
                <w:rFonts w:ascii="Times New Roman" w:hAnsi="Times New Roman" w:cs="Times New Roman"/>
                <w:b/>
                <w:bCs/>
                <w:sz w:val="18"/>
                <w:szCs w:val="18"/>
              </w:rPr>
            </w:pPr>
            <w:r w:rsidRPr="0084784C">
              <w:rPr>
                <w:rFonts w:ascii="Times New Roman" w:eastAsia="等线" w:hAnsi="Times New Roman" w:cs="Times New Roman"/>
                <w:b/>
                <w:bCs/>
                <w:color w:val="000000"/>
                <w:sz w:val="18"/>
                <w:szCs w:val="18"/>
              </w:rPr>
              <w:t>2034</w:t>
            </w:r>
          </w:p>
        </w:tc>
      </w:tr>
      <w:tr w:rsidR="0084784C" w14:paraId="100682CA" w14:textId="77777777" w:rsidTr="00383096">
        <w:trPr>
          <w:trHeight w:val="457"/>
          <w:jc w:val="center"/>
        </w:trPr>
        <w:tc>
          <w:tcPr>
            <w:tcW w:w="1217" w:type="dxa"/>
            <w:vMerge/>
            <w:tcBorders>
              <w:top w:val="nil"/>
              <w:left w:val="nil"/>
              <w:bottom w:val="nil"/>
              <w:right w:val="nil"/>
            </w:tcBorders>
          </w:tcPr>
          <w:p w14:paraId="7641BB42" w14:textId="77777777" w:rsidR="0084784C" w:rsidRPr="008A075D" w:rsidRDefault="0084784C" w:rsidP="0084784C">
            <w:pPr>
              <w:pStyle w:val="a9"/>
              <w:ind w:left="0"/>
              <w:jc w:val="both"/>
              <w:rPr>
                <w:rFonts w:hint="eastAsia"/>
                <w:sz w:val="18"/>
                <w:szCs w:val="18"/>
              </w:rPr>
            </w:pPr>
          </w:p>
        </w:tc>
        <w:tc>
          <w:tcPr>
            <w:tcW w:w="958" w:type="dxa"/>
            <w:tcBorders>
              <w:top w:val="nil"/>
              <w:left w:val="nil"/>
              <w:bottom w:val="nil"/>
              <w:right w:val="nil"/>
            </w:tcBorders>
          </w:tcPr>
          <w:p w14:paraId="52B9D8F3" w14:textId="0ED08CCB" w:rsidR="0084784C" w:rsidRPr="008A075D" w:rsidRDefault="0084784C" w:rsidP="0084784C">
            <w:pPr>
              <w:pStyle w:val="a9"/>
              <w:ind w:left="0"/>
              <w:jc w:val="both"/>
              <w:rPr>
                <w:rFonts w:hint="eastAsia"/>
                <w:sz w:val="18"/>
                <w:szCs w:val="18"/>
              </w:rPr>
            </w:pPr>
            <m:oMath>
              <m:r>
                <w:rPr>
                  <w:rFonts w:ascii="Cambria Math" w:hAnsi="Cambria Math" w:cs="Times New Roman"/>
                  <w:sz w:val="18"/>
                  <w:szCs w:val="18"/>
                </w:rPr>
                <m:t>≤</m:t>
              </m:r>
            </m:oMath>
            <w:r w:rsidRPr="008A075D">
              <w:rPr>
                <w:rFonts w:ascii="Times New Roman" w:hAnsi="Times New Roman" w:cs="Times New Roman"/>
                <w:sz w:val="18"/>
                <w:szCs w:val="18"/>
              </w:rPr>
              <w:t>10%</w:t>
            </w:r>
          </w:p>
        </w:tc>
        <w:tc>
          <w:tcPr>
            <w:tcW w:w="869" w:type="dxa"/>
            <w:tcBorders>
              <w:top w:val="single" w:sz="8" w:space="0" w:color="FFFFFF"/>
              <w:left w:val="single" w:sz="8" w:space="0" w:color="FFFFFF"/>
              <w:bottom w:val="single" w:sz="8" w:space="0" w:color="FFFFFF"/>
              <w:right w:val="single" w:sz="8" w:space="0" w:color="FFFFFF"/>
            </w:tcBorders>
            <w:shd w:val="clear" w:color="auto" w:fill="C1DBF5"/>
          </w:tcPr>
          <w:p w14:paraId="3EC4B36D" w14:textId="304BB24F" w:rsidR="0084784C" w:rsidRPr="00765D62" w:rsidRDefault="00765D62" w:rsidP="0084784C">
            <w:pPr>
              <w:pStyle w:val="a9"/>
              <w:ind w:left="0"/>
              <w:jc w:val="center"/>
              <w:rPr>
                <w:rFonts w:ascii="Times New Roman" w:eastAsia="等线" w:hAnsi="Times New Roman" w:cs="Times New Roman"/>
                <w:b/>
                <w:bCs/>
                <w:color w:val="000000"/>
                <w:sz w:val="18"/>
                <w:szCs w:val="18"/>
              </w:rPr>
            </w:pPr>
            <w:r>
              <w:rPr>
                <w:rFonts w:ascii="Times New Roman" w:eastAsia="等线" w:hAnsi="Times New Roman" w:cs="Times New Roman" w:hint="eastAsia"/>
                <w:b/>
                <w:bCs/>
                <w:color w:val="000000"/>
                <w:sz w:val="18"/>
                <w:szCs w:val="18"/>
              </w:rPr>
              <w:t>1884</w:t>
            </w:r>
          </w:p>
        </w:tc>
        <w:tc>
          <w:tcPr>
            <w:tcW w:w="879" w:type="dxa"/>
            <w:tcBorders>
              <w:top w:val="single" w:sz="8" w:space="0" w:color="FFFFFF"/>
              <w:left w:val="single" w:sz="8" w:space="0" w:color="FFFFFF"/>
              <w:bottom w:val="single" w:sz="8" w:space="0" w:color="FFFFFF"/>
              <w:right w:val="single" w:sz="8" w:space="0" w:color="FFFFFF"/>
            </w:tcBorders>
            <w:shd w:val="clear" w:color="auto" w:fill="FF0000"/>
          </w:tcPr>
          <w:p w14:paraId="1B242B93" w14:textId="4BBF903A" w:rsidR="0084784C" w:rsidRPr="00765D62" w:rsidRDefault="00765D62" w:rsidP="0084784C">
            <w:pPr>
              <w:pStyle w:val="a9"/>
              <w:ind w:left="0"/>
              <w:jc w:val="center"/>
              <w:rPr>
                <w:rFonts w:ascii="Times New Roman" w:eastAsia="等线" w:hAnsi="Times New Roman" w:cs="Times New Roman"/>
                <w:b/>
                <w:bCs/>
                <w:color w:val="000000"/>
                <w:sz w:val="18"/>
                <w:szCs w:val="18"/>
              </w:rPr>
            </w:pPr>
            <w:r>
              <w:rPr>
                <w:rFonts w:ascii="Times New Roman" w:eastAsia="等线" w:hAnsi="Times New Roman" w:cs="Times New Roman" w:hint="eastAsia"/>
                <w:b/>
                <w:bCs/>
                <w:color w:val="000000"/>
                <w:sz w:val="18"/>
                <w:szCs w:val="18"/>
              </w:rPr>
              <w:t>1909</w:t>
            </w:r>
          </w:p>
        </w:tc>
        <w:tc>
          <w:tcPr>
            <w:tcW w:w="859" w:type="dxa"/>
            <w:tcBorders>
              <w:top w:val="single" w:sz="8" w:space="0" w:color="FFFFFF"/>
              <w:left w:val="single" w:sz="8" w:space="0" w:color="FFFFFF"/>
              <w:bottom w:val="single" w:sz="8" w:space="0" w:color="FFFFFF"/>
              <w:right w:val="single" w:sz="8" w:space="0" w:color="FFFFFF"/>
            </w:tcBorders>
            <w:shd w:val="clear" w:color="auto" w:fill="FF0000"/>
          </w:tcPr>
          <w:p w14:paraId="55A86B1C" w14:textId="260F6A14" w:rsidR="0084784C" w:rsidRPr="00765D62"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2060</w:t>
            </w:r>
          </w:p>
        </w:tc>
        <w:tc>
          <w:tcPr>
            <w:tcW w:w="869" w:type="dxa"/>
            <w:tcBorders>
              <w:top w:val="single" w:sz="8" w:space="0" w:color="FFFFFF"/>
              <w:left w:val="single" w:sz="8" w:space="0" w:color="FFFFFF"/>
              <w:bottom w:val="single" w:sz="8" w:space="0" w:color="FFFFFF"/>
              <w:right w:val="single" w:sz="8" w:space="0" w:color="FFFFFF"/>
            </w:tcBorders>
            <w:shd w:val="clear" w:color="auto" w:fill="C1DBF5"/>
          </w:tcPr>
          <w:p w14:paraId="392200AA" w14:textId="208DAD34" w:rsidR="0084784C" w:rsidRPr="0084784C" w:rsidRDefault="0084784C" w:rsidP="0084784C">
            <w:pPr>
              <w:pStyle w:val="a9"/>
              <w:ind w:left="0"/>
              <w:jc w:val="center"/>
              <w:rPr>
                <w:rFonts w:ascii="Times New Roman" w:hAnsi="Times New Roman" w:cs="Times New Roman"/>
                <w:b/>
                <w:bCs/>
                <w:sz w:val="18"/>
                <w:szCs w:val="18"/>
              </w:rPr>
            </w:pPr>
            <w:r w:rsidRPr="0084784C">
              <w:rPr>
                <w:rFonts w:ascii="Times New Roman" w:eastAsia="等线" w:hAnsi="Times New Roman" w:cs="Times New Roman"/>
                <w:b/>
                <w:bCs/>
                <w:color w:val="000000"/>
                <w:sz w:val="18"/>
                <w:szCs w:val="18"/>
              </w:rPr>
              <w:t>2056</w:t>
            </w:r>
          </w:p>
        </w:tc>
        <w:tc>
          <w:tcPr>
            <w:tcW w:w="879" w:type="dxa"/>
            <w:tcBorders>
              <w:top w:val="single" w:sz="8" w:space="0" w:color="FFFFFF"/>
              <w:left w:val="single" w:sz="8" w:space="0" w:color="FFFFFF"/>
              <w:bottom w:val="single" w:sz="8" w:space="0" w:color="FFFFFF"/>
              <w:right w:val="single" w:sz="8" w:space="0" w:color="FFFFFF"/>
            </w:tcBorders>
            <w:shd w:val="clear" w:color="auto" w:fill="E6E6E6"/>
          </w:tcPr>
          <w:p w14:paraId="68805E62" w14:textId="382AD7D4" w:rsidR="0084784C" w:rsidRPr="0084784C" w:rsidRDefault="0084784C" w:rsidP="0084784C">
            <w:pPr>
              <w:pStyle w:val="a9"/>
              <w:ind w:left="0"/>
              <w:jc w:val="center"/>
              <w:rPr>
                <w:rFonts w:ascii="Times New Roman" w:hAnsi="Times New Roman" w:cs="Times New Roman"/>
                <w:b/>
                <w:bCs/>
                <w:sz w:val="18"/>
                <w:szCs w:val="18"/>
              </w:rPr>
            </w:pPr>
            <w:r w:rsidRPr="0084784C">
              <w:rPr>
                <w:rFonts w:ascii="Times New Roman" w:eastAsia="等线" w:hAnsi="Times New Roman" w:cs="Times New Roman"/>
                <w:b/>
                <w:bCs/>
                <w:color w:val="000000"/>
                <w:sz w:val="18"/>
                <w:szCs w:val="18"/>
              </w:rPr>
              <w:t>2017</w:t>
            </w:r>
          </w:p>
        </w:tc>
        <w:tc>
          <w:tcPr>
            <w:tcW w:w="875" w:type="dxa"/>
            <w:tcBorders>
              <w:top w:val="single" w:sz="8" w:space="0" w:color="FFFFFF"/>
              <w:left w:val="single" w:sz="8" w:space="0" w:color="FFFFFF"/>
              <w:bottom w:val="single" w:sz="8" w:space="0" w:color="FFFFFF"/>
              <w:right w:val="single" w:sz="8" w:space="0" w:color="FFFFFF"/>
            </w:tcBorders>
            <w:shd w:val="clear" w:color="auto" w:fill="C1DBF5"/>
          </w:tcPr>
          <w:p w14:paraId="1FB1D3A2" w14:textId="3C65E18B" w:rsidR="0084784C" w:rsidRPr="0084784C" w:rsidRDefault="0084784C" w:rsidP="0084784C">
            <w:pPr>
              <w:pStyle w:val="a9"/>
              <w:ind w:left="0"/>
              <w:jc w:val="center"/>
              <w:rPr>
                <w:rFonts w:ascii="Times New Roman" w:hAnsi="Times New Roman" w:cs="Times New Roman"/>
                <w:b/>
                <w:bCs/>
                <w:sz w:val="18"/>
                <w:szCs w:val="18"/>
              </w:rPr>
            </w:pPr>
            <w:r w:rsidRPr="0084784C">
              <w:rPr>
                <w:rFonts w:ascii="Times New Roman" w:eastAsia="等线" w:hAnsi="Times New Roman" w:cs="Times New Roman"/>
                <w:b/>
                <w:bCs/>
                <w:color w:val="000000"/>
                <w:sz w:val="18"/>
                <w:szCs w:val="18"/>
              </w:rPr>
              <w:t>2066</w:t>
            </w:r>
          </w:p>
        </w:tc>
        <w:tc>
          <w:tcPr>
            <w:tcW w:w="891" w:type="dxa"/>
            <w:tcBorders>
              <w:top w:val="single" w:sz="8" w:space="0" w:color="FFFFFF"/>
              <w:left w:val="single" w:sz="8" w:space="0" w:color="FFFFFF"/>
              <w:bottom w:val="single" w:sz="8" w:space="0" w:color="FFFFFF"/>
              <w:right w:val="single" w:sz="8" w:space="0" w:color="FFFFFF"/>
            </w:tcBorders>
            <w:shd w:val="clear" w:color="auto" w:fill="FF0000"/>
          </w:tcPr>
          <w:p w14:paraId="0410B543" w14:textId="76AC6646" w:rsidR="0084784C" w:rsidRPr="0084784C" w:rsidRDefault="0084784C" w:rsidP="0084784C">
            <w:pPr>
              <w:pStyle w:val="a9"/>
              <w:ind w:left="0"/>
              <w:jc w:val="center"/>
              <w:rPr>
                <w:rFonts w:ascii="Times New Roman" w:hAnsi="Times New Roman" w:cs="Times New Roman"/>
                <w:b/>
                <w:bCs/>
                <w:sz w:val="18"/>
                <w:szCs w:val="18"/>
              </w:rPr>
            </w:pPr>
            <w:r w:rsidRPr="0084784C">
              <w:rPr>
                <w:rFonts w:ascii="Times New Roman" w:eastAsia="等线" w:hAnsi="Times New Roman" w:cs="Times New Roman"/>
                <w:b/>
                <w:bCs/>
                <w:color w:val="000000"/>
                <w:sz w:val="18"/>
                <w:szCs w:val="18"/>
              </w:rPr>
              <w:t>2067</w:t>
            </w:r>
          </w:p>
        </w:tc>
      </w:tr>
      <w:tr w:rsidR="0084784C" w14:paraId="58AD88C6" w14:textId="77777777" w:rsidTr="003C45AE">
        <w:trPr>
          <w:jc w:val="center"/>
        </w:trPr>
        <w:tc>
          <w:tcPr>
            <w:tcW w:w="1217" w:type="dxa"/>
            <w:vMerge w:val="restart"/>
            <w:tcBorders>
              <w:top w:val="nil"/>
              <w:left w:val="nil"/>
              <w:bottom w:val="nil"/>
              <w:right w:val="nil"/>
            </w:tcBorders>
          </w:tcPr>
          <w:p w14:paraId="64D442BE" w14:textId="77777777" w:rsidR="0084784C" w:rsidRPr="008A075D" w:rsidRDefault="0084784C" w:rsidP="0084784C">
            <w:pPr>
              <w:pStyle w:val="a9"/>
              <w:ind w:left="0"/>
              <w:jc w:val="both"/>
              <w:rPr>
                <w:rFonts w:hint="eastAsia"/>
                <w:sz w:val="18"/>
                <w:szCs w:val="18"/>
              </w:rPr>
            </w:pPr>
            <w:r w:rsidRPr="008A075D">
              <w:rPr>
                <w:rFonts w:ascii="Times New Roman" w:hAnsi="Times New Roman" w:cs="Times New Roman" w:hint="eastAsia"/>
                <w:sz w:val="18"/>
                <w:szCs w:val="18"/>
              </w:rPr>
              <w:t>Vapor pressure</w:t>
            </w:r>
          </w:p>
        </w:tc>
        <w:tc>
          <w:tcPr>
            <w:tcW w:w="958" w:type="dxa"/>
            <w:tcBorders>
              <w:top w:val="nil"/>
              <w:left w:val="nil"/>
              <w:bottom w:val="nil"/>
              <w:right w:val="nil"/>
            </w:tcBorders>
          </w:tcPr>
          <w:p w14:paraId="3E11582D" w14:textId="6C54184F" w:rsidR="0084784C" w:rsidRPr="008A075D" w:rsidRDefault="0084784C" w:rsidP="0084784C">
            <w:pPr>
              <w:pStyle w:val="a9"/>
              <w:ind w:left="0"/>
              <w:jc w:val="both"/>
              <w:rPr>
                <w:rFonts w:hint="eastAsia"/>
                <w:sz w:val="18"/>
                <w:szCs w:val="18"/>
              </w:rPr>
            </w:pPr>
            <m:oMath>
              <m:r>
                <w:rPr>
                  <w:rFonts w:ascii="Cambria Math" w:hAnsi="Cambria Math" w:cs="Times New Roman"/>
                  <w:sz w:val="18"/>
                  <w:szCs w:val="18"/>
                </w:rPr>
                <m:t>≤</m:t>
              </m:r>
            </m:oMath>
            <w:r w:rsidRPr="008A075D">
              <w:rPr>
                <w:rFonts w:ascii="Times New Roman" w:hAnsi="Times New Roman" w:cs="Times New Roman"/>
                <w:sz w:val="18"/>
                <w:szCs w:val="18"/>
              </w:rPr>
              <w:t>1%</w:t>
            </w:r>
          </w:p>
        </w:tc>
        <w:tc>
          <w:tcPr>
            <w:tcW w:w="869" w:type="dxa"/>
            <w:tcBorders>
              <w:top w:val="single" w:sz="8" w:space="0" w:color="FFFFFF"/>
              <w:left w:val="single" w:sz="8" w:space="0" w:color="FFFFFF"/>
              <w:bottom w:val="single" w:sz="8" w:space="0" w:color="FFFFFF"/>
              <w:right w:val="single" w:sz="8" w:space="0" w:color="FFFFFF"/>
            </w:tcBorders>
            <w:shd w:val="clear" w:color="auto" w:fill="C1DBF5"/>
          </w:tcPr>
          <w:p w14:paraId="3A70986E" w14:textId="7F4A078F" w:rsidR="0084784C" w:rsidRPr="0084784C" w:rsidRDefault="0084784C" w:rsidP="0084784C">
            <w:pPr>
              <w:pStyle w:val="a9"/>
              <w:ind w:left="0"/>
              <w:jc w:val="center"/>
              <w:rPr>
                <w:rFonts w:ascii="Times New Roman" w:hAnsi="Times New Roman" w:cs="Times New Roman"/>
                <w:b/>
                <w:bCs/>
                <w:sz w:val="18"/>
                <w:szCs w:val="18"/>
              </w:rPr>
            </w:pPr>
            <w:r w:rsidRPr="0084784C">
              <w:rPr>
                <w:rFonts w:ascii="Times New Roman" w:eastAsia="等线" w:hAnsi="Times New Roman" w:cs="Times New Roman"/>
                <w:b/>
                <w:bCs/>
                <w:color w:val="000000"/>
                <w:sz w:val="18"/>
                <w:szCs w:val="18"/>
              </w:rPr>
              <w:t>198</w:t>
            </w:r>
          </w:p>
        </w:tc>
        <w:tc>
          <w:tcPr>
            <w:tcW w:w="879" w:type="dxa"/>
            <w:tcBorders>
              <w:top w:val="single" w:sz="8" w:space="0" w:color="FFFFFF"/>
              <w:left w:val="single" w:sz="8" w:space="0" w:color="FFFFFF"/>
              <w:bottom w:val="single" w:sz="8" w:space="0" w:color="FFFFFF"/>
              <w:right w:val="single" w:sz="8" w:space="0" w:color="FFFFFF"/>
            </w:tcBorders>
            <w:shd w:val="clear" w:color="auto" w:fill="FF0000"/>
          </w:tcPr>
          <w:p w14:paraId="0C9484E3" w14:textId="6355C8F2" w:rsidR="0084784C" w:rsidRPr="0084784C" w:rsidRDefault="0084784C" w:rsidP="0084784C">
            <w:pPr>
              <w:pStyle w:val="a9"/>
              <w:ind w:left="0"/>
              <w:jc w:val="center"/>
              <w:rPr>
                <w:rFonts w:ascii="Times New Roman" w:hAnsi="Times New Roman" w:cs="Times New Roman"/>
                <w:b/>
                <w:bCs/>
                <w:sz w:val="18"/>
                <w:szCs w:val="18"/>
              </w:rPr>
            </w:pPr>
            <w:r w:rsidRPr="0084784C">
              <w:rPr>
                <w:rFonts w:ascii="Times New Roman" w:eastAsia="等线" w:hAnsi="Times New Roman" w:cs="Times New Roman"/>
                <w:b/>
                <w:bCs/>
                <w:color w:val="000000"/>
                <w:sz w:val="18"/>
                <w:szCs w:val="18"/>
              </w:rPr>
              <w:t>219</w:t>
            </w:r>
          </w:p>
        </w:tc>
        <w:tc>
          <w:tcPr>
            <w:tcW w:w="859" w:type="dxa"/>
            <w:tcBorders>
              <w:top w:val="single" w:sz="8" w:space="0" w:color="FFFFFF"/>
              <w:left w:val="single" w:sz="8" w:space="0" w:color="FFFFFF"/>
              <w:bottom w:val="single" w:sz="8" w:space="0" w:color="FFFFFF"/>
              <w:right w:val="single" w:sz="8" w:space="0" w:color="FFFFFF"/>
            </w:tcBorders>
            <w:shd w:val="clear" w:color="auto" w:fill="E6E6E6"/>
          </w:tcPr>
          <w:p w14:paraId="38BAB289" w14:textId="54E64587" w:rsidR="0084784C" w:rsidRPr="0084784C" w:rsidRDefault="0084784C" w:rsidP="0084784C">
            <w:pPr>
              <w:pStyle w:val="a9"/>
              <w:ind w:left="0"/>
              <w:jc w:val="center"/>
              <w:rPr>
                <w:rFonts w:ascii="Times New Roman" w:hAnsi="Times New Roman" w:cs="Times New Roman"/>
                <w:b/>
                <w:bCs/>
                <w:sz w:val="18"/>
                <w:szCs w:val="18"/>
              </w:rPr>
            </w:pPr>
            <w:r w:rsidRPr="0084784C">
              <w:rPr>
                <w:rFonts w:ascii="Times New Roman" w:eastAsia="等线" w:hAnsi="Times New Roman" w:cs="Times New Roman"/>
                <w:b/>
                <w:bCs/>
                <w:color w:val="000000"/>
                <w:sz w:val="18"/>
                <w:szCs w:val="18"/>
              </w:rPr>
              <w:t>249</w:t>
            </w:r>
          </w:p>
        </w:tc>
        <w:tc>
          <w:tcPr>
            <w:tcW w:w="869" w:type="dxa"/>
            <w:tcBorders>
              <w:top w:val="single" w:sz="8" w:space="0" w:color="FFFFFF"/>
              <w:left w:val="single" w:sz="8" w:space="0" w:color="FFFFFF"/>
              <w:bottom w:val="single" w:sz="8" w:space="0" w:color="FFFFFF"/>
              <w:right w:val="single" w:sz="8" w:space="0" w:color="FFFFFF"/>
            </w:tcBorders>
            <w:shd w:val="clear" w:color="auto" w:fill="C1DBF5"/>
          </w:tcPr>
          <w:p w14:paraId="6D6002D7" w14:textId="080FB0ED" w:rsidR="0084784C" w:rsidRPr="0084784C" w:rsidRDefault="0084784C" w:rsidP="0084784C">
            <w:pPr>
              <w:pStyle w:val="a9"/>
              <w:ind w:left="0"/>
              <w:jc w:val="center"/>
              <w:rPr>
                <w:rFonts w:ascii="Times New Roman" w:hAnsi="Times New Roman" w:cs="Times New Roman"/>
                <w:b/>
                <w:bCs/>
                <w:sz w:val="18"/>
                <w:szCs w:val="18"/>
              </w:rPr>
            </w:pPr>
            <w:r w:rsidRPr="0084784C">
              <w:rPr>
                <w:rFonts w:ascii="Times New Roman" w:eastAsia="等线" w:hAnsi="Times New Roman" w:cs="Times New Roman"/>
                <w:b/>
                <w:bCs/>
                <w:color w:val="000000"/>
                <w:sz w:val="18"/>
                <w:szCs w:val="18"/>
              </w:rPr>
              <w:t>253</w:t>
            </w:r>
          </w:p>
        </w:tc>
        <w:tc>
          <w:tcPr>
            <w:tcW w:w="879" w:type="dxa"/>
            <w:tcBorders>
              <w:top w:val="single" w:sz="8" w:space="0" w:color="FFFFFF"/>
              <w:left w:val="single" w:sz="8" w:space="0" w:color="FFFFFF"/>
              <w:bottom w:val="single" w:sz="8" w:space="0" w:color="FFFFFF"/>
              <w:right w:val="single" w:sz="8" w:space="0" w:color="FFFFFF"/>
            </w:tcBorders>
            <w:shd w:val="clear" w:color="auto" w:fill="FF0000"/>
          </w:tcPr>
          <w:p w14:paraId="1759E07A" w14:textId="5E767409" w:rsidR="0084784C" w:rsidRPr="0084784C" w:rsidRDefault="0084784C" w:rsidP="0084784C">
            <w:pPr>
              <w:pStyle w:val="a9"/>
              <w:ind w:left="0"/>
              <w:jc w:val="center"/>
              <w:rPr>
                <w:rFonts w:ascii="Times New Roman" w:hAnsi="Times New Roman" w:cs="Times New Roman"/>
                <w:b/>
                <w:bCs/>
                <w:sz w:val="18"/>
                <w:szCs w:val="18"/>
              </w:rPr>
            </w:pPr>
            <w:r w:rsidRPr="0084784C">
              <w:rPr>
                <w:rFonts w:ascii="Times New Roman" w:eastAsia="等线" w:hAnsi="Times New Roman" w:cs="Times New Roman"/>
                <w:b/>
                <w:bCs/>
                <w:color w:val="000000"/>
                <w:sz w:val="18"/>
                <w:szCs w:val="18"/>
              </w:rPr>
              <w:t>335</w:t>
            </w:r>
          </w:p>
        </w:tc>
        <w:tc>
          <w:tcPr>
            <w:tcW w:w="875" w:type="dxa"/>
            <w:tcBorders>
              <w:top w:val="single" w:sz="8" w:space="0" w:color="FFFFFF"/>
              <w:left w:val="single" w:sz="8" w:space="0" w:color="FFFFFF"/>
              <w:bottom w:val="single" w:sz="8" w:space="0" w:color="FFFFFF"/>
              <w:right w:val="single" w:sz="8" w:space="0" w:color="FFFFFF"/>
            </w:tcBorders>
            <w:shd w:val="clear" w:color="auto" w:fill="C1DBF5"/>
          </w:tcPr>
          <w:p w14:paraId="6E057139" w14:textId="3947B29D" w:rsidR="0084784C" w:rsidRPr="0084784C" w:rsidRDefault="0084784C" w:rsidP="0084784C">
            <w:pPr>
              <w:pStyle w:val="a9"/>
              <w:ind w:left="0"/>
              <w:jc w:val="center"/>
              <w:rPr>
                <w:rFonts w:ascii="Times New Roman" w:hAnsi="Times New Roman" w:cs="Times New Roman"/>
                <w:b/>
                <w:bCs/>
                <w:sz w:val="18"/>
                <w:szCs w:val="18"/>
              </w:rPr>
            </w:pPr>
            <w:r w:rsidRPr="0084784C">
              <w:rPr>
                <w:rFonts w:ascii="Times New Roman" w:eastAsia="等线" w:hAnsi="Times New Roman" w:cs="Times New Roman"/>
                <w:b/>
                <w:bCs/>
                <w:color w:val="000000"/>
                <w:sz w:val="18"/>
                <w:szCs w:val="18"/>
              </w:rPr>
              <w:t>308</w:t>
            </w:r>
          </w:p>
        </w:tc>
        <w:tc>
          <w:tcPr>
            <w:tcW w:w="891" w:type="dxa"/>
            <w:tcBorders>
              <w:top w:val="single" w:sz="8" w:space="0" w:color="FFFFFF"/>
              <w:left w:val="single" w:sz="8" w:space="0" w:color="FFFFFF"/>
              <w:bottom w:val="single" w:sz="8" w:space="0" w:color="FFFFFF"/>
              <w:right w:val="single" w:sz="8" w:space="0" w:color="FFFFFF"/>
            </w:tcBorders>
            <w:shd w:val="clear" w:color="auto" w:fill="FF0000"/>
          </w:tcPr>
          <w:p w14:paraId="61D58DCB" w14:textId="14C9FFF6" w:rsidR="0084784C" w:rsidRPr="0084784C" w:rsidRDefault="0084784C" w:rsidP="0084784C">
            <w:pPr>
              <w:pStyle w:val="a9"/>
              <w:ind w:left="0"/>
              <w:jc w:val="center"/>
              <w:rPr>
                <w:rFonts w:ascii="Times New Roman" w:hAnsi="Times New Roman" w:cs="Times New Roman"/>
                <w:b/>
                <w:bCs/>
                <w:sz w:val="18"/>
                <w:szCs w:val="18"/>
              </w:rPr>
            </w:pPr>
            <w:r w:rsidRPr="0084784C">
              <w:rPr>
                <w:rFonts w:ascii="Times New Roman" w:eastAsia="等线" w:hAnsi="Times New Roman" w:cs="Times New Roman"/>
                <w:b/>
                <w:bCs/>
                <w:color w:val="000000"/>
                <w:sz w:val="18"/>
                <w:szCs w:val="18"/>
              </w:rPr>
              <w:t>311</w:t>
            </w:r>
          </w:p>
        </w:tc>
      </w:tr>
      <w:tr w:rsidR="0084784C" w14:paraId="6234875D" w14:textId="77777777" w:rsidTr="003C45AE">
        <w:trPr>
          <w:jc w:val="center"/>
        </w:trPr>
        <w:tc>
          <w:tcPr>
            <w:tcW w:w="1217" w:type="dxa"/>
            <w:vMerge/>
            <w:tcBorders>
              <w:top w:val="nil"/>
              <w:left w:val="nil"/>
              <w:bottom w:val="nil"/>
              <w:right w:val="nil"/>
            </w:tcBorders>
          </w:tcPr>
          <w:p w14:paraId="14650094" w14:textId="77777777" w:rsidR="0084784C" w:rsidRPr="008A075D" w:rsidRDefault="0084784C" w:rsidP="0084784C">
            <w:pPr>
              <w:pStyle w:val="a9"/>
              <w:ind w:left="0"/>
              <w:jc w:val="both"/>
              <w:rPr>
                <w:rFonts w:hint="eastAsia"/>
                <w:sz w:val="18"/>
                <w:szCs w:val="18"/>
              </w:rPr>
            </w:pPr>
          </w:p>
        </w:tc>
        <w:tc>
          <w:tcPr>
            <w:tcW w:w="958" w:type="dxa"/>
            <w:tcBorders>
              <w:top w:val="nil"/>
              <w:left w:val="nil"/>
              <w:bottom w:val="nil"/>
              <w:right w:val="nil"/>
            </w:tcBorders>
          </w:tcPr>
          <w:p w14:paraId="01D3EFC8" w14:textId="2D311741" w:rsidR="0084784C" w:rsidRPr="008A075D" w:rsidRDefault="0084784C" w:rsidP="0084784C">
            <w:pPr>
              <w:pStyle w:val="a9"/>
              <w:ind w:left="0"/>
              <w:jc w:val="both"/>
              <w:rPr>
                <w:rFonts w:hint="eastAsia"/>
                <w:sz w:val="18"/>
                <w:szCs w:val="18"/>
              </w:rPr>
            </w:pPr>
            <m:oMath>
              <m:r>
                <w:rPr>
                  <w:rFonts w:ascii="Cambria Math" w:hAnsi="Cambria Math" w:cs="Times New Roman"/>
                  <w:sz w:val="18"/>
                  <w:szCs w:val="18"/>
                </w:rPr>
                <m:t>≤</m:t>
              </m:r>
            </m:oMath>
            <w:r w:rsidRPr="008A075D">
              <w:rPr>
                <w:rFonts w:ascii="Times New Roman" w:hAnsi="Times New Roman" w:cs="Times New Roman"/>
                <w:sz w:val="18"/>
                <w:szCs w:val="18"/>
              </w:rPr>
              <w:t>5%</w:t>
            </w:r>
          </w:p>
        </w:tc>
        <w:tc>
          <w:tcPr>
            <w:tcW w:w="869" w:type="dxa"/>
            <w:tcBorders>
              <w:top w:val="single" w:sz="8" w:space="0" w:color="FFFFFF"/>
              <w:left w:val="single" w:sz="8" w:space="0" w:color="FFFFFF"/>
              <w:bottom w:val="single" w:sz="8" w:space="0" w:color="FFFFFF"/>
              <w:right w:val="single" w:sz="8" w:space="0" w:color="FFFFFF"/>
            </w:tcBorders>
            <w:shd w:val="clear" w:color="auto" w:fill="C1DBF5"/>
          </w:tcPr>
          <w:p w14:paraId="3AA2801B" w14:textId="0C95D534" w:rsidR="0084784C" w:rsidRPr="0084784C" w:rsidRDefault="0084784C" w:rsidP="0084784C">
            <w:pPr>
              <w:pStyle w:val="a9"/>
              <w:ind w:left="0"/>
              <w:jc w:val="center"/>
              <w:rPr>
                <w:rFonts w:ascii="Times New Roman" w:hAnsi="Times New Roman" w:cs="Times New Roman"/>
                <w:b/>
                <w:bCs/>
                <w:sz w:val="18"/>
                <w:szCs w:val="18"/>
              </w:rPr>
            </w:pPr>
            <w:r w:rsidRPr="0084784C">
              <w:rPr>
                <w:rFonts w:ascii="Times New Roman" w:eastAsia="等线" w:hAnsi="Times New Roman" w:cs="Times New Roman"/>
                <w:b/>
                <w:bCs/>
                <w:color w:val="000000"/>
                <w:sz w:val="18"/>
                <w:szCs w:val="18"/>
              </w:rPr>
              <w:t>865</w:t>
            </w:r>
          </w:p>
        </w:tc>
        <w:tc>
          <w:tcPr>
            <w:tcW w:w="879" w:type="dxa"/>
            <w:tcBorders>
              <w:top w:val="single" w:sz="8" w:space="0" w:color="FFFFFF"/>
              <w:left w:val="single" w:sz="8" w:space="0" w:color="FFFFFF"/>
              <w:bottom w:val="single" w:sz="8" w:space="0" w:color="FFFFFF"/>
              <w:right w:val="single" w:sz="8" w:space="0" w:color="FFFFFF"/>
            </w:tcBorders>
            <w:shd w:val="clear" w:color="auto" w:fill="FF0000"/>
          </w:tcPr>
          <w:p w14:paraId="07196B59" w14:textId="6950B1DC" w:rsidR="0084784C" w:rsidRPr="0084784C" w:rsidRDefault="0084784C" w:rsidP="0084784C">
            <w:pPr>
              <w:pStyle w:val="a9"/>
              <w:ind w:left="0"/>
              <w:jc w:val="center"/>
              <w:rPr>
                <w:rFonts w:ascii="Times New Roman" w:hAnsi="Times New Roman" w:cs="Times New Roman"/>
                <w:b/>
                <w:bCs/>
                <w:sz w:val="18"/>
                <w:szCs w:val="18"/>
              </w:rPr>
            </w:pPr>
            <w:r w:rsidRPr="0084784C">
              <w:rPr>
                <w:rFonts w:ascii="Times New Roman" w:eastAsia="等线" w:hAnsi="Times New Roman" w:cs="Times New Roman"/>
                <w:b/>
                <w:bCs/>
                <w:color w:val="000000"/>
                <w:sz w:val="18"/>
                <w:szCs w:val="18"/>
              </w:rPr>
              <w:t>930</w:t>
            </w:r>
          </w:p>
        </w:tc>
        <w:tc>
          <w:tcPr>
            <w:tcW w:w="859" w:type="dxa"/>
            <w:tcBorders>
              <w:top w:val="single" w:sz="8" w:space="0" w:color="FFFFFF"/>
              <w:left w:val="single" w:sz="8" w:space="0" w:color="FFFFFF"/>
              <w:bottom w:val="single" w:sz="8" w:space="0" w:color="FFFFFF"/>
              <w:right w:val="single" w:sz="8" w:space="0" w:color="FFFFFF"/>
            </w:tcBorders>
            <w:shd w:val="clear" w:color="auto" w:fill="E6E6E6"/>
          </w:tcPr>
          <w:p w14:paraId="7537F026" w14:textId="1B585F71" w:rsidR="0084784C" w:rsidRPr="0084784C" w:rsidRDefault="0084784C" w:rsidP="0084784C">
            <w:pPr>
              <w:pStyle w:val="a9"/>
              <w:ind w:left="0"/>
              <w:jc w:val="center"/>
              <w:rPr>
                <w:rFonts w:ascii="Times New Roman" w:hAnsi="Times New Roman" w:cs="Times New Roman"/>
                <w:b/>
                <w:bCs/>
                <w:sz w:val="18"/>
                <w:szCs w:val="18"/>
              </w:rPr>
            </w:pPr>
            <w:r w:rsidRPr="0084784C">
              <w:rPr>
                <w:rFonts w:ascii="Times New Roman" w:eastAsia="等线" w:hAnsi="Times New Roman" w:cs="Times New Roman"/>
                <w:b/>
                <w:bCs/>
                <w:color w:val="000000"/>
                <w:sz w:val="18"/>
                <w:szCs w:val="18"/>
              </w:rPr>
              <w:t>960</w:t>
            </w:r>
          </w:p>
        </w:tc>
        <w:tc>
          <w:tcPr>
            <w:tcW w:w="869" w:type="dxa"/>
            <w:tcBorders>
              <w:top w:val="single" w:sz="8" w:space="0" w:color="FFFFFF"/>
              <w:left w:val="single" w:sz="8" w:space="0" w:color="FFFFFF"/>
              <w:bottom w:val="single" w:sz="8" w:space="0" w:color="FFFFFF"/>
              <w:right w:val="single" w:sz="8" w:space="0" w:color="FFFFFF"/>
            </w:tcBorders>
            <w:shd w:val="clear" w:color="auto" w:fill="C1DBF5"/>
          </w:tcPr>
          <w:p w14:paraId="7E04D232" w14:textId="771C882C" w:rsidR="0084784C" w:rsidRPr="0084784C" w:rsidRDefault="0084784C" w:rsidP="0084784C">
            <w:pPr>
              <w:pStyle w:val="a9"/>
              <w:ind w:left="0"/>
              <w:jc w:val="center"/>
              <w:rPr>
                <w:rFonts w:ascii="Times New Roman" w:hAnsi="Times New Roman" w:cs="Times New Roman"/>
                <w:b/>
                <w:bCs/>
                <w:sz w:val="18"/>
                <w:szCs w:val="18"/>
              </w:rPr>
            </w:pPr>
            <w:r w:rsidRPr="0084784C">
              <w:rPr>
                <w:rFonts w:ascii="Times New Roman" w:eastAsia="等线" w:hAnsi="Times New Roman" w:cs="Times New Roman"/>
                <w:b/>
                <w:bCs/>
                <w:color w:val="000000"/>
                <w:sz w:val="18"/>
                <w:szCs w:val="18"/>
              </w:rPr>
              <w:t>1030</w:t>
            </w:r>
          </w:p>
        </w:tc>
        <w:tc>
          <w:tcPr>
            <w:tcW w:w="879" w:type="dxa"/>
            <w:tcBorders>
              <w:top w:val="single" w:sz="8" w:space="0" w:color="FFFFFF"/>
              <w:left w:val="single" w:sz="8" w:space="0" w:color="FFFFFF"/>
              <w:bottom w:val="single" w:sz="8" w:space="0" w:color="FFFFFF"/>
              <w:right w:val="single" w:sz="8" w:space="0" w:color="FFFFFF"/>
            </w:tcBorders>
            <w:shd w:val="clear" w:color="auto" w:fill="FF0000"/>
          </w:tcPr>
          <w:p w14:paraId="1A00B3B0" w14:textId="64C82341" w:rsidR="0084784C" w:rsidRPr="0084784C" w:rsidRDefault="0084784C" w:rsidP="0084784C">
            <w:pPr>
              <w:pStyle w:val="a9"/>
              <w:ind w:left="0"/>
              <w:jc w:val="center"/>
              <w:rPr>
                <w:rFonts w:ascii="Times New Roman" w:hAnsi="Times New Roman" w:cs="Times New Roman"/>
                <w:b/>
                <w:bCs/>
                <w:sz w:val="18"/>
                <w:szCs w:val="18"/>
              </w:rPr>
            </w:pPr>
            <w:r w:rsidRPr="0084784C">
              <w:rPr>
                <w:rFonts w:ascii="Times New Roman" w:eastAsia="等线" w:hAnsi="Times New Roman" w:cs="Times New Roman"/>
                <w:b/>
                <w:bCs/>
                <w:color w:val="000000"/>
                <w:sz w:val="18"/>
                <w:szCs w:val="18"/>
              </w:rPr>
              <w:t>1377</w:t>
            </w:r>
          </w:p>
        </w:tc>
        <w:tc>
          <w:tcPr>
            <w:tcW w:w="875" w:type="dxa"/>
            <w:tcBorders>
              <w:top w:val="single" w:sz="8" w:space="0" w:color="FFFFFF"/>
              <w:left w:val="single" w:sz="8" w:space="0" w:color="FFFFFF"/>
              <w:bottom w:val="single" w:sz="8" w:space="0" w:color="FFFFFF"/>
              <w:right w:val="single" w:sz="8" w:space="0" w:color="FFFFFF"/>
            </w:tcBorders>
            <w:shd w:val="clear" w:color="auto" w:fill="C1DBF5"/>
          </w:tcPr>
          <w:p w14:paraId="27FA3397" w14:textId="51607424" w:rsidR="0084784C" w:rsidRPr="0084784C" w:rsidRDefault="0084784C" w:rsidP="0084784C">
            <w:pPr>
              <w:pStyle w:val="a9"/>
              <w:ind w:left="0"/>
              <w:jc w:val="center"/>
              <w:rPr>
                <w:rFonts w:ascii="Times New Roman" w:hAnsi="Times New Roman" w:cs="Times New Roman"/>
                <w:b/>
                <w:bCs/>
                <w:sz w:val="18"/>
                <w:szCs w:val="18"/>
              </w:rPr>
            </w:pPr>
            <w:r w:rsidRPr="0084784C">
              <w:rPr>
                <w:rFonts w:ascii="Times New Roman" w:eastAsia="等线" w:hAnsi="Times New Roman" w:cs="Times New Roman"/>
                <w:b/>
                <w:bCs/>
                <w:color w:val="000000"/>
                <w:sz w:val="18"/>
                <w:szCs w:val="18"/>
              </w:rPr>
              <w:t>1235</w:t>
            </w:r>
          </w:p>
        </w:tc>
        <w:tc>
          <w:tcPr>
            <w:tcW w:w="891" w:type="dxa"/>
            <w:tcBorders>
              <w:top w:val="single" w:sz="8" w:space="0" w:color="FFFFFF"/>
              <w:left w:val="single" w:sz="8" w:space="0" w:color="FFFFFF"/>
              <w:bottom w:val="single" w:sz="8" w:space="0" w:color="FFFFFF"/>
              <w:right w:val="single" w:sz="8" w:space="0" w:color="FFFFFF"/>
            </w:tcBorders>
            <w:shd w:val="clear" w:color="auto" w:fill="FF0000"/>
          </w:tcPr>
          <w:p w14:paraId="4499FABA" w14:textId="4EBF47E2" w:rsidR="0084784C" w:rsidRPr="0084784C" w:rsidRDefault="0084784C" w:rsidP="0084784C">
            <w:pPr>
              <w:pStyle w:val="a9"/>
              <w:ind w:left="0"/>
              <w:jc w:val="center"/>
              <w:rPr>
                <w:rFonts w:ascii="Times New Roman" w:hAnsi="Times New Roman" w:cs="Times New Roman"/>
                <w:b/>
                <w:bCs/>
                <w:sz w:val="18"/>
                <w:szCs w:val="18"/>
              </w:rPr>
            </w:pPr>
            <w:r w:rsidRPr="0084784C">
              <w:rPr>
                <w:rFonts w:ascii="Times New Roman" w:eastAsia="等线" w:hAnsi="Times New Roman" w:cs="Times New Roman"/>
                <w:b/>
                <w:bCs/>
                <w:color w:val="000000"/>
                <w:sz w:val="18"/>
                <w:szCs w:val="18"/>
              </w:rPr>
              <w:t>1252</w:t>
            </w:r>
          </w:p>
        </w:tc>
      </w:tr>
      <w:tr w:rsidR="0084784C" w14:paraId="1BDF9CEA" w14:textId="77777777" w:rsidTr="003C45AE">
        <w:trPr>
          <w:jc w:val="center"/>
        </w:trPr>
        <w:tc>
          <w:tcPr>
            <w:tcW w:w="1217" w:type="dxa"/>
            <w:vMerge/>
            <w:tcBorders>
              <w:top w:val="nil"/>
              <w:left w:val="nil"/>
              <w:bottom w:val="nil"/>
              <w:right w:val="nil"/>
            </w:tcBorders>
          </w:tcPr>
          <w:p w14:paraId="1439D3CE" w14:textId="77777777" w:rsidR="0084784C" w:rsidRPr="008A075D" w:rsidRDefault="0084784C" w:rsidP="0084784C">
            <w:pPr>
              <w:pStyle w:val="a9"/>
              <w:ind w:left="0"/>
              <w:jc w:val="both"/>
              <w:rPr>
                <w:rFonts w:hint="eastAsia"/>
                <w:sz w:val="18"/>
                <w:szCs w:val="18"/>
              </w:rPr>
            </w:pPr>
          </w:p>
        </w:tc>
        <w:tc>
          <w:tcPr>
            <w:tcW w:w="958" w:type="dxa"/>
            <w:tcBorders>
              <w:top w:val="nil"/>
              <w:left w:val="nil"/>
              <w:bottom w:val="nil"/>
              <w:right w:val="nil"/>
            </w:tcBorders>
          </w:tcPr>
          <w:p w14:paraId="097F3139" w14:textId="2E012C4C" w:rsidR="0084784C" w:rsidRPr="008A075D" w:rsidRDefault="0084784C" w:rsidP="0084784C">
            <w:pPr>
              <w:pStyle w:val="a9"/>
              <w:ind w:left="0"/>
              <w:jc w:val="both"/>
              <w:rPr>
                <w:rFonts w:hint="eastAsia"/>
                <w:sz w:val="18"/>
                <w:szCs w:val="18"/>
              </w:rPr>
            </w:pPr>
            <m:oMath>
              <m:r>
                <w:rPr>
                  <w:rFonts w:ascii="Cambria Math" w:hAnsi="Cambria Math" w:cs="Times New Roman"/>
                  <w:sz w:val="18"/>
                  <w:szCs w:val="18"/>
                </w:rPr>
                <m:t>≤</m:t>
              </m:r>
            </m:oMath>
            <w:r w:rsidRPr="008A075D">
              <w:rPr>
                <w:rFonts w:ascii="Times New Roman" w:hAnsi="Times New Roman" w:cs="Times New Roman"/>
                <w:sz w:val="18"/>
                <w:szCs w:val="18"/>
              </w:rPr>
              <w:t>10%</w:t>
            </w:r>
          </w:p>
        </w:tc>
        <w:tc>
          <w:tcPr>
            <w:tcW w:w="869" w:type="dxa"/>
            <w:tcBorders>
              <w:top w:val="single" w:sz="8" w:space="0" w:color="FFFFFF"/>
              <w:left w:val="single" w:sz="8" w:space="0" w:color="FFFFFF"/>
              <w:bottom w:val="single" w:sz="8" w:space="0" w:color="000000"/>
              <w:right w:val="single" w:sz="8" w:space="0" w:color="FFFFFF"/>
            </w:tcBorders>
            <w:shd w:val="clear" w:color="auto" w:fill="C1DBF5"/>
          </w:tcPr>
          <w:p w14:paraId="6F9011B3" w14:textId="71658CC5" w:rsidR="0084784C" w:rsidRPr="0084784C" w:rsidRDefault="0084784C" w:rsidP="0084784C">
            <w:pPr>
              <w:pStyle w:val="a9"/>
              <w:ind w:left="0"/>
              <w:jc w:val="center"/>
              <w:rPr>
                <w:rFonts w:ascii="Times New Roman" w:hAnsi="Times New Roman" w:cs="Times New Roman"/>
                <w:b/>
                <w:bCs/>
                <w:sz w:val="18"/>
                <w:szCs w:val="18"/>
              </w:rPr>
            </w:pPr>
            <w:r w:rsidRPr="0084784C">
              <w:rPr>
                <w:rFonts w:ascii="Times New Roman" w:eastAsia="等线" w:hAnsi="Times New Roman" w:cs="Times New Roman"/>
                <w:b/>
                <w:bCs/>
                <w:color w:val="000000"/>
                <w:sz w:val="18"/>
                <w:szCs w:val="18"/>
              </w:rPr>
              <w:t>1332</w:t>
            </w:r>
          </w:p>
        </w:tc>
        <w:tc>
          <w:tcPr>
            <w:tcW w:w="879" w:type="dxa"/>
            <w:tcBorders>
              <w:top w:val="single" w:sz="8" w:space="0" w:color="FFFFFF"/>
              <w:left w:val="single" w:sz="8" w:space="0" w:color="FFFFFF"/>
              <w:bottom w:val="single" w:sz="8" w:space="0" w:color="000000"/>
              <w:right w:val="single" w:sz="8" w:space="0" w:color="FFFFFF"/>
            </w:tcBorders>
            <w:shd w:val="clear" w:color="auto" w:fill="FF0000"/>
          </w:tcPr>
          <w:p w14:paraId="0503F080" w14:textId="3ABCFEFE" w:rsidR="0084784C" w:rsidRPr="0084784C" w:rsidRDefault="0084784C" w:rsidP="0084784C">
            <w:pPr>
              <w:pStyle w:val="a9"/>
              <w:ind w:left="0"/>
              <w:jc w:val="center"/>
              <w:rPr>
                <w:rFonts w:ascii="Times New Roman" w:hAnsi="Times New Roman" w:cs="Times New Roman"/>
                <w:b/>
                <w:bCs/>
                <w:sz w:val="18"/>
                <w:szCs w:val="18"/>
              </w:rPr>
            </w:pPr>
            <w:r w:rsidRPr="0084784C">
              <w:rPr>
                <w:rFonts w:ascii="Times New Roman" w:eastAsia="等线" w:hAnsi="Times New Roman" w:cs="Times New Roman"/>
                <w:b/>
                <w:bCs/>
                <w:color w:val="000000"/>
                <w:sz w:val="18"/>
                <w:szCs w:val="18"/>
              </w:rPr>
              <w:t>1389</w:t>
            </w:r>
          </w:p>
        </w:tc>
        <w:tc>
          <w:tcPr>
            <w:tcW w:w="859" w:type="dxa"/>
            <w:tcBorders>
              <w:top w:val="single" w:sz="8" w:space="0" w:color="FFFFFF"/>
              <w:left w:val="single" w:sz="8" w:space="0" w:color="FFFFFF"/>
              <w:bottom w:val="single" w:sz="8" w:space="0" w:color="FFFFFF"/>
              <w:right w:val="single" w:sz="8" w:space="0" w:color="FFFFFF"/>
            </w:tcBorders>
            <w:shd w:val="clear" w:color="auto" w:fill="C1DBF5"/>
          </w:tcPr>
          <w:p w14:paraId="032E0458" w14:textId="3105136D" w:rsidR="0084784C" w:rsidRPr="0084784C" w:rsidRDefault="0084784C" w:rsidP="0084784C">
            <w:pPr>
              <w:pStyle w:val="a9"/>
              <w:ind w:left="0"/>
              <w:jc w:val="center"/>
              <w:rPr>
                <w:rFonts w:ascii="Times New Roman" w:hAnsi="Times New Roman" w:cs="Times New Roman"/>
                <w:b/>
                <w:bCs/>
                <w:sz w:val="18"/>
                <w:szCs w:val="18"/>
              </w:rPr>
            </w:pPr>
            <w:r w:rsidRPr="0084784C">
              <w:rPr>
                <w:rFonts w:ascii="Times New Roman" w:eastAsia="等线" w:hAnsi="Times New Roman" w:cs="Times New Roman"/>
                <w:b/>
                <w:bCs/>
                <w:color w:val="000000"/>
                <w:sz w:val="18"/>
                <w:szCs w:val="18"/>
              </w:rPr>
              <w:t>1571</w:t>
            </w:r>
          </w:p>
        </w:tc>
        <w:tc>
          <w:tcPr>
            <w:tcW w:w="869" w:type="dxa"/>
            <w:tcBorders>
              <w:top w:val="single" w:sz="8" w:space="0" w:color="FFFFFF"/>
              <w:left w:val="single" w:sz="8" w:space="0" w:color="FFFFFF"/>
              <w:bottom w:val="single" w:sz="8" w:space="0" w:color="FFFFFF"/>
              <w:right w:val="single" w:sz="8" w:space="0" w:color="FFFFFF"/>
            </w:tcBorders>
            <w:shd w:val="clear" w:color="auto" w:fill="E6E6E6"/>
          </w:tcPr>
          <w:p w14:paraId="17694D08" w14:textId="32589C80" w:rsidR="0084784C" w:rsidRPr="0084784C" w:rsidRDefault="0084784C" w:rsidP="0084784C">
            <w:pPr>
              <w:pStyle w:val="a9"/>
              <w:ind w:left="0"/>
              <w:jc w:val="center"/>
              <w:rPr>
                <w:rFonts w:ascii="Times New Roman" w:hAnsi="Times New Roman" w:cs="Times New Roman"/>
                <w:b/>
                <w:bCs/>
                <w:sz w:val="18"/>
                <w:szCs w:val="18"/>
              </w:rPr>
            </w:pPr>
            <w:r w:rsidRPr="0084784C">
              <w:rPr>
                <w:rFonts w:ascii="Times New Roman" w:eastAsia="等线" w:hAnsi="Times New Roman" w:cs="Times New Roman"/>
                <w:b/>
                <w:bCs/>
                <w:color w:val="000000"/>
                <w:sz w:val="18"/>
                <w:szCs w:val="18"/>
              </w:rPr>
              <w:t>1557</w:t>
            </w:r>
          </w:p>
        </w:tc>
        <w:tc>
          <w:tcPr>
            <w:tcW w:w="879" w:type="dxa"/>
            <w:tcBorders>
              <w:top w:val="single" w:sz="8" w:space="0" w:color="FFFFFF"/>
              <w:left w:val="single" w:sz="8" w:space="0" w:color="FFFFFF"/>
              <w:bottom w:val="single" w:sz="8" w:space="0" w:color="FFFFFF"/>
              <w:right w:val="single" w:sz="8" w:space="0" w:color="FFFFFF"/>
            </w:tcBorders>
            <w:shd w:val="clear" w:color="auto" w:fill="FF0000"/>
          </w:tcPr>
          <w:p w14:paraId="3DBCF411" w14:textId="0A5E254D" w:rsidR="0084784C" w:rsidRPr="0084784C" w:rsidRDefault="0084784C" w:rsidP="0084784C">
            <w:pPr>
              <w:pStyle w:val="a9"/>
              <w:ind w:left="0"/>
              <w:jc w:val="center"/>
              <w:rPr>
                <w:rFonts w:ascii="Times New Roman" w:hAnsi="Times New Roman" w:cs="Times New Roman"/>
                <w:b/>
                <w:bCs/>
                <w:sz w:val="18"/>
                <w:szCs w:val="18"/>
              </w:rPr>
            </w:pPr>
            <w:r w:rsidRPr="0084784C">
              <w:rPr>
                <w:rFonts w:ascii="Times New Roman" w:eastAsia="等线" w:hAnsi="Times New Roman" w:cs="Times New Roman"/>
                <w:b/>
                <w:bCs/>
                <w:color w:val="000000"/>
                <w:sz w:val="18"/>
                <w:szCs w:val="18"/>
              </w:rPr>
              <w:t>1810</w:t>
            </w:r>
          </w:p>
        </w:tc>
        <w:tc>
          <w:tcPr>
            <w:tcW w:w="875" w:type="dxa"/>
            <w:tcBorders>
              <w:top w:val="single" w:sz="8" w:space="0" w:color="FFFFFF"/>
              <w:left w:val="single" w:sz="8" w:space="0" w:color="FFFFFF"/>
              <w:bottom w:val="single" w:sz="8" w:space="0" w:color="FFFFFF"/>
              <w:right w:val="single" w:sz="8" w:space="0" w:color="FFFFFF"/>
            </w:tcBorders>
            <w:shd w:val="clear" w:color="auto" w:fill="C1DBF5"/>
          </w:tcPr>
          <w:p w14:paraId="14EBF796" w14:textId="4F7D9DAF" w:rsidR="0084784C" w:rsidRPr="0084784C" w:rsidRDefault="0084784C" w:rsidP="0084784C">
            <w:pPr>
              <w:pStyle w:val="a9"/>
              <w:ind w:left="0"/>
              <w:jc w:val="center"/>
              <w:rPr>
                <w:rFonts w:ascii="Times New Roman" w:hAnsi="Times New Roman" w:cs="Times New Roman"/>
                <w:b/>
                <w:bCs/>
                <w:sz w:val="18"/>
                <w:szCs w:val="18"/>
              </w:rPr>
            </w:pPr>
            <w:r w:rsidRPr="0084784C">
              <w:rPr>
                <w:rFonts w:ascii="Times New Roman" w:eastAsia="等线" w:hAnsi="Times New Roman" w:cs="Times New Roman"/>
                <w:b/>
                <w:bCs/>
                <w:color w:val="000000"/>
                <w:sz w:val="18"/>
                <w:szCs w:val="18"/>
              </w:rPr>
              <w:t>1736</w:t>
            </w:r>
          </w:p>
        </w:tc>
        <w:tc>
          <w:tcPr>
            <w:tcW w:w="891" w:type="dxa"/>
            <w:tcBorders>
              <w:top w:val="single" w:sz="8" w:space="0" w:color="FFFFFF"/>
              <w:left w:val="single" w:sz="8" w:space="0" w:color="FFFFFF"/>
              <w:bottom w:val="single" w:sz="8" w:space="0" w:color="FFFFFF"/>
              <w:right w:val="single" w:sz="8" w:space="0" w:color="FFFFFF"/>
            </w:tcBorders>
            <w:shd w:val="clear" w:color="auto" w:fill="FF0000"/>
          </w:tcPr>
          <w:p w14:paraId="3B85ECF1" w14:textId="123BF70F" w:rsidR="0084784C" w:rsidRPr="0084784C" w:rsidRDefault="0084784C" w:rsidP="0084784C">
            <w:pPr>
              <w:pStyle w:val="a9"/>
              <w:ind w:left="0"/>
              <w:jc w:val="center"/>
              <w:rPr>
                <w:rFonts w:ascii="Times New Roman" w:hAnsi="Times New Roman" w:cs="Times New Roman"/>
                <w:b/>
                <w:bCs/>
                <w:sz w:val="18"/>
                <w:szCs w:val="18"/>
              </w:rPr>
            </w:pPr>
            <w:r w:rsidRPr="0084784C">
              <w:rPr>
                <w:rFonts w:ascii="Times New Roman" w:eastAsia="等线" w:hAnsi="Times New Roman" w:cs="Times New Roman"/>
                <w:b/>
                <w:bCs/>
                <w:color w:val="000000"/>
                <w:sz w:val="18"/>
                <w:szCs w:val="18"/>
              </w:rPr>
              <w:t>1756</w:t>
            </w:r>
          </w:p>
        </w:tc>
      </w:tr>
      <w:tr w:rsidR="0084784C" w14:paraId="7806CA08" w14:textId="77777777" w:rsidTr="003C45AE">
        <w:trPr>
          <w:jc w:val="center"/>
        </w:trPr>
        <w:tc>
          <w:tcPr>
            <w:tcW w:w="1217" w:type="dxa"/>
            <w:vMerge w:val="restart"/>
            <w:tcBorders>
              <w:top w:val="nil"/>
              <w:left w:val="nil"/>
              <w:bottom w:val="nil"/>
              <w:right w:val="nil"/>
            </w:tcBorders>
          </w:tcPr>
          <w:p w14:paraId="6C937BCC" w14:textId="77777777" w:rsidR="0084784C" w:rsidRPr="008A075D" w:rsidRDefault="0084784C" w:rsidP="0084784C">
            <w:pPr>
              <w:pStyle w:val="a9"/>
              <w:ind w:left="0"/>
              <w:jc w:val="both"/>
              <w:rPr>
                <w:rFonts w:hint="eastAsia"/>
                <w:sz w:val="18"/>
                <w:szCs w:val="18"/>
              </w:rPr>
            </w:pPr>
            <w:r w:rsidRPr="008A075D">
              <w:rPr>
                <w:rFonts w:ascii="Times New Roman" w:hAnsi="Times New Roman" w:cs="Times New Roman" w:hint="eastAsia"/>
                <w:sz w:val="18"/>
                <w:szCs w:val="18"/>
              </w:rPr>
              <w:t>Heat of vaporization</w:t>
            </w:r>
          </w:p>
        </w:tc>
        <w:tc>
          <w:tcPr>
            <w:tcW w:w="958" w:type="dxa"/>
            <w:tcBorders>
              <w:top w:val="nil"/>
              <w:left w:val="nil"/>
              <w:bottom w:val="nil"/>
              <w:right w:val="nil"/>
            </w:tcBorders>
          </w:tcPr>
          <w:p w14:paraId="71012330" w14:textId="5C7E8128" w:rsidR="0084784C" w:rsidRPr="008A075D" w:rsidRDefault="0084784C" w:rsidP="0084784C">
            <w:pPr>
              <w:pStyle w:val="a9"/>
              <w:ind w:left="0"/>
              <w:jc w:val="both"/>
              <w:rPr>
                <w:rFonts w:hint="eastAsia"/>
                <w:sz w:val="18"/>
                <w:szCs w:val="18"/>
              </w:rPr>
            </w:pPr>
            <m:oMath>
              <m:r>
                <w:rPr>
                  <w:rFonts w:ascii="Cambria Math" w:hAnsi="Cambria Math" w:cs="Times New Roman"/>
                  <w:sz w:val="18"/>
                  <w:szCs w:val="18"/>
                </w:rPr>
                <m:t>≤</m:t>
              </m:r>
            </m:oMath>
            <w:r w:rsidRPr="008A075D">
              <w:rPr>
                <w:rFonts w:ascii="Times New Roman" w:hAnsi="Times New Roman" w:cs="Times New Roman"/>
                <w:sz w:val="18"/>
                <w:szCs w:val="18"/>
              </w:rPr>
              <w:t>1%</w:t>
            </w:r>
          </w:p>
        </w:tc>
        <w:tc>
          <w:tcPr>
            <w:tcW w:w="869" w:type="dxa"/>
            <w:tcBorders>
              <w:top w:val="single" w:sz="8" w:space="0" w:color="000000"/>
              <w:left w:val="single" w:sz="8" w:space="0" w:color="FFFFFF"/>
              <w:bottom w:val="single" w:sz="8" w:space="0" w:color="FFFFFF"/>
              <w:right w:val="single" w:sz="8" w:space="0" w:color="FFFFFF"/>
            </w:tcBorders>
            <w:shd w:val="clear" w:color="auto" w:fill="FF0000"/>
          </w:tcPr>
          <w:p w14:paraId="53AFDFCC" w14:textId="05FD3A27" w:rsidR="0084784C" w:rsidRPr="0084784C" w:rsidRDefault="0084784C" w:rsidP="0084784C">
            <w:pPr>
              <w:pStyle w:val="a9"/>
              <w:ind w:left="0"/>
              <w:jc w:val="center"/>
              <w:rPr>
                <w:rFonts w:ascii="Times New Roman" w:hAnsi="Times New Roman" w:cs="Times New Roman"/>
                <w:b/>
                <w:bCs/>
                <w:sz w:val="18"/>
                <w:szCs w:val="18"/>
              </w:rPr>
            </w:pPr>
            <w:r w:rsidRPr="0084784C">
              <w:rPr>
                <w:rFonts w:ascii="Times New Roman" w:eastAsia="等线" w:hAnsi="Times New Roman" w:cs="Times New Roman"/>
                <w:b/>
                <w:bCs/>
                <w:color w:val="000000"/>
                <w:sz w:val="18"/>
                <w:szCs w:val="18"/>
              </w:rPr>
              <w:t>224</w:t>
            </w:r>
          </w:p>
        </w:tc>
        <w:tc>
          <w:tcPr>
            <w:tcW w:w="879" w:type="dxa"/>
            <w:tcBorders>
              <w:top w:val="single" w:sz="8" w:space="0" w:color="000000"/>
              <w:left w:val="single" w:sz="8" w:space="0" w:color="FFFFFF"/>
              <w:bottom w:val="single" w:sz="8" w:space="0" w:color="FFFFFF"/>
              <w:right w:val="single" w:sz="8" w:space="0" w:color="FFFFFF"/>
            </w:tcBorders>
            <w:shd w:val="clear" w:color="auto" w:fill="C1DBF5"/>
          </w:tcPr>
          <w:p w14:paraId="1D297C96" w14:textId="21B23763" w:rsidR="0084784C" w:rsidRPr="0084784C" w:rsidRDefault="0084784C" w:rsidP="0084784C">
            <w:pPr>
              <w:pStyle w:val="a9"/>
              <w:ind w:left="0"/>
              <w:jc w:val="center"/>
              <w:rPr>
                <w:rFonts w:ascii="Times New Roman" w:hAnsi="Times New Roman" w:cs="Times New Roman"/>
                <w:b/>
                <w:bCs/>
                <w:sz w:val="18"/>
                <w:szCs w:val="18"/>
              </w:rPr>
            </w:pPr>
            <w:r w:rsidRPr="0084784C">
              <w:rPr>
                <w:rFonts w:ascii="Times New Roman" w:eastAsia="等线" w:hAnsi="Times New Roman" w:cs="Times New Roman"/>
                <w:b/>
                <w:bCs/>
                <w:color w:val="000000"/>
                <w:sz w:val="18"/>
                <w:szCs w:val="18"/>
              </w:rPr>
              <w:t>223</w:t>
            </w:r>
          </w:p>
        </w:tc>
        <w:tc>
          <w:tcPr>
            <w:tcW w:w="859" w:type="dxa"/>
            <w:tcBorders>
              <w:top w:val="single" w:sz="8" w:space="0" w:color="FFFFFF"/>
              <w:left w:val="single" w:sz="8" w:space="0" w:color="FFFFFF"/>
              <w:bottom w:val="single" w:sz="8" w:space="0" w:color="FFFFFF"/>
              <w:right w:val="single" w:sz="8" w:space="0" w:color="FFFFFF"/>
            </w:tcBorders>
            <w:shd w:val="clear" w:color="auto" w:fill="E6E6E6"/>
          </w:tcPr>
          <w:p w14:paraId="5B9D5A69" w14:textId="1F1305A6" w:rsidR="0084784C" w:rsidRPr="0084784C" w:rsidRDefault="0084784C" w:rsidP="0084784C">
            <w:pPr>
              <w:pStyle w:val="a9"/>
              <w:ind w:left="0"/>
              <w:jc w:val="center"/>
              <w:rPr>
                <w:rFonts w:ascii="Times New Roman" w:hAnsi="Times New Roman" w:cs="Times New Roman"/>
                <w:b/>
                <w:bCs/>
                <w:sz w:val="18"/>
                <w:szCs w:val="18"/>
              </w:rPr>
            </w:pPr>
            <w:r w:rsidRPr="0084784C">
              <w:rPr>
                <w:rFonts w:ascii="Times New Roman" w:eastAsia="等线" w:hAnsi="Times New Roman" w:cs="Times New Roman"/>
                <w:b/>
                <w:bCs/>
                <w:color w:val="000000"/>
                <w:sz w:val="18"/>
                <w:szCs w:val="18"/>
              </w:rPr>
              <w:t>600</w:t>
            </w:r>
          </w:p>
        </w:tc>
        <w:tc>
          <w:tcPr>
            <w:tcW w:w="869" w:type="dxa"/>
            <w:tcBorders>
              <w:top w:val="single" w:sz="8" w:space="0" w:color="FFFFFF"/>
              <w:left w:val="single" w:sz="8" w:space="0" w:color="FFFFFF"/>
              <w:bottom w:val="single" w:sz="8" w:space="0" w:color="FFFFFF"/>
              <w:right w:val="single" w:sz="8" w:space="0" w:color="FFFFFF"/>
            </w:tcBorders>
            <w:shd w:val="clear" w:color="auto" w:fill="FF0000"/>
          </w:tcPr>
          <w:p w14:paraId="3EA258C5" w14:textId="3C5C239D" w:rsidR="0084784C" w:rsidRPr="0084784C" w:rsidRDefault="0084784C" w:rsidP="0084784C">
            <w:pPr>
              <w:pStyle w:val="a9"/>
              <w:ind w:left="0"/>
              <w:jc w:val="center"/>
              <w:rPr>
                <w:rFonts w:ascii="Times New Roman" w:hAnsi="Times New Roman" w:cs="Times New Roman"/>
                <w:b/>
                <w:bCs/>
                <w:sz w:val="18"/>
                <w:szCs w:val="18"/>
              </w:rPr>
            </w:pPr>
            <w:r w:rsidRPr="0084784C">
              <w:rPr>
                <w:rFonts w:ascii="Times New Roman" w:eastAsia="等线" w:hAnsi="Times New Roman" w:cs="Times New Roman"/>
                <w:b/>
                <w:bCs/>
                <w:color w:val="000000"/>
                <w:sz w:val="18"/>
                <w:szCs w:val="18"/>
              </w:rPr>
              <w:t>727</w:t>
            </w:r>
          </w:p>
        </w:tc>
        <w:tc>
          <w:tcPr>
            <w:tcW w:w="879" w:type="dxa"/>
            <w:tcBorders>
              <w:top w:val="single" w:sz="8" w:space="0" w:color="FFFFFF"/>
              <w:left w:val="single" w:sz="8" w:space="0" w:color="FFFFFF"/>
              <w:bottom w:val="single" w:sz="8" w:space="0" w:color="FFFFFF"/>
              <w:right w:val="single" w:sz="8" w:space="0" w:color="FFFFFF"/>
            </w:tcBorders>
            <w:shd w:val="clear" w:color="auto" w:fill="C1DBF5"/>
          </w:tcPr>
          <w:p w14:paraId="7534433F" w14:textId="6615AF8F" w:rsidR="0084784C" w:rsidRPr="0084784C" w:rsidRDefault="0084784C" w:rsidP="0084784C">
            <w:pPr>
              <w:pStyle w:val="a9"/>
              <w:ind w:left="0"/>
              <w:jc w:val="center"/>
              <w:rPr>
                <w:rFonts w:ascii="Times New Roman" w:hAnsi="Times New Roman" w:cs="Times New Roman"/>
                <w:b/>
                <w:bCs/>
                <w:sz w:val="18"/>
                <w:szCs w:val="18"/>
              </w:rPr>
            </w:pPr>
            <w:r w:rsidRPr="0084784C">
              <w:rPr>
                <w:rFonts w:ascii="Times New Roman" w:eastAsia="等线" w:hAnsi="Times New Roman" w:cs="Times New Roman"/>
                <w:b/>
                <w:bCs/>
                <w:color w:val="000000"/>
                <w:sz w:val="18"/>
                <w:szCs w:val="18"/>
              </w:rPr>
              <w:t>647</w:t>
            </w:r>
          </w:p>
        </w:tc>
        <w:tc>
          <w:tcPr>
            <w:tcW w:w="875" w:type="dxa"/>
            <w:tcBorders>
              <w:top w:val="single" w:sz="8" w:space="0" w:color="FFFFFF"/>
              <w:left w:val="single" w:sz="8" w:space="0" w:color="FFFFFF"/>
              <w:bottom w:val="single" w:sz="8" w:space="0" w:color="FFFFFF"/>
              <w:right w:val="single" w:sz="8" w:space="0" w:color="FFFFFF"/>
            </w:tcBorders>
            <w:shd w:val="clear" w:color="auto" w:fill="C1DBF5"/>
          </w:tcPr>
          <w:p w14:paraId="7104C53D" w14:textId="4CE2C9AF" w:rsidR="0084784C" w:rsidRPr="0084784C" w:rsidRDefault="0084784C" w:rsidP="0084784C">
            <w:pPr>
              <w:pStyle w:val="a9"/>
              <w:ind w:left="0"/>
              <w:jc w:val="center"/>
              <w:rPr>
                <w:rFonts w:ascii="Times New Roman" w:hAnsi="Times New Roman" w:cs="Times New Roman"/>
                <w:b/>
                <w:bCs/>
                <w:sz w:val="18"/>
                <w:szCs w:val="18"/>
              </w:rPr>
            </w:pPr>
            <w:r w:rsidRPr="0084784C">
              <w:rPr>
                <w:rFonts w:ascii="Times New Roman" w:eastAsia="等线" w:hAnsi="Times New Roman" w:cs="Times New Roman"/>
                <w:b/>
                <w:bCs/>
                <w:color w:val="000000"/>
                <w:sz w:val="18"/>
                <w:szCs w:val="18"/>
              </w:rPr>
              <w:t>823</w:t>
            </w:r>
          </w:p>
        </w:tc>
        <w:tc>
          <w:tcPr>
            <w:tcW w:w="891" w:type="dxa"/>
            <w:tcBorders>
              <w:top w:val="single" w:sz="8" w:space="0" w:color="FFFFFF"/>
              <w:left w:val="single" w:sz="8" w:space="0" w:color="FFFFFF"/>
              <w:bottom w:val="single" w:sz="8" w:space="0" w:color="FFFFFF"/>
              <w:right w:val="single" w:sz="8" w:space="0" w:color="FFFFFF"/>
            </w:tcBorders>
            <w:shd w:val="clear" w:color="auto" w:fill="FF0000"/>
          </w:tcPr>
          <w:p w14:paraId="5F0FB104" w14:textId="0A9AD4E8" w:rsidR="0084784C" w:rsidRPr="0084784C" w:rsidRDefault="0084784C" w:rsidP="0084784C">
            <w:pPr>
              <w:pStyle w:val="a9"/>
              <w:ind w:left="0"/>
              <w:jc w:val="center"/>
              <w:rPr>
                <w:rFonts w:ascii="Times New Roman" w:hAnsi="Times New Roman" w:cs="Times New Roman"/>
                <w:b/>
                <w:bCs/>
                <w:sz w:val="18"/>
                <w:szCs w:val="18"/>
              </w:rPr>
            </w:pPr>
            <w:r w:rsidRPr="0084784C">
              <w:rPr>
                <w:rFonts w:ascii="Times New Roman" w:eastAsia="等线" w:hAnsi="Times New Roman" w:cs="Times New Roman"/>
                <w:b/>
                <w:bCs/>
                <w:color w:val="000000"/>
                <w:sz w:val="18"/>
                <w:szCs w:val="18"/>
              </w:rPr>
              <w:t>939</w:t>
            </w:r>
          </w:p>
        </w:tc>
      </w:tr>
      <w:tr w:rsidR="0084784C" w14:paraId="2B005DFC" w14:textId="77777777" w:rsidTr="003C45AE">
        <w:trPr>
          <w:jc w:val="center"/>
        </w:trPr>
        <w:tc>
          <w:tcPr>
            <w:tcW w:w="1217" w:type="dxa"/>
            <w:vMerge/>
            <w:tcBorders>
              <w:top w:val="nil"/>
              <w:left w:val="nil"/>
              <w:bottom w:val="nil"/>
              <w:right w:val="nil"/>
            </w:tcBorders>
          </w:tcPr>
          <w:p w14:paraId="37817E1B" w14:textId="77777777" w:rsidR="0084784C" w:rsidRPr="008A075D" w:rsidRDefault="0084784C" w:rsidP="0084784C">
            <w:pPr>
              <w:pStyle w:val="a9"/>
              <w:ind w:left="0"/>
              <w:jc w:val="both"/>
              <w:rPr>
                <w:rFonts w:hint="eastAsia"/>
                <w:sz w:val="18"/>
                <w:szCs w:val="18"/>
              </w:rPr>
            </w:pPr>
          </w:p>
        </w:tc>
        <w:tc>
          <w:tcPr>
            <w:tcW w:w="958" w:type="dxa"/>
            <w:tcBorders>
              <w:top w:val="nil"/>
              <w:left w:val="nil"/>
              <w:bottom w:val="nil"/>
              <w:right w:val="nil"/>
            </w:tcBorders>
          </w:tcPr>
          <w:p w14:paraId="7DCFAC8B" w14:textId="001554E1" w:rsidR="0084784C" w:rsidRPr="008A075D" w:rsidRDefault="0084784C" w:rsidP="0084784C">
            <w:pPr>
              <w:pStyle w:val="a9"/>
              <w:ind w:left="0"/>
              <w:jc w:val="both"/>
              <w:rPr>
                <w:rFonts w:hint="eastAsia"/>
                <w:sz w:val="18"/>
                <w:szCs w:val="18"/>
              </w:rPr>
            </w:pPr>
            <m:oMath>
              <m:r>
                <w:rPr>
                  <w:rFonts w:ascii="Cambria Math" w:hAnsi="Cambria Math" w:cs="Times New Roman"/>
                  <w:sz w:val="18"/>
                  <w:szCs w:val="18"/>
                </w:rPr>
                <m:t>≤</m:t>
              </m:r>
            </m:oMath>
            <w:r w:rsidRPr="008A075D">
              <w:rPr>
                <w:rFonts w:ascii="Times New Roman" w:hAnsi="Times New Roman" w:cs="Times New Roman"/>
                <w:sz w:val="18"/>
                <w:szCs w:val="18"/>
              </w:rPr>
              <w:t>5%</w:t>
            </w:r>
          </w:p>
        </w:tc>
        <w:tc>
          <w:tcPr>
            <w:tcW w:w="869" w:type="dxa"/>
            <w:tcBorders>
              <w:top w:val="single" w:sz="8" w:space="0" w:color="FFFFFF"/>
              <w:left w:val="single" w:sz="8" w:space="0" w:color="FFFFFF"/>
              <w:bottom w:val="single" w:sz="8" w:space="0" w:color="FFFFFF"/>
              <w:right w:val="single" w:sz="8" w:space="0" w:color="FFFFFF"/>
            </w:tcBorders>
            <w:shd w:val="clear" w:color="auto" w:fill="C1DBF5"/>
          </w:tcPr>
          <w:p w14:paraId="231B4F6D" w14:textId="5326EA2B" w:rsidR="0084784C" w:rsidRPr="0084784C" w:rsidRDefault="0084784C" w:rsidP="0084784C">
            <w:pPr>
              <w:pStyle w:val="a9"/>
              <w:ind w:left="0"/>
              <w:jc w:val="center"/>
              <w:rPr>
                <w:rFonts w:ascii="Times New Roman" w:hAnsi="Times New Roman" w:cs="Times New Roman"/>
                <w:b/>
                <w:bCs/>
                <w:sz w:val="18"/>
                <w:szCs w:val="18"/>
              </w:rPr>
            </w:pPr>
            <w:r w:rsidRPr="0084784C">
              <w:rPr>
                <w:rFonts w:ascii="Times New Roman" w:eastAsia="等线" w:hAnsi="Times New Roman" w:cs="Times New Roman"/>
                <w:b/>
                <w:bCs/>
                <w:color w:val="000000"/>
                <w:sz w:val="18"/>
                <w:szCs w:val="18"/>
              </w:rPr>
              <w:t>935</w:t>
            </w:r>
          </w:p>
        </w:tc>
        <w:tc>
          <w:tcPr>
            <w:tcW w:w="879" w:type="dxa"/>
            <w:tcBorders>
              <w:top w:val="single" w:sz="8" w:space="0" w:color="FFFFFF"/>
              <w:left w:val="single" w:sz="8" w:space="0" w:color="FFFFFF"/>
              <w:bottom w:val="single" w:sz="8" w:space="0" w:color="FFFFFF"/>
              <w:right w:val="single" w:sz="8" w:space="0" w:color="FFFFFF"/>
            </w:tcBorders>
            <w:shd w:val="clear" w:color="auto" w:fill="FF0000"/>
          </w:tcPr>
          <w:p w14:paraId="69C2D70C" w14:textId="6933724B" w:rsidR="0084784C" w:rsidRPr="0084784C" w:rsidRDefault="0084784C" w:rsidP="0084784C">
            <w:pPr>
              <w:pStyle w:val="a9"/>
              <w:ind w:left="0"/>
              <w:jc w:val="center"/>
              <w:rPr>
                <w:rFonts w:ascii="Times New Roman" w:hAnsi="Times New Roman" w:cs="Times New Roman"/>
                <w:b/>
                <w:bCs/>
                <w:sz w:val="18"/>
                <w:szCs w:val="18"/>
              </w:rPr>
            </w:pPr>
            <w:r w:rsidRPr="0084784C">
              <w:rPr>
                <w:rFonts w:ascii="Times New Roman" w:eastAsia="等线" w:hAnsi="Times New Roman" w:cs="Times New Roman"/>
                <w:b/>
                <w:bCs/>
                <w:color w:val="000000"/>
                <w:sz w:val="18"/>
                <w:szCs w:val="18"/>
              </w:rPr>
              <w:t>984</w:t>
            </w:r>
          </w:p>
        </w:tc>
        <w:tc>
          <w:tcPr>
            <w:tcW w:w="859" w:type="dxa"/>
            <w:tcBorders>
              <w:top w:val="single" w:sz="8" w:space="0" w:color="FFFFFF"/>
              <w:left w:val="single" w:sz="8" w:space="0" w:color="FFFFFF"/>
              <w:bottom w:val="single" w:sz="8" w:space="0" w:color="FFFFFF"/>
              <w:right w:val="single" w:sz="8" w:space="0" w:color="FFFFFF"/>
            </w:tcBorders>
            <w:shd w:val="clear" w:color="auto" w:fill="E6E6E6"/>
          </w:tcPr>
          <w:p w14:paraId="72C0C804" w14:textId="2E607A43" w:rsidR="0084784C" w:rsidRPr="0084784C" w:rsidRDefault="0084784C" w:rsidP="0084784C">
            <w:pPr>
              <w:pStyle w:val="a9"/>
              <w:ind w:left="0"/>
              <w:jc w:val="center"/>
              <w:rPr>
                <w:rFonts w:ascii="Times New Roman" w:hAnsi="Times New Roman" w:cs="Times New Roman"/>
                <w:b/>
                <w:bCs/>
                <w:sz w:val="18"/>
                <w:szCs w:val="18"/>
              </w:rPr>
            </w:pPr>
            <w:r w:rsidRPr="0084784C">
              <w:rPr>
                <w:rFonts w:ascii="Times New Roman" w:eastAsia="等线" w:hAnsi="Times New Roman" w:cs="Times New Roman"/>
                <w:b/>
                <w:bCs/>
                <w:color w:val="000000"/>
                <w:sz w:val="18"/>
                <w:szCs w:val="18"/>
              </w:rPr>
              <w:t>1670</w:t>
            </w:r>
          </w:p>
        </w:tc>
        <w:tc>
          <w:tcPr>
            <w:tcW w:w="869" w:type="dxa"/>
            <w:tcBorders>
              <w:top w:val="single" w:sz="8" w:space="0" w:color="FFFFFF"/>
              <w:left w:val="single" w:sz="8" w:space="0" w:color="FFFFFF"/>
              <w:bottom w:val="single" w:sz="8" w:space="0" w:color="FFFFFF"/>
              <w:right w:val="single" w:sz="8" w:space="0" w:color="FFFFFF"/>
            </w:tcBorders>
            <w:shd w:val="clear" w:color="auto" w:fill="FF0000"/>
          </w:tcPr>
          <w:p w14:paraId="68C6276E" w14:textId="7F22F601" w:rsidR="0084784C" w:rsidRPr="0084784C" w:rsidRDefault="0084784C" w:rsidP="0084784C">
            <w:pPr>
              <w:pStyle w:val="a9"/>
              <w:ind w:left="0"/>
              <w:jc w:val="center"/>
              <w:rPr>
                <w:rFonts w:ascii="Times New Roman" w:hAnsi="Times New Roman" w:cs="Times New Roman"/>
                <w:b/>
                <w:bCs/>
                <w:sz w:val="18"/>
                <w:szCs w:val="18"/>
              </w:rPr>
            </w:pPr>
            <w:r w:rsidRPr="0084784C">
              <w:rPr>
                <w:rFonts w:ascii="Times New Roman" w:eastAsia="等线" w:hAnsi="Times New Roman" w:cs="Times New Roman"/>
                <w:b/>
                <w:bCs/>
                <w:color w:val="000000"/>
                <w:sz w:val="18"/>
                <w:szCs w:val="18"/>
              </w:rPr>
              <w:t>1819</w:t>
            </w:r>
          </w:p>
        </w:tc>
        <w:tc>
          <w:tcPr>
            <w:tcW w:w="879" w:type="dxa"/>
            <w:tcBorders>
              <w:top w:val="single" w:sz="8" w:space="0" w:color="FFFFFF"/>
              <w:left w:val="single" w:sz="8" w:space="0" w:color="FFFFFF"/>
              <w:bottom w:val="single" w:sz="8" w:space="0" w:color="FFFFFF"/>
              <w:right w:val="single" w:sz="8" w:space="0" w:color="FFFFFF"/>
            </w:tcBorders>
            <w:shd w:val="clear" w:color="auto" w:fill="C1DBF5"/>
          </w:tcPr>
          <w:p w14:paraId="14E3890C" w14:textId="0E25C5DC" w:rsidR="0084784C" w:rsidRPr="0084784C" w:rsidRDefault="0084784C" w:rsidP="0084784C">
            <w:pPr>
              <w:pStyle w:val="a9"/>
              <w:ind w:left="0"/>
              <w:jc w:val="center"/>
              <w:rPr>
                <w:rFonts w:ascii="Times New Roman" w:hAnsi="Times New Roman" w:cs="Times New Roman"/>
                <w:b/>
                <w:bCs/>
                <w:sz w:val="18"/>
                <w:szCs w:val="18"/>
              </w:rPr>
            </w:pPr>
            <w:r w:rsidRPr="0084784C">
              <w:rPr>
                <w:rFonts w:ascii="Times New Roman" w:eastAsia="等线" w:hAnsi="Times New Roman" w:cs="Times New Roman"/>
                <w:b/>
                <w:bCs/>
                <w:color w:val="000000"/>
                <w:sz w:val="18"/>
                <w:szCs w:val="18"/>
              </w:rPr>
              <w:t>1806</w:t>
            </w:r>
          </w:p>
        </w:tc>
        <w:tc>
          <w:tcPr>
            <w:tcW w:w="875" w:type="dxa"/>
            <w:tcBorders>
              <w:top w:val="single" w:sz="8" w:space="0" w:color="FFFFFF"/>
              <w:left w:val="single" w:sz="8" w:space="0" w:color="FFFFFF"/>
              <w:bottom w:val="single" w:sz="8" w:space="0" w:color="FFFFFF"/>
              <w:right w:val="single" w:sz="8" w:space="0" w:color="FFFFFF"/>
            </w:tcBorders>
            <w:shd w:val="clear" w:color="auto" w:fill="C1DBF5"/>
          </w:tcPr>
          <w:p w14:paraId="780D3BEA" w14:textId="395C3BAE" w:rsidR="0084784C" w:rsidRPr="0084784C" w:rsidRDefault="0084784C" w:rsidP="0084784C">
            <w:pPr>
              <w:pStyle w:val="a9"/>
              <w:ind w:left="0"/>
              <w:jc w:val="center"/>
              <w:rPr>
                <w:rFonts w:ascii="Times New Roman" w:hAnsi="Times New Roman" w:cs="Times New Roman"/>
                <w:b/>
                <w:bCs/>
                <w:sz w:val="18"/>
                <w:szCs w:val="18"/>
              </w:rPr>
            </w:pPr>
            <w:r w:rsidRPr="0084784C">
              <w:rPr>
                <w:rFonts w:ascii="Times New Roman" w:eastAsia="等线" w:hAnsi="Times New Roman" w:cs="Times New Roman"/>
                <w:b/>
                <w:bCs/>
                <w:color w:val="000000"/>
                <w:sz w:val="18"/>
                <w:szCs w:val="18"/>
              </w:rPr>
              <w:t>1795</w:t>
            </w:r>
          </w:p>
        </w:tc>
        <w:tc>
          <w:tcPr>
            <w:tcW w:w="891" w:type="dxa"/>
            <w:tcBorders>
              <w:top w:val="single" w:sz="8" w:space="0" w:color="FFFFFF"/>
              <w:left w:val="single" w:sz="8" w:space="0" w:color="FFFFFF"/>
              <w:bottom w:val="single" w:sz="8" w:space="0" w:color="FFFFFF"/>
              <w:right w:val="single" w:sz="8" w:space="0" w:color="FFFFFF"/>
            </w:tcBorders>
            <w:shd w:val="clear" w:color="auto" w:fill="FF0000"/>
          </w:tcPr>
          <w:p w14:paraId="2EC086CE" w14:textId="61D958BE" w:rsidR="0084784C" w:rsidRPr="0084784C" w:rsidRDefault="0084784C" w:rsidP="0084784C">
            <w:pPr>
              <w:pStyle w:val="a9"/>
              <w:ind w:left="0"/>
              <w:jc w:val="center"/>
              <w:rPr>
                <w:rFonts w:ascii="Times New Roman" w:hAnsi="Times New Roman" w:cs="Times New Roman"/>
                <w:b/>
                <w:bCs/>
                <w:sz w:val="18"/>
                <w:szCs w:val="18"/>
              </w:rPr>
            </w:pPr>
            <w:r w:rsidRPr="0084784C">
              <w:rPr>
                <w:rFonts w:ascii="Times New Roman" w:eastAsia="等线" w:hAnsi="Times New Roman" w:cs="Times New Roman"/>
                <w:b/>
                <w:bCs/>
                <w:color w:val="000000"/>
                <w:sz w:val="18"/>
                <w:szCs w:val="18"/>
              </w:rPr>
              <w:t>1919</w:t>
            </w:r>
          </w:p>
        </w:tc>
      </w:tr>
      <w:tr w:rsidR="0084784C" w14:paraId="3FB74A3B" w14:textId="77777777" w:rsidTr="003C45AE">
        <w:trPr>
          <w:jc w:val="center"/>
        </w:trPr>
        <w:tc>
          <w:tcPr>
            <w:tcW w:w="1217" w:type="dxa"/>
            <w:vMerge/>
            <w:tcBorders>
              <w:top w:val="nil"/>
              <w:left w:val="nil"/>
              <w:bottom w:val="nil"/>
              <w:right w:val="nil"/>
            </w:tcBorders>
          </w:tcPr>
          <w:p w14:paraId="48225B85" w14:textId="77777777" w:rsidR="0084784C" w:rsidRPr="008A075D" w:rsidRDefault="0084784C" w:rsidP="0084784C">
            <w:pPr>
              <w:pStyle w:val="a9"/>
              <w:ind w:left="0"/>
              <w:jc w:val="both"/>
              <w:rPr>
                <w:rFonts w:hint="eastAsia"/>
                <w:sz w:val="18"/>
                <w:szCs w:val="18"/>
              </w:rPr>
            </w:pPr>
          </w:p>
        </w:tc>
        <w:tc>
          <w:tcPr>
            <w:tcW w:w="958" w:type="dxa"/>
            <w:tcBorders>
              <w:top w:val="nil"/>
              <w:left w:val="nil"/>
              <w:bottom w:val="nil"/>
              <w:right w:val="nil"/>
            </w:tcBorders>
          </w:tcPr>
          <w:p w14:paraId="691DE863" w14:textId="58F8F547" w:rsidR="0084784C" w:rsidRPr="008A075D" w:rsidRDefault="0084784C" w:rsidP="0084784C">
            <w:pPr>
              <w:pStyle w:val="a9"/>
              <w:ind w:left="0"/>
              <w:jc w:val="both"/>
              <w:rPr>
                <w:rFonts w:hint="eastAsia"/>
                <w:sz w:val="18"/>
                <w:szCs w:val="18"/>
              </w:rPr>
            </w:pPr>
            <m:oMath>
              <m:r>
                <w:rPr>
                  <w:rFonts w:ascii="Cambria Math" w:hAnsi="Cambria Math" w:cs="Times New Roman"/>
                  <w:sz w:val="18"/>
                  <w:szCs w:val="18"/>
                </w:rPr>
                <m:t>≤</m:t>
              </m:r>
            </m:oMath>
            <w:r w:rsidRPr="008A075D">
              <w:rPr>
                <w:rFonts w:ascii="Times New Roman" w:hAnsi="Times New Roman" w:cs="Times New Roman"/>
                <w:sz w:val="18"/>
                <w:szCs w:val="18"/>
              </w:rPr>
              <w:t>10%</w:t>
            </w:r>
          </w:p>
        </w:tc>
        <w:tc>
          <w:tcPr>
            <w:tcW w:w="869" w:type="dxa"/>
            <w:tcBorders>
              <w:top w:val="single" w:sz="8" w:space="0" w:color="FFFFFF"/>
              <w:left w:val="single" w:sz="8" w:space="0" w:color="FFFFFF"/>
              <w:bottom w:val="single" w:sz="8" w:space="0" w:color="FFFFFF"/>
              <w:right w:val="single" w:sz="8" w:space="0" w:color="FFFFFF"/>
            </w:tcBorders>
            <w:shd w:val="clear" w:color="auto" w:fill="C1DBF5"/>
          </w:tcPr>
          <w:p w14:paraId="3B690D75" w14:textId="0FE07098" w:rsidR="0084784C" w:rsidRPr="0084784C" w:rsidRDefault="0084784C" w:rsidP="0084784C">
            <w:pPr>
              <w:pStyle w:val="a9"/>
              <w:ind w:left="0"/>
              <w:jc w:val="center"/>
              <w:rPr>
                <w:rFonts w:ascii="Times New Roman" w:hAnsi="Times New Roman" w:cs="Times New Roman"/>
                <w:b/>
                <w:bCs/>
                <w:sz w:val="18"/>
                <w:szCs w:val="18"/>
              </w:rPr>
            </w:pPr>
            <w:r w:rsidRPr="0084784C">
              <w:rPr>
                <w:rFonts w:ascii="Times New Roman" w:eastAsia="等线" w:hAnsi="Times New Roman" w:cs="Times New Roman"/>
                <w:b/>
                <w:bCs/>
                <w:color w:val="000000"/>
                <w:sz w:val="18"/>
                <w:szCs w:val="18"/>
              </w:rPr>
              <w:t>1493</w:t>
            </w:r>
          </w:p>
        </w:tc>
        <w:tc>
          <w:tcPr>
            <w:tcW w:w="879" w:type="dxa"/>
            <w:tcBorders>
              <w:top w:val="single" w:sz="8" w:space="0" w:color="FFFFFF"/>
              <w:left w:val="single" w:sz="8" w:space="0" w:color="FFFFFF"/>
              <w:bottom w:val="single" w:sz="8" w:space="0" w:color="FFFFFF"/>
              <w:right w:val="single" w:sz="8" w:space="0" w:color="FFFFFF"/>
            </w:tcBorders>
            <w:shd w:val="clear" w:color="auto" w:fill="FF0000"/>
          </w:tcPr>
          <w:p w14:paraId="48362622" w14:textId="76A12E3A" w:rsidR="0084784C" w:rsidRPr="0084784C" w:rsidRDefault="0084784C" w:rsidP="0084784C">
            <w:pPr>
              <w:pStyle w:val="a9"/>
              <w:ind w:left="0"/>
              <w:jc w:val="center"/>
              <w:rPr>
                <w:rFonts w:ascii="Times New Roman" w:hAnsi="Times New Roman" w:cs="Times New Roman"/>
                <w:b/>
                <w:bCs/>
                <w:sz w:val="18"/>
                <w:szCs w:val="18"/>
              </w:rPr>
            </w:pPr>
            <w:r w:rsidRPr="0084784C">
              <w:rPr>
                <w:rFonts w:ascii="Times New Roman" w:eastAsia="等线" w:hAnsi="Times New Roman" w:cs="Times New Roman"/>
                <w:b/>
                <w:bCs/>
                <w:color w:val="000000"/>
                <w:sz w:val="18"/>
                <w:szCs w:val="18"/>
              </w:rPr>
              <w:t>1572</w:t>
            </w:r>
          </w:p>
        </w:tc>
        <w:tc>
          <w:tcPr>
            <w:tcW w:w="859" w:type="dxa"/>
            <w:tcBorders>
              <w:top w:val="single" w:sz="8" w:space="0" w:color="FFFFFF"/>
              <w:left w:val="single" w:sz="8" w:space="0" w:color="FFFFFF"/>
              <w:bottom w:val="single" w:sz="8" w:space="0" w:color="FFFFFF"/>
              <w:right w:val="single" w:sz="8" w:space="0" w:color="FFFFFF"/>
            </w:tcBorders>
            <w:shd w:val="clear" w:color="auto" w:fill="E6E6E6"/>
          </w:tcPr>
          <w:p w14:paraId="6061BE04" w14:textId="1F76FD8B" w:rsidR="0084784C" w:rsidRPr="0084784C" w:rsidRDefault="0084784C" w:rsidP="0084784C">
            <w:pPr>
              <w:pStyle w:val="a9"/>
              <w:ind w:left="0"/>
              <w:jc w:val="center"/>
              <w:rPr>
                <w:rFonts w:ascii="Times New Roman" w:hAnsi="Times New Roman" w:cs="Times New Roman"/>
                <w:b/>
                <w:bCs/>
                <w:sz w:val="18"/>
                <w:szCs w:val="18"/>
              </w:rPr>
            </w:pPr>
            <w:r w:rsidRPr="0084784C">
              <w:rPr>
                <w:rFonts w:ascii="Times New Roman" w:eastAsia="等线" w:hAnsi="Times New Roman" w:cs="Times New Roman"/>
                <w:b/>
                <w:bCs/>
                <w:color w:val="000000"/>
                <w:sz w:val="18"/>
                <w:szCs w:val="18"/>
              </w:rPr>
              <w:t>1969</w:t>
            </w:r>
          </w:p>
        </w:tc>
        <w:tc>
          <w:tcPr>
            <w:tcW w:w="869" w:type="dxa"/>
            <w:tcBorders>
              <w:top w:val="single" w:sz="8" w:space="0" w:color="FFFFFF"/>
              <w:left w:val="single" w:sz="8" w:space="0" w:color="FFFFFF"/>
              <w:bottom w:val="single" w:sz="8" w:space="0" w:color="FFFFFF"/>
              <w:right w:val="single" w:sz="8" w:space="0" w:color="FFFFFF"/>
            </w:tcBorders>
            <w:shd w:val="clear" w:color="auto" w:fill="FF0000"/>
          </w:tcPr>
          <w:p w14:paraId="20C38D3A" w14:textId="40693496" w:rsidR="0084784C" w:rsidRPr="0084784C" w:rsidRDefault="0084784C" w:rsidP="0084784C">
            <w:pPr>
              <w:pStyle w:val="a9"/>
              <w:ind w:left="0"/>
              <w:jc w:val="center"/>
              <w:rPr>
                <w:rFonts w:ascii="Times New Roman" w:hAnsi="Times New Roman" w:cs="Times New Roman"/>
                <w:b/>
                <w:bCs/>
                <w:sz w:val="18"/>
                <w:szCs w:val="18"/>
              </w:rPr>
            </w:pPr>
            <w:r w:rsidRPr="0084784C">
              <w:rPr>
                <w:rFonts w:ascii="Times New Roman" w:eastAsia="等线" w:hAnsi="Times New Roman" w:cs="Times New Roman"/>
                <w:b/>
                <w:bCs/>
                <w:color w:val="000000"/>
                <w:sz w:val="18"/>
                <w:szCs w:val="18"/>
              </w:rPr>
              <w:t>2010</w:t>
            </w:r>
          </w:p>
        </w:tc>
        <w:tc>
          <w:tcPr>
            <w:tcW w:w="879" w:type="dxa"/>
            <w:tcBorders>
              <w:top w:val="single" w:sz="8" w:space="0" w:color="FFFFFF"/>
              <w:left w:val="single" w:sz="8" w:space="0" w:color="FFFFFF"/>
              <w:bottom w:val="single" w:sz="8" w:space="0" w:color="FFFFFF"/>
              <w:right w:val="single" w:sz="8" w:space="0" w:color="FFFFFF"/>
            </w:tcBorders>
            <w:shd w:val="clear" w:color="auto" w:fill="C1DBF5"/>
          </w:tcPr>
          <w:p w14:paraId="090DA185" w14:textId="3F90049C" w:rsidR="0084784C" w:rsidRPr="0084784C" w:rsidRDefault="0084784C" w:rsidP="0084784C">
            <w:pPr>
              <w:pStyle w:val="a9"/>
              <w:ind w:left="0"/>
              <w:jc w:val="center"/>
              <w:rPr>
                <w:rFonts w:ascii="Times New Roman" w:hAnsi="Times New Roman" w:cs="Times New Roman"/>
                <w:b/>
                <w:bCs/>
                <w:sz w:val="18"/>
                <w:szCs w:val="18"/>
              </w:rPr>
            </w:pPr>
            <w:r w:rsidRPr="0084784C">
              <w:rPr>
                <w:rFonts w:ascii="Times New Roman" w:eastAsia="等线" w:hAnsi="Times New Roman" w:cs="Times New Roman"/>
                <w:b/>
                <w:bCs/>
                <w:color w:val="000000"/>
                <w:sz w:val="18"/>
                <w:szCs w:val="18"/>
              </w:rPr>
              <w:t>1992</w:t>
            </w:r>
          </w:p>
        </w:tc>
        <w:tc>
          <w:tcPr>
            <w:tcW w:w="875" w:type="dxa"/>
            <w:tcBorders>
              <w:top w:val="single" w:sz="8" w:space="0" w:color="FFFFFF"/>
              <w:left w:val="single" w:sz="8" w:space="0" w:color="FFFFFF"/>
              <w:bottom w:val="single" w:sz="8" w:space="0" w:color="FFFFFF"/>
              <w:right w:val="single" w:sz="8" w:space="0" w:color="FFFFFF"/>
            </w:tcBorders>
            <w:shd w:val="clear" w:color="auto" w:fill="C1DBF5"/>
          </w:tcPr>
          <w:p w14:paraId="6AFA2EAD" w14:textId="1117704E" w:rsidR="0084784C" w:rsidRPr="0084784C" w:rsidRDefault="0084784C" w:rsidP="0084784C">
            <w:pPr>
              <w:pStyle w:val="a9"/>
              <w:ind w:left="0"/>
              <w:jc w:val="center"/>
              <w:rPr>
                <w:rFonts w:ascii="Times New Roman" w:hAnsi="Times New Roman" w:cs="Times New Roman"/>
                <w:b/>
                <w:bCs/>
                <w:sz w:val="18"/>
                <w:szCs w:val="18"/>
              </w:rPr>
            </w:pPr>
            <w:r w:rsidRPr="0084784C">
              <w:rPr>
                <w:rFonts w:ascii="Times New Roman" w:eastAsia="等线" w:hAnsi="Times New Roman" w:cs="Times New Roman"/>
                <w:b/>
                <w:bCs/>
                <w:color w:val="000000"/>
                <w:sz w:val="18"/>
                <w:szCs w:val="18"/>
              </w:rPr>
              <w:t>1990</w:t>
            </w:r>
          </w:p>
        </w:tc>
        <w:tc>
          <w:tcPr>
            <w:tcW w:w="891" w:type="dxa"/>
            <w:tcBorders>
              <w:top w:val="single" w:sz="8" w:space="0" w:color="FFFFFF"/>
              <w:left w:val="single" w:sz="8" w:space="0" w:color="FFFFFF"/>
              <w:bottom w:val="single" w:sz="8" w:space="0" w:color="FFFFFF"/>
              <w:right w:val="single" w:sz="8" w:space="0" w:color="FFFFFF"/>
            </w:tcBorders>
            <w:shd w:val="clear" w:color="auto" w:fill="FF0000"/>
          </w:tcPr>
          <w:p w14:paraId="1ADD8801" w14:textId="5C49734B" w:rsidR="0084784C" w:rsidRPr="0084784C" w:rsidRDefault="0084784C" w:rsidP="0084784C">
            <w:pPr>
              <w:pStyle w:val="a9"/>
              <w:ind w:left="0"/>
              <w:jc w:val="center"/>
              <w:rPr>
                <w:rFonts w:ascii="Times New Roman" w:hAnsi="Times New Roman" w:cs="Times New Roman"/>
                <w:b/>
                <w:bCs/>
                <w:sz w:val="18"/>
                <w:szCs w:val="18"/>
              </w:rPr>
            </w:pPr>
            <w:r w:rsidRPr="0084784C">
              <w:rPr>
                <w:rFonts w:ascii="Times New Roman" w:eastAsia="等线" w:hAnsi="Times New Roman" w:cs="Times New Roman"/>
                <w:b/>
                <w:bCs/>
                <w:color w:val="000000"/>
                <w:sz w:val="18"/>
                <w:szCs w:val="18"/>
              </w:rPr>
              <w:t>2019</w:t>
            </w:r>
          </w:p>
        </w:tc>
      </w:tr>
      <w:tr w:rsidR="0084784C" w:rsidRPr="0084784C" w14:paraId="058A35A2" w14:textId="77777777" w:rsidTr="008219ED">
        <w:trPr>
          <w:jc w:val="center"/>
        </w:trPr>
        <w:tc>
          <w:tcPr>
            <w:tcW w:w="1217" w:type="dxa"/>
            <w:vMerge w:val="restart"/>
            <w:tcBorders>
              <w:top w:val="nil"/>
              <w:left w:val="nil"/>
              <w:bottom w:val="nil"/>
              <w:right w:val="nil"/>
            </w:tcBorders>
          </w:tcPr>
          <w:p w14:paraId="75A7984A" w14:textId="77777777" w:rsidR="0084784C" w:rsidRDefault="0084784C" w:rsidP="0084784C">
            <w:pPr>
              <w:pStyle w:val="a9"/>
              <w:ind w:left="0"/>
              <w:jc w:val="both"/>
              <w:rPr>
                <w:rFonts w:ascii="Times New Roman" w:hAnsi="Times New Roman" w:cs="Times New Roman"/>
                <w:sz w:val="18"/>
                <w:szCs w:val="18"/>
              </w:rPr>
            </w:pPr>
          </w:p>
          <w:p w14:paraId="398A4D70" w14:textId="77777777" w:rsidR="0084784C" w:rsidRPr="008A075D" w:rsidRDefault="0084784C" w:rsidP="0084784C">
            <w:pPr>
              <w:pStyle w:val="a9"/>
              <w:ind w:left="0"/>
              <w:jc w:val="both"/>
              <w:rPr>
                <w:rFonts w:hint="eastAsia"/>
                <w:sz w:val="18"/>
                <w:szCs w:val="18"/>
              </w:rPr>
            </w:pPr>
            <w:r w:rsidRPr="008A075D">
              <w:rPr>
                <w:rFonts w:ascii="Times New Roman" w:hAnsi="Times New Roman" w:cs="Times New Roman" w:hint="eastAsia"/>
                <w:sz w:val="18"/>
                <w:szCs w:val="18"/>
              </w:rPr>
              <w:t>Volume</w:t>
            </w:r>
          </w:p>
        </w:tc>
        <w:tc>
          <w:tcPr>
            <w:tcW w:w="958" w:type="dxa"/>
            <w:tcBorders>
              <w:top w:val="nil"/>
              <w:left w:val="nil"/>
              <w:bottom w:val="nil"/>
              <w:right w:val="nil"/>
            </w:tcBorders>
          </w:tcPr>
          <w:p w14:paraId="09C99396" w14:textId="6180EAF0" w:rsidR="0084784C" w:rsidRPr="008A075D" w:rsidRDefault="0084784C" w:rsidP="0084784C">
            <w:pPr>
              <w:pStyle w:val="a9"/>
              <w:ind w:left="0"/>
              <w:jc w:val="both"/>
              <w:rPr>
                <w:rFonts w:hint="eastAsia"/>
                <w:sz w:val="18"/>
                <w:szCs w:val="18"/>
              </w:rPr>
            </w:pPr>
            <m:oMath>
              <m:r>
                <w:rPr>
                  <w:rFonts w:ascii="Cambria Math" w:hAnsi="Cambria Math" w:cs="Times New Roman"/>
                  <w:sz w:val="18"/>
                  <w:szCs w:val="18"/>
                </w:rPr>
                <m:t>≤</m:t>
              </m:r>
            </m:oMath>
            <w:r w:rsidRPr="008A075D">
              <w:rPr>
                <w:rFonts w:ascii="Times New Roman" w:hAnsi="Times New Roman" w:cs="Times New Roman"/>
                <w:sz w:val="18"/>
                <w:szCs w:val="18"/>
              </w:rPr>
              <w:t>1%</w:t>
            </w:r>
          </w:p>
        </w:tc>
        <w:tc>
          <w:tcPr>
            <w:tcW w:w="869" w:type="dxa"/>
            <w:tcBorders>
              <w:top w:val="nil"/>
              <w:left w:val="nil"/>
              <w:bottom w:val="nil"/>
              <w:right w:val="nil"/>
            </w:tcBorders>
          </w:tcPr>
          <w:p w14:paraId="152FA96D" w14:textId="77777777" w:rsidR="0084784C" w:rsidRPr="0084784C" w:rsidRDefault="0084784C" w:rsidP="0084784C">
            <w:pPr>
              <w:pStyle w:val="a9"/>
              <w:ind w:left="0"/>
              <w:jc w:val="center"/>
              <w:rPr>
                <w:rFonts w:ascii="Times New Roman" w:hAnsi="Times New Roman" w:cs="Times New Roman"/>
                <w:sz w:val="18"/>
                <w:szCs w:val="18"/>
              </w:rPr>
            </w:pPr>
          </w:p>
        </w:tc>
        <w:tc>
          <w:tcPr>
            <w:tcW w:w="879" w:type="dxa"/>
            <w:tcBorders>
              <w:top w:val="nil"/>
              <w:left w:val="nil"/>
              <w:bottom w:val="nil"/>
              <w:right w:val="nil"/>
            </w:tcBorders>
          </w:tcPr>
          <w:p w14:paraId="60837C75" w14:textId="77777777" w:rsidR="0084784C" w:rsidRPr="0084784C" w:rsidRDefault="0084784C" w:rsidP="0084784C">
            <w:pPr>
              <w:pStyle w:val="a9"/>
              <w:ind w:left="0"/>
              <w:jc w:val="center"/>
              <w:rPr>
                <w:rFonts w:ascii="Times New Roman" w:hAnsi="Times New Roman" w:cs="Times New Roman"/>
                <w:sz w:val="18"/>
                <w:szCs w:val="18"/>
              </w:rPr>
            </w:pPr>
          </w:p>
        </w:tc>
        <w:tc>
          <w:tcPr>
            <w:tcW w:w="859" w:type="dxa"/>
            <w:tcBorders>
              <w:top w:val="single" w:sz="8" w:space="0" w:color="FFFFFF"/>
              <w:left w:val="single" w:sz="8" w:space="0" w:color="FFFFFF"/>
              <w:bottom w:val="single" w:sz="24" w:space="0" w:color="FFFFFF"/>
              <w:right w:val="single" w:sz="8" w:space="0" w:color="FFFFFF"/>
            </w:tcBorders>
            <w:shd w:val="clear" w:color="auto" w:fill="C1DBF5"/>
          </w:tcPr>
          <w:p w14:paraId="2F4A87BF" w14:textId="0F6173F5"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1148</w:t>
            </w:r>
          </w:p>
        </w:tc>
        <w:tc>
          <w:tcPr>
            <w:tcW w:w="869" w:type="dxa"/>
            <w:tcBorders>
              <w:top w:val="single" w:sz="8" w:space="0" w:color="FFFFFF"/>
              <w:left w:val="single" w:sz="8" w:space="0" w:color="FFFFFF"/>
              <w:bottom w:val="single" w:sz="24" w:space="0" w:color="FFFFFF"/>
              <w:right w:val="single" w:sz="8" w:space="0" w:color="FFFFFF"/>
            </w:tcBorders>
            <w:shd w:val="clear" w:color="auto" w:fill="FF0000"/>
          </w:tcPr>
          <w:p w14:paraId="59466BCC" w14:textId="0905E955"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1192</w:t>
            </w:r>
          </w:p>
        </w:tc>
        <w:tc>
          <w:tcPr>
            <w:tcW w:w="879" w:type="dxa"/>
            <w:tcBorders>
              <w:top w:val="single" w:sz="8" w:space="0" w:color="FFFFFF"/>
              <w:left w:val="single" w:sz="8" w:space="0" w:color="FFFFFF"/>
              <w:bottom w:val="single" w:sz="24" w:space="0" w:color="FFFFFF"/>
              <w:right w:val="single" w:sz="8" w:space="0" w:color="FFFFFF"/>
            </w:tcBorders>
            <w:shd w:val="clear" w:color="auto" w:fill="E6E6E6"/>
          </w:tcPr>
          <w:p w14:paraId="7DA260E6" w14:textId="1F05E1C0"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1080</w:t>
            </w:r>
          </w:p>
        </w:tc>
        <w:tc>
          <w:tcPr>
            <w:tcW w:w="875" w:type="dxa"/>
            <w:tcBorders>
              <w:top w:val="single" w:sz="8" w:space="0" w:color="FFFFFF"/>
              <w:left w:val="single" w:sz="8" w:space="0" w:color="FFFFFF"/>
              <w:bottom w:val="single" w:sz="24" w:space="0" w:color="FFFFFF"/>
              <w:right w:val="single" w:sz="8" w:space="0" w:color="FFFFFF"/>
            </w:tcBorders>
            <w:shd w:val="clear" w:color="auto" w:fill="C1DBF5"/>
          </w:tcPr>
          <w:p w14:paraId="596C580E" w14:textId="37B6A89E"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1410</w:t>
            </w:r>
          </w:p>
        </w:tc>
        <w:tc>
          <w:tcPr>
            <w:tcW w:w="891" w:type="dxa"/>
            <w:tcBorders>
              <w:top w:val="single" w:sz="8" w:space="0" w:color="FFFFFF"/>
              <w:left w:val="single" w:sz="8" w:space="0" w:color="FFFFFF"/>
              <w:bottom w:val="single" w:sz="24" w:space="0" w:color="FFFFFF"/>
              <w:right w:val="single" w:sz="8" w:space="0" w:color="FFFFFF"/>
            </w:tcBorders>
            <w:shd w:val="clear" w:color="auto" w:fill="FF0000"/>
          </w:tcPr>
          <w:p w14:paraId="2C7AFEB5" w14:textId="503392BC"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1629</w:t>
            </w:r>
          </w:p>
        </w:tc>
      </w:tr>
      <w:tr w:rsidR="0084784C" w:rsidRPr="0084784C" w14:paraId="69476A70" w14:textId="77777777" w:rsidTr="0084784C">
        <w:trPr>
          <w:trHeight w:hRule="exact" w:val="587"/>
          <w:jc w:val="center"/>
        </w:trPr>
        <w:tc>
          <w:tcPr>
            <w:tcW w:w="1217" w:type="dxa"/>
            <w:vMerge/>
            <w:tcBorders>
              <w:top w:val="nil"/>
              <w:left w:val="nil"/>
              <w:bottom w:val="nil"/>
              <w:right w:val="nil"/>
            </w:tcBorders>
          </w:tcPr>
          <w:p w14:paraId="22382D18" w14:textId="77777777" w:rsidR="0084784C" w:rsidRPr="008A075D" w:rsidRDefault="0084784C" w:rsidP="0084784C">
            <w:pPr>
              <w:pStyle w:val="a9"/>
              <w:ind w:left="0"/>
              <w:jc w:val="both"/>
              <w:rPr>
                <w:rFonts w:hint="eastAsia"/>
                <w:sz w:val="18"/>
                <w:szCs w:val="18"/>
              </w:rPr>
            </w:pPr>
          </w:p>
        </w:tc>
        <w:tc>
          <w:tcPr>
            <w:tcW w:w="958" w:type="dxa"/>
            <w:tcBorders>
              <w:top w:val="nil"/>
              <w:left w:val="nil"/>
              <w:bottom w:val="nil"/>
              <w:right w:val="nil"/>
            </w:tcBorders>
          </w:tcPr>
          <w:p w14:paraId="6026AFC2" w14:textId="0D84314D" w:rsidR="0084784C" w:rsidRPr="008A075D" w:rsidRDefault="0084784C" w:rsidP="0084784C">
            <w:pPr>
              <w:pStyle w:val="a9"/>
              <w:ind w:left="0"/>
              <w:jc w:val="both"/>
              <w:rPr>
                <w:rFonts w:hint="eastAsia"/>
                <w:sz w:val="18"/>
                <w:szCs w:val="18"/>
              </w:rPr>
            </w:pPr>
            <m:oMath>
              <m:r>
                <w:rPr>
                  <w:rFonts w:ascii="Cambria Math" w:hAnsi="Cambria Math" w:cs="Times New Roman"/>
                  <w:sz w:val="18"/>
                  <w:szCs w:val="18"/>
                </w:rPr>
                <m:t>≤</m:t>
              </m:r>
            </m:oMath>
            <w:r w:rsidRPr="008A075D">
              <w:rPr>
                <w:rFonts w:ascii="Times New Roman" w:hAnsi="Times New Roman" w:cs="Times New Roman"/>
                <w:sz w:val="18"/>
                <w:szCs w:val="18"/>
              </w:rPr>
              <w:t>5%</w:t>
            </w:r>
          </w:p>
        </w:tc>
        <w:tc>
          <w:tcPr>
            <w:tcW w:w="869" w:type="dxa"/>
            <w:tcBorders>
              <w:top w:val="nil"/>
              <w:left w:val="nil"/>
              <w:bottom w:val="nil"/>
              <w:right w:val="nil"/>
            </w:tcBorders>
          </w:tcPr>
          <w:p w14:paraId="47318E9A" w14:textId="77777777" w:rsidR="0084784C" w:rsidRPr="0084784C" w:rsidRDefault="0084784C" w:rsidP="0084784C">
            <w:pPr>
              <w:pStyle w:val="a9"/>
              <w:ind w:left="0"/>
              <w:jc w:val="center"/>
              <w:rPr>
                <w:rFonts w:ascii="Times New Roman" w:hAnsi="Times New Roman" w:cs="Times New Roman"/>
                <w:sz w:val="18"/>
                <w:szCs w:val="18"/>
              </w:rPr>
            </w:pPr>
          </w:p>
        </w:tc>
        <w:tc>
          <w:tcPr>
            <w:tcW w:w="879" w:type="dxa"/>
            <w:tcBorders>
              <w:top w:val="nil"/>
              <w:left w:val="nil"/>
              <w:bottom w:val="nil"/>
              <w:right w:val="nil"/>
            </w:tcBorders>
          </w:tcPr>
          <w:p w14:paraId="53387DB7" w14:textId="77777777" w:rsidR="0084784C" w:rsidRPr="0084784C" w:rsidRDefault="0084784C" w:rsidP="0084784C">
            <w:pPr>
              <w:pStyle w:val="a9"/>
              <w:ind w:left="0"/>
              <w:jc w:val="center"/>
              <w:rPr>
                <w:rFonts w:ascii="Times New Roman" w:hAnsi="Times New Roman" w:cs="Times New Roman"/>
                <w:sz w:val="18"/>
                <w:szCs w:val="18"/>
              </w:rPr>
            </w:pPr>
          </w:p>
        </w:tc>
        <w:tc>
          <w:tcPr>
            <w:tcW w:w="859" w:type="dxa"/>
            <w:tcBorders>
              <w:top w:val="single" w:sz="24" w:space="0" w:color="FFFFFF"/>
              <w:left w:val="single" w:sz="8" w:space="0" w:color="FFFFFF"/>
              <w:bottom w:val="single" w:sz="8" w:space="0" w:color="FFFFFF"/>
              <w:right w:val="single" w:sz="8" w:space="0" w:color="FFFFFF"/>
            </w:tcBorders>
            <w:shd w:val="clear" w:color="auto" w:fill="C1DBF5"/>
          </w:tcPr>
          <w:p w14:paraId="393BB22B" w14:textId="07F9EDD7"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2036</w:t>
            </w:r>
          </w:p>
        </w:tc>
        <w:tc>
          <w:tcPr>
            <w:tcW w:w="869" w:type="dxa"/>
            <w:tcBorders>
              <w:top w:val="single" w:sz="24" w:space="0" w:color="FFFFFF"/>
              <w:left w:val="single" w:sz="8" w:space="0" w:color="FFFFFF"/>
              <w:bottom w:val="single" w:sz="8" w:space="0" w:color="FFFFFF"/>
              <w:right w:val="single" w:sz="8" w:space="0" w:color="FFFFFF"/>
            </w:tcBorders>
            <w:shd w:val="clear" w:color="auto" w:fill="FF0000"/>
          </w:tcPr>
          <w:p w14:paraId="422EE98C" w14:textId="40764F32"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2048</w:t>
            </w:r>
          </w:p>
        </w:tc>
        <w:tc>
          <w:tcPr>
            <w:tcW w:w="879" w:type="dxa"/>
            <w:tcBorders>
              <w:top w:val="single" w:sz="24" w:space="0" w:color="FFFFFF"/>
              <w:left w:val="single" w:sz="8" w:space="0" w:color="FFFFFF"/>
              <w:bottom w:val="single" w:sz="8" w:space="0" w:color="FFFFFF"/>
              <w:right w:val="single" w:sz="8" w:space="0" w:color="FFFFFF"/>
            </w:tcBorders>
            <w:shd w:val="clear" w:color="auto" w:fill="E6E6E6"/>
          </w:tcPr>
          <w:p w14:paraId="1CC2761B" w14:textId="5DC06B23"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2025</w:t>
            </w:r>
          </w:p>
        </w:tc>
        <w:tc>
          <w:tcPr>
            <w:tcW w:w="875" w:type="dxa"/>
            <w:tcBorders>
              <w:top w:val="single" w:sz="24" w:space="0" w:color="FFFFFF"/>
              <w:left w:val="single" w:sz="8" w:space="0" w:color="FFFFFF"/>
              <w:bottom w:val="single" w:sz="8" w:space="0" w:color="FFFFFF"/>
              <w:right w:val="single" w:sz="8" w:space="0" w:color="FFFFFF"/>
            </w:tcBorders>
            <w:shd w:val="clear" w:color="auto" w:fill="C1DBF5"/>
          </w:tcPr>
          <w:p w14:paraId="6B399FE8" w14:textId="20F30D47"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2064</w:t>
            </w:r>
          </w:p>
        </w:tc>
        <w:tc>
          <w:tcPr>
            <w:tcW w:w="891" w:type="dxa"/>
            <w:tcBorders>
              <w:top w:val="single" w:sz="24" w:space="0" w:color="FFFFFF"/>
              <w:left w:val="single" w:sz="8" w:space="0" w:color="FFFFFF"/>
              <w:bottom w:val="single" w:sz="8" w:space="0" w:color="FFFFFF"/>
              <w:right w:val="single" w:sz="8" w:space="0" w:color="FFFFFF"/>
            </w:tcBorders>
            <w:shd w:val="clear" w:color="auto" w:fill="FF0000"/>
          </w:tcPr>
          <w:p w14:paraId="1CB866AB" w14:textId="6CFDEC52"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2072</w:t>
            </w:r>
          </w:p>
        </w:tc>
      </w:tr>
      <w:tr w:rsidR="0084784C" w:rsidRPr="0084784C" w14:paraId="7B2700FA" w14:textId="77777777" w:rsidTr="008219ED">
        <w:trPr>
          <w:jc w:val="center"/>
        </w:trPr>
        <w:tc>
          <w:tcPr>
            <w:tcW w:w="1217" w:type="dxa"/>
            <w:vMerge/>
            <w:tcBorders>
              <w:top w:val="nil"/>
              <w:left w:val="nil"/>
              <w:bottom w:val="nil"/>
              <w:right w:val="nil"/>
            </w:tcBorders>
          </w:tcPr>
          <w:p w14:paraId="73CB2CFE" w14:textId="77777777" w:rsidR="0084784C" w:rsidRPr="008A075D" w:rsidRDefault="0084784C" w:rsidP="0084784C">
            <w:pPr>
              <w:pStyle w:val="a9"/>
              <w:ind w:left="0"/>
              <w:jc w:val="both"/>
              <w:rPr>
                <w:rFonts w:hint="eastAsia"/>
                <w:sz w:val="18"/>
                <w:szCs w:val="18"/>
              </w:rPr>
            </w:pPr>
          </w:p>
        </w:tc>
        <w:tc>
          <w:tcPr>
            <w:tcW w:w="958" w:type="dxa"/>
            <w:tcBorders>
              <w:top w:val="nil"/>
              <w:left w:val="nil"/>
              <w:bottom w:val="nil"/>
              <w:right w:val="nil"/>
            </w:tcBorders>
          </w:tcPr>
          <w:p w14:paraId="5489F21A" w14:textId="528111F6" w:rsidR="0084784C" w:rsidRPr="008A075D" w:rsidRDefault="0084784C" w:rsidP="0084784C">
            <w:pPr>
              <w:pStyle w:val="a9"/>
              <w:ind w:left="0"/>
              <w:jc w:val="both"/>
              <w:rPr>
                <w:rFonts w:hint="eastAsia"/>
                <w:sz w:val="18"/>
                <w:szCs w:val="18"/>
              </w:rPr>
            </w:pPr>
            <m:oMath>
              <m:r>
                <w:rPr>
                  <w:rFonts w:ascii="Cambria Math" w:hAnsi="Cambria Math" w:cs="Times New Roman"/>
                  <w:sz w:val="18"/>
                  <w:szCs w:val="18"/>
                </w:rPr>
                <m:t>≤</m:t>
              </m:r>
            </m:oMath>
            <w:r w:rsidRPr="008A075D">
              <w:rPr>
                <w:rFonts w:ascii="Times New Roman" w:hAnsi="Times New Roman" w:cs="Times New Roman"/>
                <w:sz w:val="18"/>
                <w:szCs w:val="18"/>
              </w:rPr>
              <w:t>10%</w:t>
            </w:r>
          </w:p>
        </w:tc>
        <w:tc>
          <w:tcPr>
            <w:tcW w:w="869" w:type="dxa"/>
            <w:tcBorders>
              <w:top w:val="nil"/>
              <w:left w:val="nil"/>
              <w:bottom w:val="nil"/>
              <w:right w:val="nil"/>
            </w:tcBorders>
          </w:tcPr>
          <w:p w14:paraId="4B19A397" w14:textId="77777777" w:rsidR="0084784C" w:rsidRPr="0084784C" w:rsidRDefault="0084784C" w:rsidP="0084784C">
            <w:pPr>
              <w:pStyle w:val="a9"/>
              <w:ind w:left="0"/>
              <w:jc w:val="center"/>
              <w:rPr>
                <w:rFonts w:ascii="Times New Roman" w:hAnsi="Times New Roman" w:cs="Times New Roman"/>
                <w:sz w:val="18"/>
                <w:szCs w:val="18"/>
              </w:rPr>
            </w:pPr>
          </w:p>
        </w:tc>
        <w:tc>
          <w:tcPr>
            <w:tcW w:w="879" w:type="dxa"/>
            <w:tcBorders>
              <w:top w:val="nil"/>
              <w:left w:val="nil"/>
              <w:bottom w:val="nil"/>
              <w:right w:val="nil"/>
            </w:tcBorders>
          </w:tcPr>
          <w:p w14:paraId="31A5B105" w14:textId="77777777" w:rsidR="0084784C" w:rsidRPr="0084784C" w:rsidRDefault="0084784C" w:rsidP="0084784C">
            <w:pPr>
              <w:pStyle w:val="a9"/>
              <w:ind w:left="0"/>
              <w:jc w:val="center"/>
              <w:rPr>
                <w:rFonts w:ascii="Times New Roman" w:hAnsi="Times New Roman" w:cs="Times New Roman"/>
                <w:sz w:val="18"/>
                <w:szCs w:val="18"/>
              </w:rPr>
            </w:pPr>
          </w:p>
        </w:tc>
        <w:tc>
          <w:tcPr>
            <w:tcW w:w="859" w:type="dxa"/>
            <w:tcBorders>
              <w:top w:val="single" w:sz="8" w:space="0" w:color="FFFFFF"/>
              <w:left w:val="single" w:sz="8" w:space="0" w:color="FFFFFF"/>
              <w:bottom w:val="single" w:sz="8" w:space="0" w:color="FFFFFF"/>
              <w:right w:val="single" w:sz="8" w:space="0" w:color="FFFFFF"/>
            </w:tcBorders>
            <w:shd w:val="clear" w:color="auto" w:fill="C1DBF5"/>
          </w:tcPr>
          <w:p w14:paraId="3C84EC80" w14:textId="50F5887D"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2067</w:t>
            </w:r>
          </w:p>
        </w:tc>
        <w:tc>
          <w:tcPr>
            <w:tcW w:w="869" w:type="dxa"/>
            <w:tcBorders>
              <w:top w:val="single" w:sz="8" w:space="0" w:color="FFFFFF"/>
              <w:left w:val="single" w:sz="8" w:space="0" w:color="FFFFFF"/>
              <w:bottom w:val="single" w:sz="8" w:space="0" w:color="FFFFFF"/>
              <w:right w:val="single" w:sz="8" w:space="0" w:color="FFFFFF"/>
            </w:tcBorders>
            <w:shd w:val="clear" w:color="auto" w:fill="FF0000"/>
          </w:tcPr>
          <w:p w14:paraId="5271C29D" w14:textId="73E031CA"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2075</w:t>
            </w:r>
          </w:p>
        </w:tc>
        <w:tc>
          <w:tcPr>
            <w:tcW w:w="879" w:type="dxa"/>
            <w:tcBorders>
              <w:top w:val="single" w:sz="8" w:space="0" w:color="FFFFFF"/>
              <w:left w:val="single" w:sz="8" w:space="0" w:color="FFFFFF"/>
              <w:bottom w:val="single" w:sz="8" w:space="0" w:color="FFFFFF"/>
              <w:right w:val="single" w:sz="8" w:space="0" w:color="FFFFFF"/>
            </w:tcBorders>
            <w:shd w:val="clear" w:color="auto" w:fill="E6E6E6"/>
          </w:tcPr>
          <w:p w14:paraId="7143F240" w14:textId="73A05DFF"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2066</w:t>
            </w:r>
          </w:p>
        </w:tc>
        <w:tc>
          <w:tcPr>
            <w:tcW w:w="875" w:type="dxa"/>
            <w:tcBorders>
              <w:top w:val="single" w:sz="8" w:space="0" w:color="FFFFFF"/>
              <w:left w:val="single" w:sz="8" w:space="0" w:color="FFFFFF"/>
              <w:bottom w:val="single" w:sz="8" w:space="0" w:color="FFFFFF"/>
              <w:right w:val="single" w:sz="8" w:space="0" w:color="FFFFFF"/>
            </w:tcBorders>
            <w:shd w:val="clear" w:color="auto" w:fill="C1DBF5"/>
          </w:tcPr>
          <w:p w14:paraId="56B16CB2" w14:textId="252A4634"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2078</w:t>
            </w:r>
          </w:p>
        </w:tc>
        <w:tc>
          <w:tcPr>
            <w:tcW w:w="891" w:type="dxa"/>
            <w:tcBorders>
              <w:top w:val="single" w:sz="8" w:space="0" w:color="FFFFFF"/>
              <w:left w:val="single" w:sz="8" w:space="0" w:color="FFFFFF"/>
              <w:bottom w:val="single" w:sz="8" w:space="0" w:color="FFFFFF"/>
              <w:right w:val="single" w:sz="8" w:space="0" w:color="FFFFFF"/>
            </w:tcBorders>
            <w:shd w:val="clear" w:color="auto" w:fill="FF0000"/>
          </w:tcPr>
          <w:p w14:paraId="6FA3D4C8" w14:textId="1B6A34F3"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2079</w:t>
            </w:r>
          </w:p>
        </w:tc>
      </w:tr>
      <w:tr w:rsidR="0084784C" w:rsidRPr="0084784C" w14:paraId="413B8022" w14:textId="77777777" w:rsidTr="008219ED">
        <w:trPr>
          <w:jc w:val="center"/>
        </w:trPr>
        <w:tc>
          <w:tcPr>
            <w:tcW w:w="1217" w:type="dxa"/>
            <w:vMerge w:val="restart"/>
            <w:tcBorders>
              <w:top w:val="nil"/>
              <w:left w:val="nil"/>
              <w:bottom w:val="nil"/>
              <w:right w:val="nil"/>
            </w:tcBorders>
          </w:tcPr>
          <w:p w14:paraId="225D6EA2" w14:textId="77777777" w:rsidR="0084784C" w:rsidRPr="008A075D" w:rsidRDefault="0084784C" w:rsidP="0084784C">
            <w:pPr>
              <w:pStyle w:val="a9"/>
              <w:ind w:left="0"/>
              <w:jc w:val="both"/>
              <w:rPr>
                <w:rFonts w:hint="eastAsia"/>
                <w:sz w:val="18"/>
                <w:szCs w:val="18"/>
              </w:rPr>
            </w:pPr>
            <w:r w:rsidRPr="008A075D">
              <w:rPr>
                <w:rFonts w:ascii="Times New Roman" w:hAnsi="Times New Roman" w:cs="Times New Roman" w:hint="eastAsia"/>
                <w:sz w:val="18"/>
                <w:szCs w:val="18"/>
              </w:rPr>
              <w:t>Internal energy</w:t>
            </w:r>
          </w:p>
        </w:tc>
        <w:tc>
          <w:tcPr>
            <w:tcW w:w="958" w:type="dxa"/>
            <w:tcBorders>
              <w:top w:val="nil"/>
              <w:left w:val="nil"/>
              <w:bottom w:val="nil"/>
              <w:right w:val="nil"/>
            </w:tcBorders>
          </w:tcPr>
          <w:p w14:paraId="756A0168" w14:textId="200BB614" w:rsidR="0084784C" w:rsidRPr="008A075D" w:rsidRDefault="0084784C" w:rsidP="0084784C">
            <w:pPr>
              <w:pStyle w:val="a9"/>
              <w:ind w:left="0"/>
              <w:jc w:val="both"/>
              <w:rPr>
                <w:rFonts w:hint="eastAsia"/>
                <w:sz w:val="18"/>
                <w:szCs w:val="18"/>
              </w:rPr>
            </w:pPr>
            <m:oMath>
              <m:r>
                <w:rPr>
                  <w:rFonts w:ascii="Cambria Math" w:hAnsi="Cambria Math" w:cs="Times New Roman"/>
                  <w:sz w:val="18"/>
                  <w:szCs w:val="18"/>
                </w:rPr>
                <m:t>≤</m:t>
              </m:r>
            </m:oMath>
            <w:r w:rsidRPr="008A075D">
              <w:rPr>
                <w:rFonts w:ascii="Times New Roman" w:hAnsi="Times New Roman" w:cs="Times New Roman"/>
                <w:sz w:val="18"/>
                <w:szCs w:val="18"/>
              </w:rPr>
              <w:t>1%</w:t>
            </w:r>
          </w:p>
        </w:tc>
        <w:tc>
          <w:tcPr>
            <w:tcW w:w="869" w:type="dxa"/>
            <w:tcBorders>
              <w:top w:val="nil"/>
              <w:left w:val="nil"/>
              <w:bottom w:val="nil"/>
              <w:right w:val="nil"/>
            </w:tcBorders>
          </w:tcPr>
          <w:p w14:paraId="7EC4FAB3" w14:textId="77777777" w:rsidR="0084784C" w:rsidRPr="0084784C" w:rsidRDefault="0084784C" w:rsidP="0084784C">
            <w:pPr>
              <w:pStyle w:val="a9"/>
              <w:ind w:left="0"/>
              <w:jc w:val="center"/>
              <w:rPr>
                <w:rFonts w:ascii="Times New Roman" w:hAnsi="Times New Roman" w:cs="Times New Roman"/>
                <w:sz w:val="18"/>
                <w:szCs w:val="18"/>
              </w:rPr>
            </w:pPr>
          </w:p>
        </w:tc>
        <w:tc>
          <w:tcPr>
            <w:tcW w:w="879" w:type="dxa"/>
            <w:tcBorders>
              <w:top w:val="nil"/>
              <w:left w:val="nil"/>
              <w:bottom w:val="nil"/>
              <w:right w:val="nil"/>
            </w:tcBorders>
          </w:tcPr>
          <w:p w14:paraId="65D2920C" w14:textId="77777777" w:rsidR="0084784C" w:rsidRPr="0084784C" w:rsidRDefault="0084784C" w:rsidP="0084784C">
            <w:pPr>
              <w:pStyle w:val="a9"/>
              <w:ind w:left="0"/>
              <w:jc w:val="center"/>
              <w:rPr>
                <w:rFonts w:ascii="Times New Roman" w:hAnsi="Times New Roman" w:cs="Times New Roman"/>
                <w:sz w:val="18"/>
                <w:szCs w:val="18"/>
              </w:rPr>
            </w:pPr>
          </w:p>
        </w:tc>
        <w:tc>
          <w:tcPr>
            <w:tcW w:w="859" w:type="dxa"/>
            <w:tcBorders>
              <w:top w:val="single" w:sz="8" w:space="0" w:color="FFFFFF"/>
              <w:left w:val="single" w:sz="8" w:space="0" w:color="FFFFFF"/>
              <w:bottom w:val="single" w:sz="8" w:space="0" w:color="FFFFFF"/>
              <w:right w:val="single" w:sz="8" w:space="0" w:color="FFFFFF"/>
            </w:tcBorders>
            <w:shd w:val="clear" w:color="auto" w:fill="E6E6E6"/>
          </w:tcPr>
          <w:p w14:paraId="5A39BB49" w14:textId="04BC50C2"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1240</w:t>
            </w:r>
          </w:p>
        </w:tc>
        <w:tc>
          <w:tcPr>
            <w:tcW w:w="869" w:type="dxa"/>
            <w:tcBorders>
              <w:top w:val="single" w:sz="8" w:space="0" w:color="FFFFFF"/>
              <w:left w:val="single" w:sz="8" w:space="0" w:color="FFFFFF"/>
              <w:bottom w:val="single" w:sz="8" w:space="0" w:color="FFFFFF"/>
              <w:right w:val="single" w:sz="8" w:space="0" w:color="FFFFFF"/>
            </w:tcBorders>
            <w:shd w:val="clear" w:color="auto" w:fill="C1DBF5"/>
          </w:tcPr>
          <w:p w14:paraId="73D2D30E" w14:textId="1BF6DE45"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1276</w:t>
            </w:r>
          </w:p>
        </w:tc>
        <w:tc>
          <w:tcPr>
            <w:tcW w:w="879" w:type="dxa"/>
            <w:tcBorders>
              <w:top w:val="single" w:sz="8" w:space="0" w:color="FFFFFF"/>
              <w:left w:val="single" w:sz="8" w:space="0" w:color="FFFFFF"/>
              <w:bottom w:val="single" w:sz="8" w:space="0" w:color="FFFFFF"/>
              <w:right w:val="single" w:sz="8" w:space="0" w:color="FFFFFF"/>
            </w:tcBorders>
            <w:shd w:val="clear" w:color="auto" w:fill="FF0000"/>
          </w:tcPr>
          <w:p w14:paraId="79F7C3BB" w14:textId="3B4E4146"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1312</w:t>
            </w:r>
          </w:p>
        </w:tc>
        <w:tc>
          <w:tcPr>
            <w:tcW w:w="875" w:type="dxa"/>
            <w:tcBorders>
              <w:top w:val="single" w:sz="8" w:space="0" w:color="FFFFFF"/>
              <w:left w:val="single" w:sz="8" w:space="0" w:color="FFFFFF"/>
              <w:bottom w:val="single" w:sz="8" w:space="0" w:color="FFFFFF"/>
              <w:right w:val="single" w:sz="8" w:space="0" w:color="FFFFFF"/>
            </w:tcBorders>
            <w:shd w:val="clear" w:color="auto" w:fill="C1DBF5"/>
          </w:tcPr>
          <w:p w14:paraId="311CE2AF" w14:textId="3F37693F"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1381</w:t>
            </w:r>
          </w:p>
        </w:tc>
        <w:tc>
          <w:tcPr>
            <w:tcW w:w="891" w:type="dxa"/>
            <w:tcBorders>
              <w:top w:val="single" w:sz="8" w:space="0" w:color="FFFFFF"/>
              <w:left w:val="single" w:sz="8" w:space="0" w:color="FFFFFF"/>
              <w:bottom w:val="single" w:sz="8" w:space="0" w:color="FFFFFF"/>
              <w:right w:val="single" w:sz="8" w:space="0" w:color="FFFFFF"/>
            </w:tcBorders>
            <w:shd w:val="clear" w:color="auto" w:fill="FF0000"/>
          </w:tcPr>
          <w:p w14:paraId="3C310FE4" w14:textId="23C55E6D"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1409</w:t>
            </w:r>
          </w:p>
        </w:tc>
      </w:tr>
      <w:tr w:rsidR="0084784C" w:rsidRPr="0084784C" w14:paraId="28D0FAAB" w14:textId="77777777" w:rsidTr="0084784C">
        <w:trPr>
          <w:trHeight w:val="370"/>
          <w:jc w:val="center"/>
        </w:trPr>
        <w:tc>
          <w:tcPr>
            <w:tcW w:w="1217" w:type="dxa"/>
            <w:vMerge/>
            <w:tcBorders>
              <w:top w:val="nil"/>
              <w:left w:val="nil"/>
              <w:bottom w:val="nil"/>
              <w:right w:val="nil"/>
            </w:tcBorders>
          </w:tcPr>
          <w:p w14:paraId="22AF7E2E" w14:textId="77777777" w:rsidR="0084784C" w:rsidRPr="008A075D" w:rsidRDefault="0084784C" w:rsidP="0084784C">
            <w:pPr>
              <w:pStyle w:val="a9"/>
              <w:ind w:left="0"/>
              <w:jc w:val="both"/>
              <w:rPr>
                <w:rFonts w:hint="eastAsia"/>
                <w:sz w:val="18"/>
                <w:szCs w:val="18"/>
              </w:rPr>
            </w:pPr>
          </w:p>
        </w:tc>
        <w:tc>
          <w:tcPr>
            <w:tcW w:w="958" w:type="dxa"/>
            <w:tcBorders>
              <w:top w:val="nil"/>
              <w:left w:val="nil"/>
              <w:bottom w:val="nil"/>
              <w:right w:val="nil"/>
            </w:tcBorders>
          </w:tcPr>
          <w:p w14:paraId="41887EC8" w14:textId="60E3AC23" w:rsidR="0084784C" w:rsidRPr="008A075D" w:rsidRDefault="0084784C" w:rsidP="0084784C">
            <w:pPr>
              <w:pStyle w:val="a9"/>
              <w:ind w:left="0"/>
              <w:jc w:val="both"/>
              <w:rPr>
                <w:rFonts w:hint="eastAsia"/>
                <w:sz w:val="18"/>
                <w:szCs w:val="18"/>
              </w:rPr>
            </w:pPr>
            <m:oMath>
              <m:r>
                <w:rPr>
                  <w:rFonts w:ascii="Cambria Math" w:hAnsi="Cambria Math" w:cs="Times New Roman"/>
                  <w:sz w:val="18"/>
                  <w:szCs w:val="18"/>
                </w:rPr>
                <m:t>≤</m:t>
              </m:r>
            </m:oMath>
            <w:r w:rsidRPr="008A075D">
              <w:rPr>
                <w:rFonts w:ascii="Times New Roman" w:hAnsi="Times New Roman" w:cs="Times New Roman"/>
                <w:sz w:val="18"/>
                <w:szCs w:val="18"/>
              </w:rPr>
              <w:t>5%</w:t>
            </w:r>
          </w:p>
        </w:tc>
        <w:tc>
          <w:tcPr>
            <w:tcW w:w="869" w:type="dxa"/>
            <w:tcBorders>
              <w:top w:val="nil"/>
              <w:left w:val="nil"/>
              <w:bottom w:val="nil"/>
              <w:right w:val="nil"/>
            </w:tcBorders>
          </w:tcPr>
          <w:p w14:paraId="2C7490DB" w14:textId="77777777" w:rsidR="0084784C" w:rsidRPr="0084784C" w:rsidRDefault="0084784C" w:rsidP="0084784C">
            <w:pPr>
              <w:pStyle w:val="a9"/>
              <w:ind w:left="0"/>
              <w:jc w:val="center"/>
              <w:rPr>
                <w:rFonts w:ascii="Times New Roman" w:hAnsi="Times New Roman" w:cs="Times New Roman"/>
                <w:sz w:val="18"/>
                <w:szCs w:val="18"/>
              </w:rPr>
            </w:pPr>
          </w:p>
        </w:tc>
        <w:tc>
          <w:tcPr>
            <w:tcW w:w="879" w:type="dxa"/>
            <w:tcBorders>
              <w:top w:val="nil"/>
              <w:left w:val="nil"/>
              <w:bottom w:val="nil"/>
              <w:right w:val="nil"/>
            </w:tcBorders>
          </w:tcPr>
          <w:p w14:paraId="0EE5DF01" w14:textId="77777777" w:rsidR="0084784C" w:rsidRPr="0084784C" w:rsidRDefault="0084784C" w:rsidP="0084784C">
            <w:pPr>
              <w:pStyle w:val="a9"/>
              <w:ind w:left="0"/>
              <w:jc w:val="center"/>
              <w:rPr>
                <w:rFonts w:ascii="Times New Roman" w:hAnsi="Times New Roman" w:cs="Times New Roman"/>
                <w:sz w:val="18"/>
                <w:szCs w:val="18"/>
              </w:rPr>
            </w:pPr>
          </w:p>
        </w:tc>
        <w:tc>
          <w:tcPr>
            <w:tcW w:w="859" w:type="dxa"/>
            <w:tcBorders>
              <w:top w:val="single" w:sz="8" w:space="0" w:color="FFFFFF"/>
              <w:left w:val="single" w:sz="8" w:space="0" w:color="FFFFFF"/>
              <w:bottom w:val="single" w:sz="8" w:space="0" w:color="FFFFFF"/>
              <w:right w:val="single" w:sz="8" w:space="0" w:color="FFFFFF"/>
            </w:tcBorders>
            <w:shd w:val="clear" w:color="auto" w:fill="E6E6E6"/>
          </w:tcPr>
          <w:p w14:paraId="23A8DABE" w14:textId="3331D35C"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1914</w:t>
            </w:r>
          </w:p>
        </w:tc>
        <w:tc>
          <w:tcPr>
            <w:tcW w:w="869" w:type="dxa"/>
            <w:tcBorders>
              <w:top w:val="single" w:sz="8" w:space="0" w:color="FFFFFF"/>
              <w:left w:val="single" w:sz="8" w:space="0" w:color="FFFFFF"/>
              <w:bottom w:val="single" w:sz="8" w:space="0" w:color="FFFFFF"/>
              <w:right w:val="single" w:sz="8" w:space="0" w:color="FFFFFF"/>
            </w:tcBorders>
            <w:shd w:val="clear" w:color="auto" w:fill="C1DBF5"/>
          </w:tcPr>
          <w:p w14:paraId="1FDC7967" w14:textId="4CFEBEFD"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1922</w:t>
            </w:r>
          </w:p>
        </w:tc>
        <w:tc>
          <w:tcPr>
            <w:tcW w:w="879" w:type="dxa"/>
            <w:tcBorders>
              <w:top w:val="single" w:sz="8" w:space="0" w:color="FFFFFF"/>
              <w:left w:val="single" w:sz="8" w:space="0" w:color="FFFFFF"/>
              <w:bottom w:val="single" w:sz="8" w:space="0" w:color="FFFFFF"/>
              <w:right w:val="single" w:sz="8" w:space="0" w:color="FFFFFF"/>
            </w:tcBorders>
            <w:shd w:val="clear" w:color="auto" w:fill="FF0000"/>
          </w:tcPr>
          <w:p w14:paraId="682A17BE" w14:textId="50062334"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1941</w:t>
            </w:r>
          </w:p>
        </w:tc>
        <w:tc>
          <w:tcPr>
            <w:tcW w:w="875" w:type="dxa"/>
            <w:tcBorders>
              <w:top w:val="single" w:sz="8" w:space="0" w:color="FFFFFF"/>
              <w:left w:val="single" w:sz="8" w:space="0" w:color="FFFFFF"/>
              <w:bottom w:val="single" w:sz="8" w:space="0" w:color="FFFFFF"/>
              <w:right w:val="single" w:sz="8" w:space="0" w:color="FFFFFF"/>
            </w:tcBorders>
            <w:shd w:val="clear" w:color="auto" w:fill="C1DBF5"/>
          </w:tcPr>
          <w:p w14:paraId="31DDBE20" w14:textId="7BE543E3"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1944</w:t>
            </w:r>
          </w:p>
        </w:tc>
        <w:tc>
          <w:tcPr>
            <w:tcW w:w="891" w:type="dxa"/>
            <w:tcBorders>
              <w:top w:val="single" w:sz="8" w:space="0" w:color="FFFFFF"/>
              <w:left w:val="single" w:sz="8" w:space="0" w:color="FFFFFF"/>
              <w:bottom w:val="single" w:sz="8" w:space="0" w:color="FFFFFF"/>
              <w:right w:val="single" w:sz="8" w:space="0" w:color="FFFFFF"/>
            </w:tcBorders>
            <w:shd w:val="clear" w:color="auto" w:fill="FF0000"/>
          </w:tcPr>
          <w:p w14:paraId="22D38CE5" w14:textId="7AC1B2A8"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1959</w:t>
            </w:r>
          </w:p>
        </w:tc>
      </w:tr>
      <w:tr w:rsidR="0084784C" w:rsidRPr="0084784C" w14:paraId="3C23A428" w14:textId="77777777" w:rsidTr="0084784C">
        <w:trPr>
          <w:trHeight w:val="392"/>
          <w:jc w:val="center"/>
        </w:trPr>
        <w:tc>
          <w:tcPr>
            <w:tcW w:w="1217" w:type="dxa"/>
            <w:vMerge/>
            <w:tcBorders>
              <w:top w:val="nil"/>
              <w:left w:val="nil"/>
              <w:bottom w:val="nil"/>
              <w:right w:val="nil"/>
            </w:tcBorders>
          </w:tcPr>
          <w:p w14:paraId="742D44EA" w14:textId="77777777" w:rsidR="0084784C" w:rsidRPr="008A075D" w:rsidRDefault="0084784C" w:rsidP="0084784C">
            <w:pPr>
              <w:pStyle w:val="a9"/>
              <w:ind w:left="0"/>
              <w:jc w:val="both"/>
              <w:rPr>
                <w:rFonts w:hint="eastAsia"/>
                <w:sz w:val="18"/>
                <w:szCs w:val="18"/>
              </w:rPr>
            </w:pPr>
          </w:p>
        </w:tc>
        <w:tc>
          <w:tcPr>
            <w:tcW w:w="958" w:type="dxa"/>
            <w:tcBorders>
              <w:top w:val="nil"/>
              <w:left w:val="nil"/>
              <w:bottom w:val="nil"/>
              <w:right w:val="nil"/>
            </w:tcBorders>
          </w:tcPr>
          <w:p w14:paraId="07B9BA33" w14:textId="1EDA480D" w:rsidR="0084784C" w:rsidRPr="008A075D" w:rsidRDefault="0084784C" w:rsidP="0084784C">
            <w:pPr>
              <w:pStyle w:val="a9"/>
              <w:ind w:left="0"/>
              <w:jc w:val="both"/>
              <w:rPr>
                <w:rFonts w:hint="eastAsia"/>
                <w:sz w:val="18"/>
                <w:szCs w:val="18"/>
              </w:rPr>
            </w:pPr>
            <m:oMath>
              <m:r>
                <w:rPr>
                  <w:rFonts w:ascii="Cambria Math" w:hAnsi="Cambria Math" w:cs="Times New Roman"/>
                  <w:sz w:val="18"/>
                  <w:szCs w:val="18"/>
                </w:rPr>
                <m:t>≤</m:t>
              </m:r>
            </m:oMath>
            <w:r w:rsidRPr="008A075D">
              <w:rPr>
                <w:rFonts w:ascii="Times New Roman" w:hAnsi="Times New Roman" w:cs="Times New Roman"/>
                <w:sz w:val="18"/>
                <w:szCs w:val="18"/>
              </w:rPr>
              <w:t>10%</w:t>
            </w:r>
          </w:p>
        </w:tc>
        <w:tc>
          <w:tcPr>
            <w:tcW w:w="869" w:type="dxa"/>
            <w:tcBorders>
              <w:top w:val="nil"/>
              <w:left w:val="nil"/>
              <w:bottom w:val="nil"/>
              <w:right w:val="nil"/>
            </w:tcBorders>
          </w:tcPr>
          <w:p w14:paraId="7B28ED4C" w14:textId="77777777" w:rsidR="0084784C" w:rsidRPr="0084784C" w:rsidRDefault="0084784C" w:rsidP="0084784C">
            <w:pPr>
              <w:pStyle w:val="a9"/>
              <w:ind w:left="0"/>
              <w:jc w:val="center"/>
              <w:rPr>
                <w:rFonts w:ascii="Times New Roman" w:hAnsi="Times New Roman" w:cs="Times New Roman"/>
                <w:sz w:val="18"/>
                <w:szCs w:val="18"/>
              </w:rPr>
            </w:pPr>
          </w:p>
        </w:tc>
        <w:tc>
          <w:tcPr>
            <w:tcW w:w="879" w:type="dxa"/>
            <w:tcBorders>
              <w:top w:val="nil"/>
              <w:left w:val="nil"/>
              <w:bottom w:val="nil"/>
              <w:right w:val="nil"/>
            </w:tcBorders>
          </w:tcPr>
          <w:p w14:paraId="6C247458" w14:textId="77777777" w:rsidR="0084784C" w:rsidRPr="0084784C" w:rsidRDefault="0084784C" w:rsidP="0084784C">
            <w:pPr>
              <w:pStyle w:val="a9"/>
              <w:ind w:left="0"/>
              <w:jc w:val="center"/>
              <w:rPr>
                <w:rFonts w:ascii="Times New Roman" w:hAnsi="Times New Roman" w:cs="Times New Roman"/>
                <w:sz w:val="18"/>
                <w:szCs w:val="18"/>
              </w:rPr>
            </w:pPr>
          </w:p>
        </w:tc>
        <w:tc>
          <w:tcPr>
            <w:tcW w:w="859" w:type="dxa"/>
            <w:tcBorders>
              <w:top w:val="single" w:sz="8" w:space="0" w:color="FFFFFF"/>
              <w:left w:val="single" w:sz="8" w:space="0" w:color="FFFFFF"/>
              <w:bottom w:val="single" w:sz="8" w:space="0" w:color="FFFFFF"/>
              <w:right w:val="single" w:sz="8" w:space="0" w:color="FFFFFF"/>
            </w:tcBorders>
            <w:shd w:val="clear" w:color="auto" w:fill="E6E6E6"/>
          </w:tcPr>
          <w:p w14:paraId="4D9037FF" w14:textId="53858617"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1982</w:t>
            </w:r>
          </w:p>
        </w:tc>
        <w:tc>
          <w:tcPr>
            <w:tcW w:w="869" w:type="dxa"/>
            <w:tcBorders>
              <w:top w:val="single" w:sz="8" w:space="0" w:color="FFFFFF"/>
              <w:left w:val="single" w:sz="8" w:space="0" w:color="FFFFFF"/>
              <w:bottom w:val="single" w:sz="8" w:space="0" w:color="FFFFFF"/>
              <w:right w:val="single" w:sz="8" w:space="0" w:color="FFFFFF"/>
            </w:tcBorders>
            <w:shd w:val="clear" w:color="auto" w:fill="FF0000"/>
          </w:tcPr>
          <w:p w14:paraId="30C11E5C" w14:textId="0075FA86"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2001</w:t>
            </w:r>
          </w:p>
        </w:tc>
        <w:tc>
          <w:tcPr>
            <w:tcW w:w="879" w:type="dxa"/>
            <w:tcBorders>
              <w:top w:val="single" w:sz="8" w:space="0" w:color="FFFFFF"/>
              <w:left w:val="single" w:sz="8" w:space="0" w:color="FFFFFF"/>
              <w:bottom w:val="single" w:sz="8" w:space="0" w:color="FFFFFF"/>
              <w:right w:val="single" w:sz="8" w:space="0" w:color="FFFFFF"/>
            </w:tcBorders>
            <w:shd w:val="clear" w:color="auto" w:fill="C1DBF5"/>
          </w:tcPr>
          <w:p w14:paraId="7BB67866" w14:textId="51C76C38"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1997</w:t>
            </w:r>
          </w:p>
        </w:tc>
        <w:tc>
          <w:tcPr>
            <w:tcW w:w="875" w:type="dxa"/>
            <w:tcBorders>
              <w:top w:val="single" w:sz="8" w:space="0" w:color="FFFFFF"/>
              <w:left w:val="single" w:sz="8" w:space="0" w:color="FFFFFF"/>
              <w:bottom w:val="single" w:sz="8" w:space="0" w:color="FFFFFF"/>
              <w:right w:val="single" w:sz="8" w:space="0" w:color="FFFFFF"/>
            </w:tcBorders>
            <w:shd w:val="clear" w:color="auto" w:fill="FF0000"/>
          </w:tcPr>
          <w:p w14:paraId="2235DE1D" w14:textId="1D748D11"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2008</w:t>
            </w:r>
          </w:p>
        </w:tc>
        <w:tc>
          <w:tcPr>
            <w:tcW w:w="891" w:type="dxa"/>
            <w:tcBorders>
              <w:top w:val="single" w:sz="8" w:space="0" w:color="FFFFFF"/>
              <w:left w:val="single" w:sz="8" w:space="0" w:color="FFFFFF"/>
              <w:bottom w:val="single" w:sz="8" w:space="0" w:color="FFFFFF"/>
              <w:right w:val="single" w:sz="8" w:space="0" w:color="FFFFFF"/>
            </w:tcBorders>
            <w:shd w:val="clear" w:color="auto" w:fill="FF0000"/>
          </w:tcPr>
          <w:p w14:paraId="0796B829" w14:textId="160C6928"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2008</w:t>
            </w:r>
          </w:p>
        </w:tc>
      </w:tr>
      <w:tr w:rsidR="0084784C" w:rsidRPr="0084784C" w14:paraId="2DC16AA6" w14:textId="77777777" w:rsidTr="008219ED">
        <w:trPr>
          <w:jc w:val="center"/>
        </w:trPr>
        <w:tc>
          <w:tcPr>
            <w:tcW w:w="1217" w:type="dxa"/>
            <w:vMerge w:val="restart"/>
            <w:tcBorders>
              <w:top w:val="nil"/>
              <w:left w:val="nil"/>
              <w:bottom w:val="nil"/>
              <w:right w:val="nil"/>
            </w:tcBorders>
          </w:tcPr>
          <w:p w14:paraId="3E5D7344" w14:textId="77777777" w:rsidR="0084784C" w:rsidRPr="008A075D" w:rsidRDefault="0084784C" w:rsidP="0084784C">
            <w:pPr>
              <w:jc w:val="both"/>
              <w:rPr>
                <w:rFonts w:ascii="Times New Roman" w:hAnsi="Times New Roman" w:cs="Times New Roman"/>
                <w:sz w:val="18"/>
                <w:szCs w:val="18"/>
              </w:rPr>
            </w:pPr>
            <w:r w:rsidRPr="008A075D">
              <w:rPr>
                <w:rFonts w:ascii="Times New Roman" w:hAnsi="Times New Roman" w:cs="Times New Roman" w:hint="eastAsia"/>
                <w:sz w:val="18"/>
                <w:szCs w:val="18"/>
              </w:rPr>
              <w:t>Pure component</w:t>
            </w:r>
          </w:p>
          <w:p w14:paraId="221BBE4A" w14:textId="77777777" w:rsidR="0084784C" w:rsidRPr="008A075D" w:rsidRDefault="0084784C" w:rsidP="0084784C">
            <w:pPr>
              <w:pStyle w:val="a9"/>
              <w:ind w:left="0"/>
              <w:jc w:val="both"/>
              <w:rPr>
                <w:rFonts w:hint="eastAsia"/>
                <w:sz w:val="18"/>
                <w:szCs w:val="18"/>
              </w:rPr>
            </w:pPr>
            <w:r w:rsidRPr="008A075D">
              <w:rPr>
                <w:rFonts w:ascii="Times New Roman" w:hAnsi="Times New Roman" w:cs="Times New Roman" w:hint="eastAsia"/>
                <w:sz w:val="18"/>
                <w:szCs w:val="18"/>
              </w:rPr>
              <w:t>enthalpy</w:t>
            </w:r>
          </w:p>
        </w:tc>
        <w:tc>
          <w:tcPr>
            <w:tcW w:w="958" w:type="dxa"/>
            <w:tcBorders>
              <w:top w:val="nil"/>
              <w:left w:val="nil"/>
              <w:bottom w:val="nil"/>
              <w:right w:val="nil"/>
            </w:tcBorders>
          </w:tcPr>
          <w:p w14:paraId="1D5FD468" w14:textId="36B773A1" w:rsidR="0084784C" w:rsidRPr="008A075D" w:rsidRDefault="0084784C" w:rsidP="0084784C">
            <w:pPr>
              <w:pStyle w:val="a9"/>
              <w:ind w:left="0"/>
              <w:jc w:val="both"/>
              <w:rPr>
                <w:rFonts w:hint="eastAsia"/>
                <w:sz w:val="18"/>
                <w:szCs w:val="18"/>
              </w:rPr>
            </w:pPr>
            <m:oMath>
              <m:r>
                <w:rPr>
                  <w:rFonts w:ascii="Cambria Math" w:hAnsi="Cambria Math" w:cs="Times New Roman"/>
                  <w:sz w:val="18"/>
                  <w:szCs w:val="18"/>
                </w:rPr>
                <m:t>≤</m:t>
              </m:r>
            </m:oMath>
            <w:r w:rsidRPr="008A075D">
              <w:rPr>
                <w:rFonts w:ascii="Times New Roman" w:hAnsi="Times New Roman" w:cs="Times New Roman"/>
                <w:sz w:val="18"/>
                <w:szCs w:val="18"/>
              </w:rPr>
              <w:t>1%</w:t>
            </w:r>
          </w:p>
        </w:tc>
        <w:tc>
          <w:tcPr>
            <w:tcW w:w="869" w:type="dxa"/>
            <w:tcBorders>
              <w:top w:val="nil"/>
              <w:left w:val="nil"/>
              <w:bottom w:val="nil"/>
              <w:right w:val="nil"/>
            </w:tcBorders>
          </w:tcPr>
          <w:p w14:paraId="0064641D" w14:textId="77777777" w:rsidR="0084784C" w:rsidRPr="0084784C" w:rsidRDefault="0084784C" w:rsidP="0084784C">
            <w:pPr>
              <w:pStyle w:val="a9"/>
              <w:ind w:left="0"/>
              <w:jc w:val="center"/>
              <w:rPr>
                <w:rFonts w:ascii="Times New Roman" w:hAnsi="Times New Roman" w:cs="Times New Roman"/>
                <w:sz w:val="18"/>
                <w:szCs w:val="18"/>
              </w:rPr>
            </w:pPr>
          </w:p>
        </w:tc>
        <w:tc>
          <w:tcPr>
            <w:tcW w:w="879" w:type="dxa"/>
            <w:tcBorders>
              <w:top w:val="nil"/>
              <w:left w:val="nil"/>
              <w:bottom w:val="nil"/>
              <w:right w:val="nil"/>
            </w:tcBorders>
          </w:tcPr>
          <w:p w14:paraId="26616735" w14:textId="77777777" w:rsidR="0084784C" w:rsidRPr="0084784C" w:rsidRDefault="0084784C" w:rsidP="0084784C">
            <w:pPr>
              <w:pStyle w:val="a9"/>
              <w:ind w:left="0"/>
              <w:jc w:val="center"/>
              <w:rPr>
                <w:rFonts w:ascii="Times New Roman" w:hAnsi="Times New Roman" w:cs="Times New Roman"/>
                <w:sz w:val="18"/>
                <w:szCs w:val="18"/>
              </w:rPr>
            </w:pPr>
          </w:p>
        </w:tc>
        <w:tc>
          <w:tcPr>
            <w:tcW w:w="859" w:type="dxa"/>
            <w:tcBorders>
              <w:top w:val="single" w:sz="8" w:space="0" w:color="FFFFFF"/>
              <w:left w:val="single" w:sz="8" w:space="0" w:color="FFFFFF"/>
              <w:bottom w:val="single" w:sz="8" w:space="0" w:color="FFFFFF"/>
              <w:right w:val="single" w:sz="8" w:space="0" w:color="FFFFFF"/>
            </w:tcBorders>
            <w:shd w:val="clear" w:color="auto" w:fill="E6E6E6"/>
          </w:tcPr>
          <w:p w14:paraId="01C1185A" w14:textId="0A0DFC4E"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1321</w:t>
            </w:r>
          </w:p>
        </w:tc>
        <w:tc>
          <w:tcPr>
            <w:tcW w:w="869" w:type="dxa"/>
            <w:tcBorders>
              <w:top w:val="single" w:sz="8" w:space="0" w:color="FFFFFF"/>
              <w:left w:val="single" w:sz="8" w:space="0" w:color="FFFFFF"/>
              <w:bottom w:val="single" w:sz="8" w:space="0" w:color="FFFFFF"/>
              <w:right w:val="single" w:sz="8" w:space="0" w:color="FFFFFF"/>
            </w:tcBorders>
            <w:shd w:val="clear" w:color="auto" w:fill="C1DBF5"/>
          </w:tcPr>
          <w:p w14:paraId="67CFEA1E" w14:textId="4CB85C22"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1333</w:t>
            </w:r>
          </w:p>
        </w:tc>
        <w:tc>
          <w:tcPr>
            <w:tcW w:w="879" w:type="dxa"/>
            <w:tcBorders>
              <w:top w:val="single" w:sz="8" w:space="0" w:color="FFFFFF"/>
              <w:left w:val="single" w:sz="8" w:space="0" w:color="FFFFFF"/>
              <w:bottom w:val="single" w:sz="8" w:space="0" w:color="FFFFFF"/>
              <w:right w:val="single" w:sz="8" w:space="0" w:color="FFFFFF"/>
            </w:tcBorders>
            <w:shd w:val="clear" w:color="auto" w:fill="FF0000"/>
          </w:tcPr>
          <w:p w14:paraId="2E556E4C" w14:textId="16739803"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1401</w:t>
            </w:r>
          </w:p>
        </w:tc>
        <w:tc>
          <w:tcPr>
            <w:tcW w:w="875" w:type="dxa"/>
            <w:tcBorders>
              <w:top w:val="single" w:sz="8" w:space="0" w:color="FFFFFF"/>
              <w:left w:val="single" w:sz="8" w:space="0" w:color="FFFFFF"/>
              <w:bottom w:val="single" w:sz="8" w:space="0" w:color="FFFFFF"/>
              <w:right w:val="single" w:sz="8" w:space="0" w:color="FFFFFF"/>
            </w:tcBorders>
            <w:shd w:val="clear" w:color="auto" w:fill="C1DBF5"/>
          </w:tcPr>
          <w:p w14:paraId="1E752B95" w14:textId="42FAAD2D"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1431</w:t>
            </w:r>
          </w:p>
        </w:tc>
        <w:tc>
          <w:tcPr>
            <w:tcW w:w="891" w:type="dxa"/>
            <w:tcBorders>
              <w:top w:val="single" w:sz="8" w:space="0" w:color="FFFFFF"/>
              <w:left w:val="single" w:sz="8" w:space="0" w:color="FFFFFF"/>
              <w:bottom w:val="single" w:sz="8" w:space="0" w:color="FFFFFF"/>
              <w:right w:val="single" w:sz="8" w:space="0" w:color="FFFFFF"/>
            </w:tcBorders>
            <w:shd w:val="clear" w:color="auto" w:fill="FF0000"/>
          </w:tcPr>
          <w:p w14:paraId="1015C208" w14:textId="138CA44A"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1452</w:t>
            </w:r>
          </w:p>
        </w:tc>
      </w:tr>
      <w:tr w:rsidR="0084784C" w:rsidRPr="0084784C" w14:paraId="083AD4B9" w14:textId="77777777" w:rsidTr="008219ED">
        <w:trPr>
          <w:jc w:val="center"/>
        </w:trPr>
        <w:tc>
          <w:tcPr>
            <w:tcW w:w="1217" w:type="dxa"/>
            <w:vMerge/>
            <w:tcBorders>
              <w:top w:val="nil"/>
              <w:left w:val="nil"/>
              <w:bottom w:val="nil"/>
              <w:right w:val="nil"/>
            </w:tcBorders>
          </w:tcPr>
          <w:p w14:paraId="70252F8E" w14:textId="77777777" w:rsidR="0084784C" w:rsidRPr="008A075D" w:rsidRDefault="0084784C" w:rsidP="0084784C">
            <w:pPr>
              <w:pStyle w:val="a9"/>
              <w:ind w:left="0"/>
              <w:jc w:val="both"/>
              <w:rPr>
                <w:rFonts w:hint="eastAsia"/>
                <w:sz w:val="18"/>
                <w:szCs w:val="18"/>
              </w:rPr>
            </w:pPr>
          </w:p>
        </w:tc>
        <w:tc>
          <w:tcPr>
            <w:tcW w:w="958" w:type="dxa"/>
            <w:tcBorders>
              <w:top w:val="nil"/>
              <w:left w:val="nil"/>
              <w:bottom w:val="nil"/>
              <w:right w:val="nil"/>
            </w:tcBorders>
          </w:tcPr>
          <w:p w14:paraId="5D9E3ED7" w14:textId="2527A120" w:rsidR="0084784C" w:rsidRPr="008A075D" w:rsidRDefault="0084784C" w:rsidP="0084784C">
            <w:pPr>
              <w:pStyle w:val="a9"/>
              <w:ind w:left="0"/>
              <w:jc w:val="both"/>
              <w:rPr>
                <w:rFonts w:hint="eastAsia"/>
                <w:sz w:val="18"/>
                <w:szCs w:val="18"/>
              </w:rPr>
            </w:pPr>
            <m:oMath>
              <m:r>
                <w:rPr>
                  <w:rFonts w:ascii="Cambria Math" w:hAnsi="Cambria Math" w:cs="Times New Roman"/>
                  <w:sz w:val="18"/>
                  <w:szCs w:val="18"/>
                </w:rPr>
                <m:t>≤</m:t>
              </m:r>
            </m:oMath>
            <w:r w:rsidRPr="008A075D">
              <w:rPr>
                <w:rFonts w:ascii="Times New Roman" w:hAnsi="Times New Roman" w:cs="Times New Roman"/>
                <w:sz w:val="18"/>
                <w:szCs w:val="18"/>
              </w:rPr>
              <w:t>5%</w:t>
            </w:r>
          </w:p>
        </w:tc>
        <w:tc>
          <w:tcPr>
            <w:tcW w:w="869" w:type="dxa"/>
            <w:tcBorders>
              <w:top w:val="nil"/>
              <w:left w:val="nil"/>
              <w:bottom w:val="nil"/>
              <w:right w:val="nil"/>
            </w:tcBorders>
          </w:tcPr>
          <w:p w14:paraId="1ADD9972" w14:textId="77777777" w:rsidR="0084784C" w:rsidRPr="0084784C" w:rsidRDefault="0084784C" w:rsidP="0084784C">
            <w:pPr>
              <w:pStyle w:val="a9"/>
              <w:ind w:left="0"/>
              <w:jc w:val="center"/>
              <w:rPr>
                <w:rFonts w:ascii="Times New Roman" w:hAnsi="Times New Roman" w:cs="Times New Roman"/>
                <w:sz w:val="18"/>
                <w:szCs w:val="18"/>
              </w:rPr>
            </w:pPr>
          </w:p>
        </w:tc>
        <w:tc>
          <w:tcPr>
            <w:tcW w:w="879" w:type="dxa"/>
            <w:tcBorders>
              <w:top w:val="nil"/>
              <w:left w:val="nil"/>
              <w:bottom w:val="nil"/>
              <w:right w:val="nil"/>
            </w:tcBorders>
          </w:tcPr>
          <w:p w14:paraId="42546E00" w14:textId="77777777" w:rsidR="0084784C" w:rsidRPr="0084784C" w:rsidRDefault="0084784C" w:rsidP="0084784C">
            <w:pPr>
              <w:pStyle w:val="a9"/>
              <w:ind w:left="0"/>
              <w:jc w:val="center"/>
              <w:rPr>
                <w:rFonts w:ascii="Times New Roman" w:hAnsi="Times New Roman" w:cs="Times New Roman"/>
                <w:sz w:val="18"/>
                <w:szCs w:val="18"/>
              </w:rPr>
            </w:pPr>
          </w:p>
        </w:tc>
        <w:tc>
          <w:tcPr>
            <w:tcW w:w="859" w:type="dxa"/>
            <w:tcBorders>
              <w:top w:val="single" w:sz="8" w:space="0" w:color="FFFFFF"/>
              <w:left w:val="single" w:sz="8" w:space="0" w:color="FFFFFF"/>
              <w:bottom w:val="single" w:sz="8" w:space="0" w:color="FFFFFF"/>
              <w:right w:val="single" w:sz="8" w:space="0" w:color="FFFFFF"/>
            </w:tcBorders>
            <w:shd w:val="clear" w:color="auto" w:fill="FF0000"/>
          </w:tcPr>
          <w:p w14:paraId="3C0CC9B2" w14:textId="03C611E9"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1959</w:t>
            </w:r>
          </w:p>
        </w:tc>
        <w:tc>
          <w:tcPr>
            <w:tcW w:w="869" w:type="dxa"/>
            <w:tcBorders>
              <w:top w:val="single" w:sz="8" w:space="0" w:color="FFFFFF"/>
              <w:left w:val="single" w:sz="8" w:space="0" w:color="FFFFFF"/>
              <w:bottom w:val="single" w:sz="8" w:space="0" w:color="FFFFFF"/>
              <w:right w:val="single" w:sz="8" w:space="0" w:color="FFFFFF"/>
            </w:tcBorders>
            <w:shd w:val="clear" w:color="auto" w:fill="C1DBF5"/>
          </w:tcPr>
          <w:p w14:paraId="51A28762" w14:textId="6C9D3909"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1956</w:t>
            </w:r>
          </w:p>
        </w:tc>
        <w:tc>
          <w:tcPr>
            <w:tcW w:w="879" w:type="dxa"/>
            <w:tcBorders>
              <w:top w:val="single" w:sz="8" w:space="0" w:color="FFFFFF"/>
              <w:left w:val="single" w:sz="8" w:space="0" w:color="FFFFFF"/>
              <w:bottom w:val="single" w:sz="8" w:space="0" w:color="FFFFFF"/>
              <w:right w:val="single" w:sz="8" w:space="0" w:color="FFFFFF"/>
            </w:tcBorders>
            <w:shd w:val="clear" w:color="auto" w:fill="FF0000"/>
          </w:tcPr>
          <w:p w14:paraId="63308CA5" w14:textId="6F93E669"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1959</w:t>
            </w:r>
          </w:p>
        </w:tc>
        <w:tc>
          <w:tcPr>
            <w:tcW w:w="875" w:type="dxa"/>
            <w:tcBorders>
              <w:top w:val="single" w:sz="8" w:space="0" w:color="FFFFFF"/>
              <w:left w:val="single" w:sz="8" w:space="0" w:color="FFFFFF"/>
              <w:bottom w:val="single" w:sz="8" w:space="0" w:color="FFFFFF"/>
              <w:right w:val="single" w:sz="8" w:space="0" w:color="FFFFFF"/>
            </w:tcBorders>
            <w:shd w:val="clear" w:color="auto" w:fill="FF0000"/>
          </w:tcPr>
          <w:p w14:paraId="5890922C" w14:textId="1E79E8D8"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1984</w:t>
            </w:r>
          </w:p>
        </w:tc>
        <w:tc>
          <w:tcPr>
            <w:tcW w:w="891" w:type="dxa"/>
            <w:tcBorders>
              <w:top w:val="single" w:sz="8" w:space="0" w:color="FFFFFF"/>
              <w:left w:val="single" w:sz="8" w:space="0" w:color="FFFFFF"/>
              <w:bottom w:val="single" w:sz="8" w:space="0" w:color="FFFFFF"/>
              <w:right w:val="single" w:sz="8" w:space="0" w:color="FFFFFF"/>
            </w:tcBorders>
            <w:shd w:val="clear" w:color="auto" w:fill="C1DBF5"/>
          </w:tcPr>
          <w:p w14:paraId="3D4481F8" w14:textId="3135092A"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1981</w:t>
            </w:r>
          </w:p>
        </w:tc>
      </w:tr>
      <w:tr w:rsidR="0084784C" w:rsidRPr="0084784C" w14:paraId="1182BDDE" w14:textId="77777777" w:rsidTr="008219ED">
        <w:trPr>
          <w:jc w:val="center"/>
        </w:trPr>
        <w:tc>
          <w:tcPr>
            <w:tcW w:w="1217" w:type="dxa"/>
            <w:vMerge/>
            <w:tcBorders>
              <w:top w:val="nil"/>
              <w:left w:val="nil"/>
              <w:bottom w:val="nil"/>
              <w:right w:val="nil"/>
            </w:tcBorders>
          </w:tcPr>
          <w:p w14:paraId="53FF7793" w14:textId="77777777" w:rsidR="0084784C" w:rsidRPr="008A075D" w:rsidRDefault="0084784C" w:rsidP="0084784C">
            <w:pPr>
              <w:pStyle w:val="a9"/>
              <w:ind w:left="0"/>
              <w:jc w:val="both"/>
              <w:rPr>
                <w:rFonts w:hint="eastAsia"/>
                <w:sz w:val="18"/>
                <w:szCs w:val="18"/>
              </w:rPr>
            </w:pPr>
          </w:p>
        </w:tc>
        <w:tc>
          <w:tcPr>
            <w:tcW w:w="958" w:type="dxa"/>
            <w:tcBorders>
              <w:top w:val="nil"/>
              <w:left w:val="nil"/>
              <w:bottom w:val="nil"/>
              <w:right w:val="nil"/>
            </w:tcBorders>
          </w:tcPr>
          <w:p w14:paraId="0A9B2F5A" w14:textId="10229AB2" w:rsidR="0084784C" w:rsidRPr="008A075D" w:rsidRDefault="0084784C" w:rsidP="0084784C">
            <w:pPr>
              <w:pStyle w:val="a9"/>
              <w:ind w:left="0"/>
              <w:jc w:val="both"/>
              <w:rPr>
                <w:rFonts w:hint="eastAsia"/>
                <w:sz w:val="18"/>
                <w:szCs w:val="18"/>
              </w:rPr>
            </w:pPr>
            <m:oMath>
              <m:r>
                <w:rPr>
                  <w:rFonts w:ascii="Cambria Math" w:hAnsi="Cambria Math" w:cs="Times New Roman"/>
                  <w:sz w:val="18"/>
                  <w:szCs w:val="18"/>
                </w:rPr>
                <m:t>≤</m:t>
              </m:r>
            </m:oMath>
            <w:r w:rsidRPr="008A075D">
              <w:rPr>
                <w:rFonts w:ascii="Times New Roman" w:hAnsi="Times New Roman" w:cs="Times New Roman"/>
                <w:sz w:val="18"/>
                <w:szCs w:val="18"/>
              </w:rPr>
              <w:t>10%</w:t>
            </w:r>
          </w:p>
        </w:tc>
        <w:tc>
          <w:tcPr>
            <w:tcW w:w="869" w:type="dxa"/>
            <w:tcBorders>
              <w:top w:val="nil"/>
              <w:left w:val="nil"/>
              <w:bottom w:val="nil"/>
              <w:right w:val="nil"/>
            </w:tcBorders>
          </w:tcPr>
          <w:p w14:paraId="7E744737" w14:textId="77777777" w:rsidR="0084784C" w:rsidRPr="0084784C" w:rsidRDefault="0084784C" w:rsidP="0084784C">
            <w:pPr>
              <w:pStyle w:val="a9"/>
              <w:ind w:left="0"/>
              <w:jc w:val="center"/>
              <w:rPr>
                <w:rFonts w:ascii="Times New Roman" w:hAnsi="Times New Roman" w:cs="Times New Roman"/>
                <w:sz w:val="18"/>
                <w:szCs w:val="18"/>
              </w:rPr>
            </w:pPr>
          </w:p>
        </w:tc>
        <w:tc>
          <w:tcPr>
            <w:tcW w:w="879" w:type="dxa"/>
            <w:tcBorders>
              <w:top w:val="nil"/>
              <w:left w:val="nil"/>
              <w:bottom w:val="nil"/>
              <w:right w:val="nil"/>
            </w:tcBorders>
          </w:tcPr>
          <w:p w14:paraId="4DDCF9AC" w14:textId="77777777" w:rsidR="0084784C" w:rsidRPr="0084784C" w:rsidRDefault="0084784C" w:rsidP="0084784C">
            <w:pPr>
              <w:pStyle w:val="a9"/>
              <w:ind w:left="0"/>
              <w:jc w:val="center"/>
              <w:rPr>
                <w:rFonts w:ascii="Times New Roman" w:hAnsi="Times New Roman" w:cs="Times New Roman"/>
                <w:sz w:val="18"/>
                <w:szCs w:val="18"/>
              </w:rPr>
            </w:pPr>
          </w:p>
        </w:tc>
        <w:tc>
          <w:tcPr>
            <w:tcW w:w="859" w:type="dxa"/>
            <w:tcBorders>
              <w:top w:val="single" w:sz="8" w:space="0" w:color="FFFFFF"/>
              <w:left w:val="single" w:sz="8" w:space="0" w:color="FFFFFF"/>
              <w:bottom w:val="single" w:sz="8" w:space="0" w:color="FFFFFF"/>
              <w:right w:val="single" w:sz="8" w:space="0" w:color="FFFFFF"/>
            </w:tcBorders>
            <w:shd w:val="clear" w:color="auto" w:fill="FF0000"/>
          </w:tcPr>
          <w:p w14:paraId="31631C85" w14:textId="48AF7F8F"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2006</w:t>
            </w:r>
          </w:p>
        </w:tc>
        <w:tc>
          <w:tcPr>
            <w:tcW w:w="869" w:type="dxa"/>
            <w:tcBorders>
              <w:top w:val="single" w:sz="8" w:space="0" w:color="FFFFFF"/>
              <w:left w:val="single" w:sz="8" w:space="0" w:color="FFFFFF"/>
              <w:bottom w:val="single" w:sz="8" w:space="0" w:color="FFFFFF"/>
              <w:right w:val="single" w:sz="8" w:space="0" w:color="FFFFFF"/>
            </w:tcBorders>
            <w:shd w:val="clear" w:color="auto" w:fill="C1DBF5"/>
          </w:tcPr>
          <w:p w14:paraId="4249D669" w14:textId="6E8BD203"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2004</w:t>
            </w:r>
          </w:p>
        </w:tc>
        <w:tc>
          <w:tcPr>
            <w:tcW w:w="879" w:type="dxa"/>
            <w:tcBorders>
              <w:top w:val="single" w:sz="8" w:space="0" w:color="FFFFFF"/>
              <w:left w:val="single" w:sz="8" w:space="0" w:color="FFFFFF"/>
              <w:bottom w:val="single" w:sz="8" w:space="0" w:color="FFFFFF"/>
              <w:right w:val="single" w:sz="8" w:space="0" w:color="FFFFFF"/>
            </w:tcBorders>
            <w:shd w:val="clear" w:color="auto" w:fill="E6E6E6"/>
          </w:tcPr>
          <w:p w14:paraId="25B3478C" w14:textId="2043AA6A"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1996</w:t>
            </w:r>
          </w:p>
        </w:tc>
        <w:tc>
          <w:tcPr>
            <w:tcW w:w="875" w:type="dxa"/>
            <w:tcBorders>
              <w:top w:val="single" w:sz="8" w:space="0" w:color="FFFFFF"/>
              <w:left w:val="single" w:sz="8" w:space="0" w:color="FFFFFF"/>
              <w:bottom w:val="single" w:sz="8" w:space="0" w:color="FFFFFF"/>
              <w:right w:val="single" w:sz="8" w:space="0" w:color="FFFFFF"/>
            </w:tcBorders>
            <w:shd w:val="clear" w:color="auto" w:fill="FF0000"/>
          </w:tcPr>
          <w:p w14:paraId="69CC91AF" w14:textId="5457B912"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2025</w:t>
            </w:r>
          </w:p>
        </w:tc>
        <w:tc>
          <w:tcPr>
            <w:tcW w:w="891" w:type="dxa"/>
            <w:tcBorders>
              <w:top w:val="single" w:sz="8" w:space="0" w:color="FFFFFF"/>
              <w:left w:val="single" w:sz="8" w:space="0" w:color="FFFFFF"/>
              <w:bottom w:val="single" w:sz="8" w:space="0" w:color="FFFFFF"/>
              <w:right w:val="single" w:sz="8" w:space="0" w:color="FFFFFF"/>
            </w:tcBorders>
            <w:shd w:val="clear" w:color="auto" w:fill="C1DBF5"/>
          </w:tcPr>
          <w:p w14:paraId="67FDDFE2" w14:textId="409CE7D1"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2021</w:t>
            </w:r>
          </w:p>
        </w:tc>
      </w:tr>
      <w:tr w:rsidR="0084784C" w:rsidRPr="0084784C" w14:paraId="6840214A" w14:textId="77777777" w:rsidTr="00D70FBA">
        <w:trPr>
          <w:jc w:val="center"/>
        </w:trPr>
        <w:tc>
          <w:tcPr>
            <w:tcW w:w="1217" w:type="dxa"/>
            <w:vMerge w:val="restart"/>
            <w:tcBorders>
              <w:top w:val="nil"/>
              <w:left w:val="nil"/>
              <w:bottom w:val="nil"/>
              <w:right w:val="nil"/>
            </w:tcBorders>
          </w:tcPr>
          <w:p w14:paraId="5FBA9C2D" w14:textId="77777777" w:rsidR="0084784C" w:rsidRPr="008A075D" w:rsidRDefault="0084784C" w:rsidP="0084784C">
            <w:pPr>
              <w:pStyle w:val="a9"/>
              <w:ind w:left="0"/>
              <w:jc w:val="both"/>
              <w:rPr>
                <w:rFonts w:hint="eastAsia"/>
                <w:sz w:val="18"/>
                <w:szCs w:val="18"/>
              </w:rPr>
            </w:pPr>
            <w:r w:rsidRPr="008A075D">
              <w:rPr>
                <w:rFonts w:ascii="Times New Roman" w:hAnsi="Times New Roman" w:cs="Times New Roman" w:hint="eastAsia"/>
                <w:sz w:val="18"/>
                <w:szCs w:val="18"/>
              </w:rPr>
              <w:lastRenderedPageBreak/>
              <w:t>Pure component exergy</w:t>
            </w:r>
          </w:p>
        </w:tc>
        <w:tc>
          <w:tcPr>
            <w:tcW w:w="958" w:type="dxa"/>
            <w:tcBorders>
              <w:top w:val="nil"/>
              <w:left w:val="nil"/>
              <w:bottom w:val="nil"/>
              <w:right w:val="nil"/>
            </w:tcBorders>
          </w:tcPr>
          <w:p w14:paraId="150662D6" w14:textId="6F99686F" w:rsidR="0084784C" w:rsidRPr="008A075D" w:rsidRDefault="0084784C" w:rsidP="0084784C">
            <w:pPr>
              <w:pStyle w:val="a9"/>
              <w:ind w:left="0"/>
              <w:jc w:val="both"/>
              <w:rPr>
                <w:rFonts w:hint="eastAsia"/>
                <w:sz w:val="18"/>
                <w:szCs w:val="18"/>
              </w:rPr>
            </w:pPr>
            <m:oMath>
              <m:r>
                <w:rPr>
                  <w:rFonts w:ascii="Cambria Math" w:hAnsi="Cambria Math" w:cs="Times New Roman"/>
                  <w:sz w:val="18"/>
                  <w:szCs w:val="18"/>
                </w:rPr>
                <m:t>≤</m:t>
              </m:r>
            </m:oMath>
            <w:r w:rsidRPr="008A075D">
              <w:rPr>
                <w:rFonts w:ascii="Times New Roman" w:hAnsi="Times New Roman" w:cs="Times New Roman"/>
                <w:sz w:val="18"/>
                <w:szCs w:val="18"/>
              </w:rPr>
              <w:t>1%</w:t>
            </w:r>
          </w:p>
        </w:tc>
        <w:tc>
          <w:tcPr>
            <w:tcW w:w="869" w:type="dxa"/>
            <w:tcBorders>
              <w:top w:val="nil"/>
              <w:left w:val="nil"/>
              <w:bottom w:val="nil"/>
              <w:right w:val="nil"/>
            </w:tcBorders>
          </w:tcPr>
          <w:p w14:paraId="310A6237" w14:textId="77777777" w:rsidR="0084784C" w:rsidRPr="0084784C" w:rsidRDefault="0084784C" w:rsidP="0084784C">
            <w:pPr>
              <w:pStyle w:val="a9"/>
              <w:ind w:left="0"/>
              <w:jc w:val="center"/>
              <w:rPr>
                <w:rFonts w:ascii="Times New Roman" w:hAnsi="Times New Roman" w:cs="Times New Roman"/>
                <w:sz w:val="18"/>
                <w:szCs w:val="18"/>
              </w:rPr>
            </w:pPr>
          </w:p>
        </w:tc>
        <w:tc>
          <w:tcPr>
            <w:tcW w:w="879" w:type="dxa"/>
            <w:tcBorders>
              <w:top w:val="nil"/>
              <w:left w:val="nil"/>
              <w:bottom w:val="nil"/>
              <w:right w:val="nil"/>
            </w:tcBorders>
          </w:tcPr>
          <w:p w14:paraId="7666B3D7" w14:textId="77777777" w:rsidR="0084784C" w:rsidRPr="0084784C" w:rsidRDefault="0084784C" w:rsidP="0084784C">
            <w:pPr>
              <w:pStyle w:val="a9"/>
              <w:ind w:left="0"/>
              <w:jc w:val="center"/>
              <w:rPr>
                <w:rFonts w:ascii="Times New Roman" w:hAnsi="Times New Roman" w:cs="Times New Roman"/>
                <w:sz w:val="18"/>
                <w:szCs w:val="18"/>
              </w:rPr>
            </w:pPr>
          </w:p>
        </w:tc>
        <w:tc>
          <w:tcPr>
            <w:tcW w:w="859" w:type="dxa"/>
            <w:tcBorders>
              <w:top w:val="single" w:sz="8" w:space="0" w:color="FFFFFF"/>
              <w:left w:val="single" w:sz="8" w:space="0" w:color="FFFFFF"/>
              <w:bottom w:val="single" w:sz="24" w:space="0" w:color="FFFFFF"/>
              <w:right w:val="single" w:sz="8" w:space="0" w:color="FFFFFF"/>
            </w:tcBorders>
            <w:shd w:val="clear" w:color="auto" w:fill="C1DBF5"/>
          </w:tcPr>
          <w:p w14:paraId="5D0E3378" w14:textId="7271A4D3"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420</w:t>
            </w:r>
          </w:p>
        </w:tc>
        <w:tc>
          <w:tcPr>
            <w:tcW w:w="869" w:type="dxa"/>
            <w:tcBorders>
              <w:top w:val="single" w:sz="8" w:space="0" w:color="FFFFFF"/>
              <w:left w:val="single" w:sz="8" w:space="0" w:color="FFFFFF"/>
              <w:bottom w:val="single" w:sz="24" w:space="0" w:color="FFFFFF"/>
              <w:right w:val="single" w:sz="8" w:space="0" w:color="FFFFFF"/>
            </w:tcBorders>
            <w:shd w:val="clear" w:color="auto" w:fill="FF0000"/>
          </w:tcPr>
          <w:p w14:paraId="04D95FE2" w14:textId="32C97F7C"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492</w:t>
            </w:r>
          </w:p>
        </w:tc>
        <w:tc>
          <w:tcPr>
            <w:tcW w:w="879" w:type="dxa"/>
            <w:tcBorders>
              <w:top w:val="single" w:sz="8" w:space="0" w:color="FFFFFF"/>
              <w:left w:val="single" w:sz="8" w:space="0" w:color="FFFFFF"/>
              <w:bottom w:val="single" w:sz="24" w:space="0" w:color="FFFFFF"/>
              <w:right w:val="single" w:sz="8" w:space="0" w:color="FFFFFF"/>
            </w:tcBorders>
            <w:shd w:val="clear" w:color="auto" w:fill="E6E6E6"/>
          </w:tcPr>
          <w:p w14:paraId="22401A0D" w14:textId="03082D19"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367</w:t>
            </w:r>
          </w:p>
        </w:tc>
        <w:tc>
          <w:tcPr>
            <w:tcW w:w="875" w:type="dxa"/>
            <w:tcBorders>
              <w:top w:val="single" w:sz="8" w:space="0" w:color="FFFFFF"/>
              <w:left w:val="single" w:sz="8" w:space="0" w:color="FFFFFF"/>
              <w:bottom w:val="single" w:sz="24" w:space="0" w:color="FFFFFF"/>
              <w:right w:val="single" w:sz="8" w:space="0" w:color="FFFFFF"/>
            </w:tcBorders>
            <w:shd w:val="clear" w:color="auto" w:fill="C1DBF5"/>
          </w:tcPr>
          <w:p w14:paraId="10341A00" w14:textId="602D2D4B"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524</w:t>
            </w:r>
          </w:p>
        </w:tc>
        <w:tc>
          <w:tcPr>
            <w:tcW w:w="891" w:type="dxa"/>
            <w:tcBorders>
              <w:top w:val="single" w:sz="8" w:space="0" w:color="FFFFFF"/>
              <w:left w:val="single" w:sz="8" w:space="0" w:color="FFFFFF"/>
              <w:bottom w:val="single" w:sz="24" w:space="0" w:color="FFFFFF"/>
              <w:right w:val="single" w:sz="8" w:space="0" w:color="FFFFFF"/>
            </w:tcBorders>
            <w:shd w:val="clear" w:color="auto" w:fill="FF0000"/>
          </w:tcPr>
          <w:p w14:paraId="39D62B19" w14:textId="780B40BA"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553</w:t>
            </w:r>
          </w:p>
        </w:tc>
      </w:tr>
      <w:tr w:rsidR="0084784C" w:rsidRPr="0084784C" w14:paraId="76F53576" w14:textId="77777777" w:rsidTr="00D70FBA">
        <w:trPr>
          <w:jc w:val="center"/>
        </w:trPr>
        <w:tc>
          <w:tcPr>
            <w:tcW w:w="1217" w:type="dxa"/>
            <w:vMerge/>
            <w:tcBorders>
              <w:top w:val="nil"/>
              <w:left w:val="nil"/>
              <w:bottom w:val="nil"/>
              <w:right w:val="nil"/>
            </w:tcBorders>
          </w:tcPr>
          <w:p w14:paraId="7F4A1176" w14:textId="77777777" w:rsidR="0084784C" w:rsidRPr="008A075D" w:rsidRDefault="0084784C" w:rsidP="0084784C">
            <w:pPr>
              <w:pStyle w:val="a9"/>
              <w:ind w:left="0"/>
              <w:jc w:val="both"/>
              <w:rPr>
                <w:rFonts w:hint="eastAsia"/>
                <w:sz w:val="18"/>
                <w:szCs w:val="18"/>
              </w:rPr>
            </w:pPr>
          </w:p>
        </w:tc>
        <w:tc>
          <w:tcPr>
            <w:tcW w:w="958" w:type="dxa"/>
            <w:tcBorders>
              <w:top w:val="nil"/>
              <w:left w:val="nil"/>
              <w:bottom w:val="nil"/>
              <w:right w:val="nil"/>
            </w:tcBorders>
          </w:tcPr>
          <w:p w14:paraId="578CC630" w14:textId="52FADC7F" w:rsidR="0084784C" w:rsidRPr="008A075D" w:rsidRDefault="0084784C" w:rsidP="0084784C">
            <w:pPr>
              <w:pStyle w:val="a9"/>
              <w:ind w:left="0"/>
              <w:jc w:val="both"/>
              <w:rPr>
                <w:rFonts w:hint="eastAsia"/>
                <w:sz w:val="18"/>
                <w:szCs w:val="18"/>
              </w:rPr>
            </w:pPr>
            <m:oMath>
              <m:r>
                <w:rPr>
                  <w:rFonts w:ascii="Cambria Math" w:hAnsi="Cambria Math" w:cs="Times New Roman"/>
                  <w:sz w:val="18"/>
                  <w:szCs w:val="18"/>
                </w:rPr>
                <m:t>≤</m:t>
              </m:r>
            </m:oMath>
            <w:r w:rsidRPr="008A075D">
              <w:rPr>
                <w:rFonts w:ascii="Times New Roman" w:hAnsi="Times New Roman" w:cs="Times New Roman"/>
                <w:sz w:val="18"/>
                <w:szCs w:val="18"/>
              </w:rPr>
              <w:t>5%</w:t>
            </w:r>
          </w:p>
        </w:tc>
        <w:tc>
          <w:tcPr>
            <w:tcW w:w="869" w:type="dxa"/>
            <w:tcBorders>
              <w:top w:val="nil"/>
              <w:left w:val="nil"/>
              <w:bottom w:val="nil"/>
              <w:right w:val="nil"/>
            </w:tcBorders>
          </w:tcPr>
          <w:p w14:paraId="4E9C160C" w14:textId="77777777" w:rsidR="0084784C" w:rsidRPr="0084784C" w:rsidRDefault="0084784C" w:rsidP="0084784C">
            <w:pPr>
              <w:pStyle w:val="a9"/>
              <w:ind w:left="0"/>
              <w:jc w:val="center"/>
              <w:rPr>
                <w:rFonts w:ascii="Times New Roman" w:hAnsi="Times New Roman" w:cs="Times New Roman"/>
                <w:sz w:val="18"/>
                <w:szCs w:val="18"/>
              </w:rPr>
            </w:pPr>
          </w:p>
        </w:tc>
        <w:tc>
          <w:tcPr>
            <w:tcW w:w="879" w:type="dxa"/>
            <w:tcBorders>
              <w:top w:val="nil"/>
              <w:left w:val="nil"/>
              <w:bottom w:val="nil"/>
              <w:right w:val="nil"/>
            </w:tcBorders>
          </w:tcPr>
          <w:p w14:paraId="5506B8CD" w14:textId="77777777" w:rsidR="0084784C" w:rsidRPr="0084784C" w:rsidRDefault="0084784C" w:rsidP="0084784C">
            <w:pPr>
              <w:pStyle w:val="a9"/>
              <w:ind w:left="0"/>
              <w:jc w:val="center"/>
              <w:rPr>
                <w:rFonts w:ascii="Times New Roman" w:hAnsi="Times New Roman" w:cs="Times New Roman"/>
                <w:sz w:val="18"/>
                <w:szCs w:val="18"/>
              </w:rPr>
            </w:pPr>
          </w:p>
        </w:tc>
        <w:tc>
          <w:tcPr>
            <w:tcW w:w="859" w:type="dxa"/>
            <w:tcBorders>
              <w:top w:val="single" w:sz="24" w:space="0" w:color="FFFFFF"/>
              <w:left w:val="single" w:sz="8" w:space="0" w:color="FFFFFF"/>
              <w:bottom w:val="single" w:sz="8" w:space="0" w:color="FFFFFF"/>
              <w:right w:val="single" w:sz="8" w:space="0" w:color="FFFFFF"/>
            </w:tcBorders>
            <w:shd w:val="clear" w:color="auto" w:fill="C1DBF5"/>
          </w:tcPr>
          <w:p w14:paraId="7DEC86A2" w14:textId="5A9CF061"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1233</w:t>
            </w:r>
          </w:p>
        </w:tc>
        <w:tc>
          <w:tcPr>
            <w:tcW w:w="869" w:type="dxa"/>
            <w:tcBorders>
              <w:top w:val="single" w:sz="24" w:space="0" w:color="FFFFFF"/>
              <w:left w:val="single" w:sz="8" w:space="0" w:color="FFFFFF"/>
              <w:bottom w:val="single" w:sz="8" w:space="0" w:color="FFFFFF"/>
              <w:right w:val="single" w:sz="8" w:space="0" w:color="FFFFFF"/>
            </w:tcBorders>
            <w:shd w:val="clear" w:color="auto" w:fill="FF0000"/>
          </w:tcPr>
          <w:p w14:paraId="75F5DFD9" w14:textId="1AC36DE9"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1397</w:t>
            </w:r>
          </w:p>
        </w:tc>
        <w:tc>
          <w:tcPr>
            <w:tcW w:w="879" w:type="dxa"/>
            <w:tcBorders>
              <w:top w:val="single" w:sz="24" w:space="0" w:color="FFFFFF"/>
              <w:left w:val="single" w:sz="8" w:space="0" w:color="FFFFFF"/>
              <w:bottom w:val="single" w:sz="8" w:space="0" w:color="FFFFFF"/>
              <w:right w:val="single" w:sz="8" w:space="0" w:color="FFFFFF"/>
            </w:tcBorders>
            <w:shd w:val="clear" w:color="auto" w:fill="E6E6E6"/>
          </w:tcPr>
          <w:p w14:paraId="7499705B" w14:textId="2B2B8CE4"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1229</w:t>
            </w:r>
          </w:p>
        </w:tc>
        <w:tc>
          <w:tcPr>
            <w:tcW w:w="875" w:type="dxa"/>
            <w:tcBorders>
              <w:top w:val="single" w:sz="24" w:space="0" w:color="FFFFFF"/>
              <w:left w:val="single" w:sz="8" w:space="0" w:color="FFFFFF"/>
              <w:bottom w:val="single" w:sz="8" w:space="0" w:color="FFFFFF"/>
              <w:right w:val="single" w:sz="8" w:space="0" w:color="FFFFFF"/>
            </w:tcBorders>
            <w:shd w:val="clear" w:color="auto" w:fill="C1DBF5"/>
          </w:tcPr>
          <w:p w14:paraId="3D783BE2" w14:textId="7437BF1C"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1343</w:t>
            </w:r>
          </w:p>
        </w:tc>
        <w:tc>
          <w:tcPr>
            <w:tcW w:w="891" w:type="dxa"/>
            <w:tcBorders>
              <w:top w:val="single" w:sz="24" w:space="0" w:color="FFFFFF"/>
              <w:left w:val="single" w:sz="8" w:space="0" w:color="FFFFFF"/>
              <w:bottom w:val="single" w:sz="8" w:space="0" w:color="FFFFFF"/>
              <w:right w:val="single" w:sz="8" w:space="0" w:color="FFFFFF"/>
            </w:tcBorders>
            <w:shd w:val="clear" w:color="auto" w:fill="FF0000"/>
          </w:tcPr>
          <w:p w14:paraId="489E2B70" w14:textId="66DBF234"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1474</w:t>
            </w:r>
          </w:p>
        </w:tc>
      </w:tr>
      <w:tr w:rsidR="0084784C" w:rsidRPr="0084784C" w14:paraId="4EA83C2A" w14:textId="77777777" w:rsidTr="00D70FBA">
        <w:trPr>
          <w:jc w:val="center"/>
        </w:trPr>
        <w:tc>
          <w:tcPr>
            <w:tcW w:w="1217" w:type="dxa"/>
            <w:vMerge/>
            <w:tcBorders>
              <w:top w:val="nil"/>
              <w:left w:val="nil"/>
              <w:bottom w:val="nil"/>
              <w:right w:val="nil"/>
            </w:tcBorders>
          </w:tcPr>
          <w:p w14:paraId="3810DE89" w14:textId="77777777" w:rsidR="0084784C" w:rsidRPr="008A075D" w:rsidRDefault="0084784C" w:rsidP="0084784C">
            <w:pPr>
              <w:pStyle w:val="a9"/>
              <w:ind w:left="0"/>
              <w:jc w:val="both"/>
              <w:rPr>
                <w:rFonts w:hint="eastAsia"/>
                <w:sz w:val="18"/>
                <w:szCs w:val="18"/>
              </w:rPr>
            </w:pPr>
          </w:p>
        </w:tc>
        <w:tc>
          <w:tcPr>
            <w:tcW w:w="958" w:type="dxa"/>
            <w:tcBorders>
              <w:top w:val="nil"/>
              <w:left w:val="nil"/>
              <w:bottom w:val="nil"/>
              <w:right w:val="nil"/>
            </w:tcBorders>
          </w:tcPr>
          <w:p w14:paraId="7A36128B" w14:textId="33C5DC82" w:rsidR="0084784C" w:rsidRPr="008A075D" w:rsidRDefault="0084784C" w:rsidP="0084784C">
            <w:pPr>
              <w:pStyle w:val="a9"/>
              <w:ind w:left="0"/>
              <w:jc w:val="both"/>
              <w:rPr>
                <w:rFonts w:hint="eastAsia"/>
                <w:sz w:val="18"/>
                <w:szCs w:val="18"/>
              </w:rPr>
            </w:pPr>
            <m:oMath>
              <m:r>
                <w:rPr>
                  <w:rFonts w:ascii="Cambria Math" w:hAnsi="Cambria Math" w:cs="Times New Roman"/>
                  <w:sz w:val="18"/>
                  <w:szCs w:val="18"/>
                </w:rPr>
                <m:t>≤</m:t>
              </m:r>
            </m:oMath>
            <w:r w:rsidRPr="008A075D">
              <w:rPr>
                <w:rFonts w:ascii="Times New Roman" w:hAnsi="Times New Roman" w:cs="Times New Roman"/>
                <w:sz w:val="18"/>
                <w:szCs w:val="18"/>
              </w:rPr>
              <w:t>10%</w:t>
            </w:r>
          </w:p>
        </w:tc>
        <w:tc>
          <w:tcPr>
            <w:tcW w:w="869" w:type="dxa"/>
            <w:tcBorders>
              <w:top w:val="nil"/>
              <w:left w:val="nil"/>
              <w:bottom w:val="nil"/>
              <w:right w:val="nil"/>
            </w:tcBorders>
          </w:tcPr>
          <w:p w14:paraId="07726A77" w14:textId="77777777" w:rsidR="0084784C" w:rsidRPr="0084784C" w:rsidRDefault="0084784C" w:rsidP="0084784C">
            <w:pPr>
              <w:pStyle w:val="a9"/>
              <w:ind w:left="0"/>
              <w:jc w:val="center"/>
              <w:rPr>
                <w:rFonts w:ascii="Times New Roman" w:hAnsi="Times New Roman" w:cs="Times New Roman"/>
                <w:sz w:val="18"/>
                <w:szCs w:val="18"/>
              </w:rPr>
            </w:pPr>
          </w:p>
        </w:tc>
        <w:tc>
          <w:tcPr>
            <w:tcW w:w="879" w:type="dxa"/>
            <w:tcBorders>
              <w:top w:val="nil"/>
              <w:left w:val="nil"/>
              <w:bottom w:val="nil"/>
              <w:right w:val="nil"/>
            </w:tcBorders>
          </w:tcPr>
          <w:p w14:paraId="4B6B1665" w14:textId="77777777" w:rsidR="0084784C" w:rsidRPr="0084784C" w:rsidRDefault="0084784C" w:rsidP="0084784C">
            <w:pPr>
              <w:pStyle w:val="a9"/>
              <w:ind w:left="0"/>
              <w:jc w:val="center"/>
              <w:rPr>
                <w:rFonts w:ascii="Times New Roman" w:hAnsi="Times New Roman" w:cs="Times New Roman"/>
                <w:sz w:val="18"/>
                <w:szCs w:val="18"/>
              </w:rPr>
            </w:pPr>
          </w:p>
        </w:tc>
        <w:tc>
          <w:tcPr>
            <w:tcW w:w="859" w:type="dxa"/>
            <w:tcBorders>
              <w:top w:val="single" w:sz="8" w:space="0" w:color="FFFFFF"/>
              <w:left w:val="single" w:sz="8" w:space="0" w:color="FFFFFF"/>
              <w:bottom w:val="single" w:sz="8" w:space="0" w:color="FFFFFF"/>
              <w:right w:val="single" w:sz="8" w:space="0" w:color="FFFFFF"/>
            </w:tcBorders>
            <w:shd w:val="clear" w:color="auto" w:fill="E6E6E6"/>
          </w:tcPr>
          <w:p w14:paraId="6646FF40" w14:textId="36F36FBB"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1516</w:t>
            </w:r>
          </w:p>
        </w:tc>
        <w:tc>
          <w:tcPr>
            <w:tcW w:w="869" w:type="dxa"/>
            <w:tcBorders>
              <w:top w:val="single" w:sz="8" w:space="0" w:color="FFFFFF"/>
              <w:left w:val="single" w:sz="8" w:space="0" w:color="FFFFFF"/>
              <w:bottom w:val="single" w:sz="8" w:space="0" w:color="FFFFFF"/>
              <w:right w:val="single" w:sz="8" w:space="0" w:color="FFFFFF"/>
            </w:tcBorders>
            <w:shd w:val="clear" w:color="auto" w:fill="FF0000"/>
          </w:tcPr>
          <w:p w14:paraId="4CBB1CEE" w14:textId="3A327C18"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1685</w:t>
            </w:r>
          </w:p>
        </w:tc>
        <w:tc>
          <w:tcPr>
            <w:tcW w:w="879" w:type="dxa"/>
            <w:tcBorders>
              <w:top w:val="single" w:sz="8" w:space="0" w:color="FFFFFF"/>
              <w:left w:val="single" w:sz="8" w:space="0" w:color="FFFFFF"/>
              <w:bottom w:val="single" w:sz="8" w:space="0" w:color="FFFFFF"/>
              <w:right w:val="single" w:sz="8" w:space="0" w:color="FFFFFF"/>
            </w:tcBorders>
            <w:shd w:val="clear" w:color="auto" w:fill="C1DBF5"/>
          </w:tcPr>
          <w:p w14:paraId="4151B8C4" w14:textId="58ECCB83"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1548</w:t>
            </w:r>
          </w:p>
        </w:tc>
        <w:tc>
          <w:tcPr>
            <w:tcW w:w="875" w:type="dxa"/>
            <w:tcBorders>
              <w:top w:val="single" w:sz="8" w:space="0" w:color="FFFFFF"/>
              <w:left w:val="single" w:sz="8" w:space="0" w:color="FFFFFF"/>
              <w:bottom w:val="single" w:sz="8" w:space="0" w:color="FFFFFF"/>
              <w:right w:val="single" w:sz="8" w:space="0" w:color="FFFFFF"/>
            </w:tcBorders>
            <w:shd w:val="clear" w:color="auto" w:fill="C1DBF5"/>
          </w:tcPr>
          <w:p w14:paraId="772A1D07" w14:textId="639FA0FB"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1619</w:t>
            </w:r>
          </w:p>
        </w:tc>
        <w:tc>
          <w:tcPr>
            <w:tcW w:w="891" w:type="dxa"/>
            <w:tcBorders>
              <w:top w:val="single" w:sz="8" w:space="0" w:color="FFFFFF"/>
              <w:left w:val="single" w:sz="8" w:space="0" w:color="FFFFFF"/>
              <w:bottom w:val="single" w:sz="8" w:space="0" w:color="FFFFFF"/>
              <w:right w:val="single" w:sz="8" w:space="0" w:color="FFFFFF"/>
            </w:tcBorders>
            <w:shd w:val="clear" w:color="auto" w:fill="FF0000"/>
          </w:tcPr>
          <w:p w14:paraId="25A88FFA" w14:textId="6E8C8FCD"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1718</w:t>
            </w:r>
          </w:p>
        </w:tc>
      </w:tr>
      <w:tr w:rsidR="0084784C" w:rsidRPr="0084784C" w14:paraId="42630B2D" w14:textId="77777777" w:rsidTr="00D70FBA">
        <w:trPr>
          <w:jc w:val="center"/>
        </w:trPr>
        <w:tc>
          <w:tcPr>
            <w:tcW w:w="1217" w:type="dxa"/>
            <w:vMerge w:val="restart"/>
            <w:tcBorders>
              <w:top w:val="nil"/>
              <w:left w:val="nil"/>
              <w:bottom w:val="nil"/>
              <w:right w:val="nil"/>
            </w:tcBorders>
          </w:tcPr>
          <w:p w14:paraId="27190900" w14:textId="77777777" w:rsidR="0084784C" w:rsidRPr="00DE480F" w:rsidRDefault="0084784C" w:rsidP="0084784C">
            <w:pPr>
              <w:jc w:val="both"/>
              <w:rPr>
                <w:rFonts w:ascii="Times New Roman" w:hAnsi="Times New Roman" w:cs="Times New Roman"/>
                <w:sz w:val="15"/>
                <w:szCs w:val="15"/>
              </w:rPr>
            </w:pPr>
            <w:r w:rsidRPr="00DE480F">
              <w:rPr>
                <w:rFonts w:ascii="Times New Roman" w:hAnsi="Times New Roman" w:cs="Times New Roman" w:hint="eastAsia"/>
                <w:sz w:val="15"/>
                <w:szCs w:val="15"/>
              </w:rPr>
              <w:t>Pure component</w:t>
            </w:r>
          </w:p>
          <w:p w14:paraId="067B1481" w14:textId="77777777" w:rsidR="0084784C" w:rsidRPr="00DE480F" w:rsidRDefault="0084784C" w:rsidP="0084784C">
            <w:pPr>
              <w:jc w:val="both"/>
              <w:rPr>
                <w:rFonts w:ascii="Times New Roman" w:hAnsi="Times New Roman" w:cs="Times New Roman"/>
                <w:sz w:val="15"/>
                <w:szCs w:val="15"/>
              </w:rPr>
            </w:pPr>
            <w:r w:rsidRPr="00DE480F">
              <w:rPr>
                <w:rFonts w:ascii="Times New Roman" w:hAnsi="Times New Roman" w:cs="Times New Roman"/>
                <w:sz w:val="15"/>
                <w:szCs w:val="15"/>
              </w:rPr>
              <w:t>I</w:t>
            </w:r>
            <w:r w:rsidRPr="00DE480F">
              <w:rPr>
                <w:rFonts w:ascii="Times New Roman" w:hAnsi="Times New Roman" w:cs="Times New Roman" w:hint="eastAsia"/>
                <w:sz w:val="15"/>
                <w:szCs w:val="15"/>
              </w:rPr>
              <w:t>sentropic</w:t>
            </w:r>
          </w:p>
          <w:p w14:paraId="3ACE41A0" w14:textId="77777777" w:rsidR="0084784C" w:rsidRPr="00DE480F" w:rsidRDefault="0084784C" w:rsidP="0084784C">
            <w:pPr>
              <w:pStyle w:val="a9"/>
              <w:ind w:left="0"/>
              <w:jc w:val="both"/>
              <w:rPr>
                <w:rFonts w:hint="eastAsia"/>
                <w:sz w:val="15"/>
                <w:szCs w:val="15"/>
              </w:rPr>
            </w:pPr>
            <w:r w:rsidRPr="00DE480F">
              <w:rPr>
                <w:rFonts w:ascii="Times New Roman" w:hAnsi="Times New Roman" w:cs="Times New Roman" w:hint="eastAsia"/>
                <w:sz w:val="15"/>
                <w:szCs w:val="15"/>
              </w:rPr>
              <w:t>exponent</w:t>
            </w:r>
          </w:p>
        </w:tc>
        <w:tc>
          <w:tcPr>
            <w:tcW w:w="958" w:type="dxa"/>
            <w:tcBorders>
              <w:top w:val="nil"/>
              <w:left w:val="nil"/>
              <w:bottom w:val="nil"/>
              <w:right w:val="nil"/>
            </w:tcBorders>
          </w:tcPr>
          <w:p w14:paraId="15B869C6" w14:textId="1BF92B7A" w:rsidR="0084784C" w:rsidRPr="008A075D" w:rsidRDefault="0084784C" w:rsidP="0084784C">
            <w:pPr>
              <w:pStyle w:val="a9"/>
              <w:ind w:left="0"/>
              <w:jc w:val="both"/>
              <w:rPr>
                <w:rFonts w:hint="eastAsia"/>
                <w:sz w:val="18"/>
                <w:szCs w:val="18"/>
              </w:rPr>
            </w:pPr>
            <m:oMath>
              <m:r>
                <w:rPr>
                  <w:rFonts w:ascii="Cambria Math" w:hAnsi="Cambria Math" w:cs="Times New Roman"/>
                  <w:sz w:val="18"/>
                  <w:szCs w:val="18"/>
                </w:rPr>
                <m:t>≤</m:t>
              </m:r>
            </m:oMath>
            <w:r w:rsidRPr="008A075D">
              <w:rPr>
                <w:rFonts w:ascii="Times New Roman" w:hAnsi="Times New Roman" w:cs="Times New Roman"/>
                <w:sz w:val="18"/>
                <w:szCs w:val="18"/>
              </w:rPr>
              <w:t>1%</w:t>
            </w:r>
          </w:p>
        </w:tc>
        <w:tc>
          <w:tcPr>
            <w:tcW w:w="869" w:type="dxa"/>
            <w:tcBorders>
              <w:top w:val="nil"/>
              <w:left w:val="nil"/>
              <w:bottom w:val="nil"/>
              <w:right w:val="nil"/>
            </w:tcBorders>
          </w:tcPr>
          <w:p w14:paraId="5EBE91D1" w14:textId="77777777" w:rsidR="0084784C" w:rsidRPr="0084784C" w:rsidRDefault="0084784C" w:rsidP="0084784C">
            <w:pPr>
              <w:pStyle w:val="a9"/>
              <w:ind w:left="0"/>
              <w:jc w:val="center"/>
              <w:rPr>
                <w:rFonts w:ascii="Times New Roman" w:hAnsi="Times New Roman" w:cs="Times New Roman"/>
                <w:sz w:val="18"/>
                <w:szCs w:val="18"/>
              </w:rPr>
            </w:pPr>
          </w:p>
        </w:tc>
        <w:tc>
          <w:tcPr>
            <w:tcW w:w="879" w:type="dxa"/>
            <w:tcBorders>
              <w:top w:val="nil"/>
              <w:left w:val="nil"/>
              <w:bottom w:val="nil"/>
              <w:right w:val="nil"/>
            </w:tcBorders>
          </w:tcPr>
          <w:p w14:paraId="4FECE44E" w14:textId="77777777" w:rsidR="0084784C" w:rsidRPr="0084784C" w:rsidRDefault="0084784C" w:rsidP="0084784C">
            <w:pPr>
              <w:pStyle w:val="a9"/>
              <w:ind w:left="0"/>
              <w:jc w:val="center"/>
              <w:rPr>
                <w:rFonts w:ascii="Times New Roman" w:hAnsi="Times New Roman" w:cs="Times New Roman"/>
                <w:sz w:val="18"/>
                <w:szCs w:val="18"/>
              </w:rPr>
            </w:pPr>
          </w:p>
        </w:tc>
        <w:tc>
          <w:tcPr>
            <w:tcW w:w="859" w:type="dxa"/>
            <w:tcBorders>
              <w:top w:val="single" w:sz="8" w:space="0" w:color="FFFFFF"/>
              <w:left w:val="single" w:sz="8" w:space="0" w:color="FFFFFF"/>
              <w:bottom w:val="single" w:sz="8" w:space="0" w:color="FFFFFF"/>
              <w:right w:val="single" w:sz="8" w:space="0" w:color="FFFFFF"/>
            </w:tcBorders>
            <w:shd w:val="clear" w:color="auto" w:fill="E6E6E6"/>
          </w:tcPr>
          <w:p w14:paraId="4DFF54F5" w14:textId="3995A59D"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1326</w:t>
            </w:r>
          </w:p>
        </w:tc>
        <w:tc>
          <w:tcPr>
            <w:tcW w:w="869" w:type="dxa"/>
            <w:tcBorders>
              <w:top w:val="single" w:sz="8" w:space="0" w:color="FFFFFF"/>
              <w:left w:val="single" w:sz="8" w:space="0" w:color="FFFFFF"/>
              <w:bottom w:val="single" w:sz="8" w:space="0" w:color="FFFFFF"/>
              <w:right w:val="single" w:sz="8" w:space="0" w:color="FFFFFF"/>
            </w:tcBorders>
            <w:shd w:val="clear" w:color="auto" w:fill="C1DBF5"/>
          </w:tcPr>
          <w:p w14:paraId="576B25ED" w14:textId="28FABB4D"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1417</w:t>
            </w:r>
          </w:p>
        </w:tc>
        <w:tc>
          <w:tcPr>
            <w:tcW w:w="879" w:type="dxa"/>
            <w:tcBorders>
              <w:top w:val="single" w:sz="8" w:space="0" w:color="FFFFFF"/>
              <w:left w:val="single" w:sz="8" w:space="0" w:color="FFFFFF"/>
              <w:bottom w:val="single" w:sz="8" w:space="0" w:color="FFFFFF"/>
              <w:right w:val="single" w:sz="8" w:space="0" w:color="FFFFFF"/>
            </w:tcBorders>
            <w:shd w:val="clear" w:color="auto" w:fill="FF0000"/>
          </w:tcPr>
          <w:p w14:paraId="449AD6A8" w14:textId="5BD19355"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1436</w:t>
            </w:r>
          </w:p>
        </w:tc>
        <w:tc>
          <w:tcPr>
            <w:tcW w:w="875" w:type="dxa"/>
            <w:tcBorders>
              <w:top w:val="single" w:sz="8" w:space="0" w:color="FFFFFF"/>
              <w:left w:val="single" w:sz="8" w:space="0" w:color="FFFFFF"/>
              <w:bottom w:val="single" w:sz="8" w:space="0" w:color="FFFFFF"/>
              <w:right w:val="single" w:sz="8" w:space="0" w:color="FFFFFF"/>
            </w:tcBorders>
            <w:shd w:val="clear" w:color="auto" w:fill="C1DBF5"/>
          </w:tcPr>
          <w:p w14:paraId="0329B18B" w14:textId="415A8485"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1380</w:t>
            </w:r>
          </w:p>
        </w:tc>
        <w:tc>
          <w:tcPr>
            <w:tcW w:w="891" w:type="dxa"/>
            <w:tcBorders>
              <w:top w:val="single" w:sz="8" w:space="0" w:color="FFFFFF"/>
              <w:left w:val="single" w:sz="8" w:space="0" w:color="FFFFFF"/>
              <w:bottom w:val="single" w:sz="8" w:space="0" w:color="FFFFFF"/>
              <w:right w:val="single" w:sz="8" w:space="0" w:color="FFFFFF"/>
            </w:tcBorders>
            <w:shd w:val="clear" w:color="auto" w:fill="FF0000"/>
          </w:tcPr>
          <w:p w14:paraId="718CD20C" w14:textId="72D24078"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1456</w:t>
            </w:r>
          </w:p>
        </w:tc>
      </w:tr>
      <w:tr w:rsidR="0084784C" w:rsidRPr="0084784C" w14:paraId="354B98EB" w14:textId="77777777" w:rsidTr="00D70FBA">
        <w:trPr>
          <w:jc w:val="center"/>
        </w:trPr>
        <w:tc>
          <w:tcPr>
            <w:tcW w:w="1217" w:type="dxa"/>
            <w:vMerge/>
            <w:tcBorders>
              <w:top w:val="nil"/>
              <w:left w:val="nil"/>
              <w:bottom w:val="nil"/>
              <w:right w:val="nil"/>
            </w:tcBorders>
          </w:tcPr>
          <w:p w14:paraId="6CB08EA4" w14:textId="77777777" w:rsidR="0084784C" w:rsidRPr="008A075D" w:rsidRDefault="0084784C" w:rsidP="0084784C">
            <w:pPr>
              <w:pStyle w:val="a9"/>
              <w:ind w:left="0"/>
              <w:jc w:val="both"/>
              <w:rPr>
                <w:rFonts w:hint="eastAsia"/>
                <w:sz w:val="18"/>
                <w:szCs w:val="18"/>
              </w:rPr>
            </w:pPr>
          </w:p>
        </w:tc>
        <w:tc>
          <w:tcPr>
            <w:tcW w:w="958" w:type="dxa"/>
            <w:tcBorders>
              <w:top w:val="nil"/>
              <w:left w:val="nil"/>
              <w:bottom w:val="nil"/>
              <w:right w:val="nil"/>
            </w:tcBorders>
          </w:tcPr>
          <w:p w14:paraId="4C5D2CDA" w14:textId="113DFCB2" w:rsidR="0084784C" w:rsidRPr="008A075D" w:rsidRDefault="0084784C" w:rsidP="0084784C">
            <w:pPr>
              <w:pStyle w:val="a9"/>
              <w:ind w:left="0"/>
              <w:jc w:val="both"/>
              <w:rPr>
                <w:rFonts w:hint="eastAsia"/>
                <w:sz w:val="18"/>
                <w:szCs w:val="18"/>
              </w:rPr>
            </w:pPr>
            <m:oMath>
              <m:r>
                <w:rPr>
                  <w:rFonts w:ascii="Cambria Math" w:hAnsi="Cambria Math" w:cs="Times New Roman"/>
                  <w:sz w:val="18"/>
                  <w:szCs w:val="18"/>
                </w:rPr>
                <m:t>≤</m:t>
              </m:r>
            </m:oMath>
            <w:r w:rsidRPr="008A075D">
              <w:rPr>
                <w:rFonts w:ascii="Times New Roman" w:hAnsi="Times New Roman" w:cs="Times New Roman"/>
                <w:sz w:val="18"/>
                <w:szCs w:val="18"/>
              </w:rPr>
              <w:t>5%</w:t>
            </w:r>
          </w:p>
        </w:tc>
        <w:tc>
          <w:tcPr>
            <w:tcW w:w="869" w:type="dxa"/>
            <w:tcBorders>
              <w:top w:val="nil"/>
              <w:left w:val="nil"/>
              <w:bottom w:val="nil"/>
              <w:right w:val="nil"/>
            </w:tcBorders>
          </w:tcPr>
          <w:p w14:paraId="2D8E8A07" w14:textId="77777777" w:rsidR="0084784C" w:rsidRPr="0084784C" w:rsidRDefault="0084784C" w:rsidP="0084784C">
            <w:pPr>
              <w:pStyle w:val="a9"/>
              <w:ind w:left="0"/>
              <w:jc w:val="center"/>
              <w:rPr>
                <w:rFonts w:ascii="Times New Roman" w:hAnsi="Times New Roman" w:cs="Times New Roman"/>
                <w:sz w:val="18"/>
                <w:szCs w:val="18"/>
              </w:rPr>
            </w:pPr>
          </w:p>
        </w:tc>
        <w:tc>
          <w:tcPr>
            <w:tcW w:w="879" w:type="dxa"/>
            <w:tcBorders>
              <w:top w:val="nil"/>
              <w:left w:val="nil"/>
              <w:bottom w:val="nil"/>
              <w:right w:val="nil"/>
            </w:tcBorders>
          </w:tcPr>
          <w:p w14:paraId="5051F86C" w14:textId="77777777" w:rsidR="0084784C" w:rsidRPr="0084784C" w:rsidRDefault="0084784C" w:rsidP="0084784C">
            <w:pPr>
              <w:pStyle w:val="a9"/>
              <w:ind w:left="0"/>
              <w:jc w:val="center"/>
              <w:rPr>
                <w:rFonts w:ascii="Times New Roman" w:hAnsi="Times New Roman" w:cs="Times New Roman"/>
                <w:sz w:val="18"/>
                <w:szCs w:val="18"/>
              </w:rPr>
            </w:pPr>
          </w:p>
        </w:tc>
        <w:tc>
          <w:tcPr>
            <w:tcW w:w="859" w:type="dxa"/>
            <w:tcBorders>
              <w:top w:val="single" w:sz="8" w:space="0" w:color="FFFFFF"/>
              <w:left w:val="single" w:sz="8" w:space="0" w:color="FFFFFF"/>
              <w:bottom w:val="single" w:sz="8" w:space="0" w:color="FFFFFF"/>
              <w:right w:val="single" w:sz="8" w:space="0" w:color="FFFFFF"/>
            </w:tcBorders>
            <w:shd w:val="clear" w:color="auto" w:fill="E6E6E6"/>
          </w:tcPr>
          <w:p w14:paraId="73B424D1" w14:textId="2C53D1B1"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2023</w:t>
            </w:r>
          </w:p>
        </w:tc>
        <w:tc>
          <w:tcPr>
            <w:tcW w:w="869" w:type="dxa"/>
            <w:tcBorders>
              <w:top w:val="single" w:sz="8" w:space="0" w:color="FFFFFF"/>
              <w:left w:val="single" w:sz="8" w:space="0" w:color="FFFFFF"/>
              <w:bottom w:val="single" w:sz="8" w:space="0" w:color="FFFFFF"/>
              <w:right w:val="single" w:sz="8" w:space="0" w:color="FFFFFF"/>
            </w:tcBorders>
            <w:shd w:val="clear" w:color="auto" w:fill="C1DBF5"/>
          </w:tcPr>
          <w:p w14:paraId="60F5611B" w14:textId="6CCAE61F"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2060</w:t>
            </w:r>
          </w:p>
        </w:tc>
        <w:tc>
          <w:tcPr>
            <w:tcW w:w="879" w:type="dxa"/>
            <w:tcBorders>
              <w:top w:val="single" w:sz="8" w:space="0" w:color="FFFFFF"/>
              <w:left w:val="single" w:sz="8" w:space="0" w:color="FFFFFF"/>
              <w:bottom w:val="single" w:sz="8" w:space="0" w:color="FFFFFF"/>
              <w:right w:val="single" w:sz="8" w:space="0" w:color="FFFFFF"/>
            </w:tcBorders>
            <w:shd w:val="clear" w:color="auto" w:fill="FF0000"/>
          </w:tcPr>
          <w:p w14:paraId="409B3A53" w14:textId="5DACAA39"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2062</w:t>
            </w:r>
          </w:p>
        </w:tc>
        <w:tc>
          <w:tcPr>
            <w:tcW w:w="875" w:type="dxa"/>
            <w:tcBorders>
              <w:top w:val="single" w:sz="8" w:space="0" w:color="FFFFFF"/>
              <w:left w:val="single" w:sz="8" w:space="0" w:color="FFFFFF"/>
              <w:bottom w:val="single" w:sz="8" w:space="0" w:color="FFFFFF"/>
              <w:right w:val="single" w:sz="8" w:space="0" w:color="FFFFFF"/>
            </w:tcBorders>
            <w:shd w:val="clear" w:color="auto" w:fill="C1DBF5"/>
          </w:tcPr>
          <w:p w14:paraId="1E19631D" w14:textId="7DC69884"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2048</w:t>
            </w:r>
          </w:p>
        </w:tc>
        <w:tc>
          <w:tcPr>
            <w:tcW w:w="891" w:type="dxa"/>
            <w:tcBorders>
              <w:top w:val="single" w:sz="8" w:space="0" w:color="FFFFFF"/>
              <w:left w:val="single" w:sz="8" w:space="0" w:color="FFFFFF"/>
              <w:bottom w:val="single" w:sz="8" w:space="0" w:color="FFFFFF"/>
              <w:right w:val="single" w:sz="8" w:space="0" w:color="FFFFFF"/>
            </w:tcBorders>
            <w:shd w:val="clear" w:color="auto" w:fill="FF0000"/>
          </w:tcPr>
          <w:p w14:paraId="4EFC04A9" w14:textId="194CC1AA"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2054</w:t>
            </w:r>
          </w:p>
        </w:tc>
      </w:tr>
      <w:tr w:rsidR="0084784C" w:rsidRPr="0084784C" w14:paraId="2310C8C4" w14:textId="77777777" w:rsidTr="00D46ED1">
        <w:trPr>
          <w:trHeight w:hRule="exact" w:val="337"/>
          <w:jc w:val="center"/>
        </w:trPr>
        <w:tc>
          <w:tcPr>
            <w:tcW w:w="1217" w:type="dxa"/>
            <w:vMerge/>
            <w:tcBorders>
              <w:top w:val="nil"/>
              <w:left w:val="nil"/>
              <w:bottom w:val="nil"/>
              <w:right w:val="nil"/>
            </w:tcBorders>
          </w:tcPr>
          <w:p w14:paraId="30363AD3" w14:textId="77777777" w:rsidR="0084784C" w:rsidRPr="008A075D" w:rsidRDefault="0084784C" w:rsidP="0084784C">
            <w:pPr>
              <w:pStyle w:val="a9"/>
              <w:ind w:left="0"/>
              <w:jc w:val="both"/>
              <w:rPr>
                <w:rFonts w:hint="eastAsia"/>
                <w:sz w:val="18"/>
                <w:szCs w:val="18"/>
              </w:rPr>
            </w:pPr>
          </w:p>
        </w:tc>
        <w:tc>
          <w:tcPr>
            <w:tcW w:w="958" w:type="dxa"/>
            <w:tcBorders>
              <w:top w:val="nil"/>
              <w:left w:val="nil"/>
              <w:bottom w:val="nil"/>
              <w:right w:val="nil"/>
            </w:tcBorders>
          </w:tcPr>
          <w:p w14:paraId="2B7B871F" w14:textId="223168EC" w:rsidR="0084784C" w:rsidRPr="008A075D" w:rsidRDefault="0084784C" w:rsidP="0084784C">
            <w:pPr>
              <w:pStyle w:val="a9"/>
              <w:ind w:left="0"/>
              <w:jc w:val="both"/>
              <w:rPr>
                <w:rFonts w:hint="eastAsia"/>
                <w:sz w:val="18"/>
                <w:szCs w:val="18"/>
              </w:rPr>
            </w:pPr>
            <m:oMath>
              <m:r>
                <w:rPr>
                  <w:rFonts w:ascii="Cambria Math" w:hAnsi="Cambria Math" w:cs="Times New Roman"/>
                  <w:sz w:val="18"/>
                  <w:szCs w:val="18"/>
                </w:rPr>
                <m:t>≤</m:t>
              </m:r>
            </m:oMath>
            <w:r w:rsidRPr="008A075D">
              <w:rPr>
                <w:rFonts w:ascii="Times New Roman" w:hAnsi="Times New Roman" w:cs="Times New Roman"/>
                <w:sz w:val="18"/>
                <w:szCs w:val="18"/>
              </w:rPr>
              <w:t>10%</w:t>
            </w:r>
          </w:p>
        </w:tc>
        <w:tc>
          <w:tcPr>
            <w:tcW w:w="869" w:type="dxa"/>
            <w:tcBorders>
              <w:top w:val="nil"/>
              <w:left w:val="nil"/>
              <w:bottom w:val="nil"/>
              <w:right w:val="nil"/>
            </w:tcBorders>
          </w:tcPr>
          <w:p w14:paraId="3CFB7B44" w14:textId="77777777" w:rsidR="0084784C" w:rsidRPr="0084784C" w:rsidRDefault="0084784C" w:rsidP="0084784C">
            <w:pPr>
              <w:pStyle w:val="a9"/>
              <w:ind w:left="0"/>
              <w:jc w:val="center"/>
              <w:rPr>
                <w:rFonts w:ascii="Times New Roman" w:hAnsi="Times New Roman" w:cs="Times New Roman"/>
                <w:sz w:val="18"/>
                <w:szCs w:val="18"/>
              </w:rPr>
            </w:pPr>
          </w:p>
        </w:tc>
        <w:tc>
          <w:tcPr>
            <w:tcW w:w="879" w:type="dxa"/>
            <w:tcBorders>
              <w:top w:val="nil"/>
              <w:left w:val="nil"/>
              <w:bottom w:val="nil"/>
              <w:right w:val="nil"/>
            </w:tcBorders>
          </w:tcPr>
          <w:p w14:paraId="16B4B2BA" w14:textId="77777777" w:rsidR="0084784C" w:rsidRPr="0084784C" w:rsidRDefault="0084784C" w:rsidP="0084784C">
            <w:pPr>
              <w:pStyle w:val="a9"/>
              <w:ind w:left="0"/>
              <w:jc w:val="center"/>
              <w:rPr>
                <w:rFonts w:ascii="Times New Roman" w:hAnsi="Times New Roman" w:cs="Times New Roman"/>
                <w:sz w:val="18"/>
                <w:szCs w:val="18"/>
              </w:rPr>
            </w:pPr>
          </w:p>
        </w:tc>
        <w:tc>
          <w:tcPr>
            <w:tcW w:w="859" w:type="dxa"/>
            <w:tcBorders>
              <w:top w:val="single" w:sz="8" w:space="0" w:color="FFFFFF"/>
              <w:left w:val="single" w:sz="8" w:space="0" w:color="FFFFFF"/>
              <w:bottom w:val="single" w:sz="24" w:space="0" w:color="FFFFFF"/>
              <w:right w:val="single" w:sz="8" w:space="0" w:color="FFFFFF"/>
            </w:tcBorders>
            <w:shd w:val="clear" w:color="auto" w:fill="FF0000"/>
          </w:tcPr>
          <w:p w14:paraId="2D3946F0" w14:textId="199BEF28"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2070</w:t>
            </w:r>
          </w:p>
        </w:tc>
        <w:tc>
          <w:tcPr>
            <w:tcW w:w="869" w:type="dxa"/>
            <w:tcBorders>
              <w:top w:val="single" w:sz="8" w:space="0" w:color="FFFFFF"/>
              <w:left w:val="single" w:sz="8" w:space="0" w:color="FFFFFF"/>
              <w:bottom w:val="single" w:sz="24" w:space="0" w:color="FFFFFF"/>
              <w:right w:val="single" w:sz="8" w:space="0" w:color="FFFFFF"/>
            </w:tcBorders>
            <w:shd w:val="clear" w:color="auto" w:fill="FF0000"/>
          </w:tcPr>
          <w:p w14:paraId="096335F7" w14:textId="011D32B4"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2070</w:t>
            </w:r>
          </w:p>
        </w:tc>
        <w:tc>
          <w:tcPr>
            <w:tcW w:w="879" w:type="dxa"/>
            <w:tcBorders>
              <w:top w:val="single" w:sz="8" w:space="0" w:color="FFFFFF"/>
              <w:left w:val="single" w:sz="8" w:space="0" w:color="FFFFFF"/>
              <w:bottom w:val="single" w:sz="24" w:space="0" w:color="FFFFFF"/>
              <w:right w:val="single" w:sz="8" w:space="0" w:color="FFFFFF"/>
            </w:tcBorders>
            <w:shd w:val="clear" w:color="auto" w:fill="FF0000"/>
          </w:tcPr>
          <w:p w14:paraId="3E19F0DD" w14:textId="6F2985E9"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2070</w:t>
            </w:r>
          </w:p>
        </w:tc>
        <w:tc>
          <w:tcPr>
            <w:tcW w:w="875" w:type="dxa"/>
            <w:tcBorders>
              <w:top w:val="single" w:sz="8" w:space="0" w:color="FFFFFF"/>
              <w:left w:val="single" w:sz="8" w:space="0" w:color="FFFFFF"/>
              <w:bottom w:val="single" w:sz="24" w:space="0" w:color="FFFFFF"/>
              <w:right w:val="single" w:sz="8" w:space="0" w:color="FFFFFF"/>
            </w:tcBorders>
            <w:shd w:val="clear" w:color="auto" w:fill="FF0000"/>
          </w:tcPr>
          <w:p w14:paraId="043A279B" w14:textId="582ED8D0"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2070</w:t>
            </w:r>
          </w:p>
        </w:tc>
        <w:tc>
          <w:tcPr>
            <w:tcW w:w="891" w:type="dxa"/>
            <w:tcBorders>
              <w:top w:val="single" w:sz="8" w:space="0" w:color="FFFFFF"/>
              <w:left w:val="single" w:sz="8" w:space="0" w:color="FFFFFF"/>
              <w:bottom w:val="single" w:sz="24" w:space="0" w:color="FFFFFF"/>
              <w:right w:val="single" w:sz="8" w:space="0" w:color="FFFFFF"/>
            </w:tcBorders>
            <w:shd w:val="clear" w:color="auto" w:fill="FF0000"/>
          </w:tcPr>
          <w:p w14:paraId="460E0634" w14:textId="184090F6"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2070</w:t>
            </w:r>
          </w:p>
        </w:tc>
      </w:tr>
      <w:tr w:rsidR="0084784C" w:rsidRPr="0084784C" w14:paraId="24EBFCCC" w14:textId="77777777" w:rsidTr="00D70FBA">
        <w:trPr>
          <w:jc w:val="center"/>
        </w:trPr>
        <w:tc>
          <w:tcPr>
            <w:tcW w:w="1217" w:type="dxa"/>
            <w:vMerge w:val="restart"/>
            <w:tcBorders>
              <w:top w:val="nil"/>
              <w:left w:val="nil"/>
              <w:bottom w:val="nil"/>
              <w:right w:val="nil"/>
            </w:tcBorders>
          </w:tcPr>
          <w:p w14:paraId="55F2D2CE" w14:textId="77777777" w:rsidR="0084784C" w:rsidRPr="008A075D" w:rsidRDefault="0084784C" w:rsidP="0084784C">
            <w:pPr>
              <w:pStyle w:val="a9"/>
              <w:ind w:left="0"/>
              <w:jc w:val="both"/>
              <w:rPr>
                <w:rFonts w:hint="eastAsia"/>
                <w:sz w:val="18"/>
                <w:szCs w:val="18"/>
              </w:rPr>
            </w:pPr>
            <w:r w:rsidRPr="008A075D">
              <w:rPr>
                <w:rFonts w:ascii="Times New Roman" w:hAnsi="Times New Roman" w:cs="Times New Roman" w:hint="eastAsia"/>
                <w:sz w:val="18"/>
                <w:szCs w:val="18"/>
              </w:rPr>
              <w:t>Liquid density</w:t>
            </w:r>
          </w:p>
        </w:tc>
        <w:tc>
          <w:tcPr>
            <w:tcW w:w="958" w:type="dxa"/>
            <w:tcBorders>
              <w:top w:val="nil"/>
              <w:left w:val="nil"/>
              <w:bottom w:val="nil"/>
              <w:right w:val="nil"/>
            </w:tcBorders>
          </w:tcPr>
          <w:p w14:paraId="5F8E0D3D" w14:textId="0D60C7B8" w:rsidR="0084784C" w:rsidRPr="008A075D" w:rsidRDefault="0084784C" w:rsidP="0084784C">
            <w:pPr>
              <w:pStyle w:val="a9"/>
              <w:ind w:left="0"/>
              <w:jc w:val="both"/>
              <w:rPr>
                <w:rFonts w:hint="eastAsia"/>
                <w:sz w:val="18"/>
                <w:szCs w:val="18"/>
              </w:rPr>
            </w:pPr>
            <m:oMath>
              <m:r>
                <w:rPr>
                  <w:rFonts w:ascii="Cambria Math" w:hAnsi="Cambria Math" w:cs="Times New Roman"/>
                  <w:sz w:val="18"/>
                  <w:szCs w:val="18"/>
                </w:rPr>
                <m:t>≤</m:t>
              </m:r>
            </m:oMath>
            <w:r w:rsidRPr="008A075D">
              <w:rPr>
                <w:rFonts w:ascii="Times New Roman" w:hAnsi="Times New Roman" w:cs="Times New Roman"/>
                <w:sz w:val="18"/>
                <w:szCs w:val="18"/>
              </w:rPr>
              <w:t>1%</w:t>
            </w:r>
          </w:p>
        </w:tc>
        <w:tc>
          <w:tcPr>
            <w:tcW w:w="869" w:type="dxa"/>
            <w:tcBorders>
              <w:top w:val="nil"/>
              <w:left w:val="nil"/>
              <w:bottom w:val="nil"/>
              <w:right w:val="nil"/>
            </w:tcBorders>
          </w:tcPr>
          <w:p w14:paraId="679EC648" w14:textId="77777777" w:rsidR="0084784C" w:rsidRPr="0084784C" w:rsidRDefault="0084784C" w:rsidP="0084784C">
            <w:pPr>
              <w:pStyle w:val="a9"/>
              <w:ind w:left="0"/>
              <w:jc w:val="center"/>
              <w:rPr>
                <w:rFonts w:ascii="Times New Roman" w:hAnsi="Times New Roman" w:cs="Times New Roman"/>
                <w:sz w:val="18"/>
                <w:szCs w:val="18"/>
              </w:rPr>
            </w:pPr>
          </w:p>
        </w:tc>
        <w:tc>
          <w:tcPr>
            <w:tcW w:w="879" w:type="dxa"/>
            <w:tcBorders>
              <w:top w:val="nil"/>
              <w:left w:val="nil"/>
              <w:bottom w:val="nil"/>
              <w:right w:val="nil"/>
            </w:tcBorders>
          </w:tcPr>
          <w:p w14:paraId="5129B24A" w14:textId="77777777" w:rsidR="0084784C" w:rsidRPr="0084784C" w:rsidRDefault="0084784C" w:rsidP="0084784C">
            <w:pPr>
              <w:pStyle w:val="a9"/>
              <w:ind w:left="0"/>
              <w:jc w:val="center"/>
              <w:rPr>
                <w:rFonts w:ascii="Times New Roman" w:hAnsi="Times New Roman" w:cs="Times New Roman"/>
                <w:sz w:val="18"/>
                <w:szCs w:val="18"/>
              </w:rPr>
            </w:pPr>
          </w:p>
        </w:tc>
        <w:tc>
          <w:tcPr>
            <w:tcW w:w="859" w:type="dxa"/>
            <w:tcBorders>
              <w:top w:val="single" w:sz="8" w:space="0" w:color="FFFFFF"/>
              <w:left w:val="single" w:sz="8" w:space="0" w:color="FFFFFF"/>
              <w:bottom w:val="single" w:sz="8" w:space="0" w:color="FFFFFF"/>
              <w:right w:val="single" w:sz="8" w:space="0" w:color="FFFFFF"/>
            </w:tcBorders>
            <w:shd w:val="clear" w:color="auto" w:fill="E6E6E6"/>
          </w:tcPr>
          <w:p w14:paraId="47A99D92" w14:textId="030C9071"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1348</w:t>
            </w:r>
          </w:p>
        </w:tc>
        <w:tc>
          <w:tcPr>
            <w:tcW w:w="869" w:type="dxa"/>
            <w:tcBorders>
              <w:top w:val="single" w:sz="8" w:space="0" w:color="FFFFFF"/>
              <w:left w:val="single" w:sz="8" w:space="0" w:color="FFFFFF"/>
              <w:bottom w:val="single" w:sz="8" w:space="0" w:color="FFFFFF"/>
              <w:right w:val="single" w:sz="8" w:space="0" w:color="FFFFFF"/>
            </w:tcBorders>
            <w:shd w:val="clear" w:color="auto" w:fill="FF0000"/>
          </w:tcPr>
          <w:p w14:paraId="510EB7F7" w14:textId="7734CA2B"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1537</w:t>
            </w:r>
          </w:p>
        </w:tc>
        <w:tc>
          <w:tcPr>
            <w:tcW w:w="879" w:type="dxa"/>
            <w:tcBorders>
              <w:top w:val="single" w:sz="8" w:space="0" w:color="FFFFFF"/>
              <w:left w:val="single" w:sz="8" w:space="0" w:color="FFFFFF"/>
              <w:bottom w:val="single" w:sz="8" w:space="0" w:color="FFFFFF"/>
              <w:right w:val="single" w:sz="8" w:space="0" w:color="FFFFFF"/>
            </w:tcBorders>
            <w:shd w:val="clear" w:color="auto" w:fill="C1DBF5"/>
          </w:tcPr>
          <w:p w14:paraId="3CB454F9" w14:textId="1C8E4C48"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1515</w:t>
            </w:r>
          </w:p>
        </w:tc>
        <w:tc>
          <w:tcPr>
            <w:tcW w:w="875" w:type="dxa"/>
            <w:tcBorders>
              <w:top w:val="single" w:sz="8" w:space="0" w:color="FFFFFF"/>
              <w:left w:val="single" w:sz="8" w:space="0" w:color="FFFFFF"/>
              <w:bottom w:val="single" w:sz="8" w:space="0" w:color="FFFFFF"/>
              <w:right w:val="single" w:sz="8" w:space="0" w:color="FFFFFF"/>
            </w:tcBorders>
            <w:shd w:val="clear" w:color="auto" w:fill="C1DBF5"/>
          </w:tcPr>
          <w:p w14:paraId="6D2CB0EB" w14:textId="1CAC920D"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1434</w:t>
            </w:r>
          </w:p>
        </w:tc>
        <w:tc>
          <w:tcPr>
            <w:tcW w:w="891" w:type="dxa"/>
            <w:tcBorders>
              <w:top w:val="single" w:sz="8" w:space="0" w:color="FFFFFF"/>
              <w:left w:val="single" w:sz="8" w:space="0" w:color="FFFFFF"/>
              <w:bottom w:val="single" w:sz="8" w:space="0" w:color="FFFFFF"/>
              <w:right w:val="single" w:sz="8" w:space="0" w:color="FFFFFF"/>
            </w:tcBorders>
            <w:shd w:val="clear" w:color="auto" w:fill="FF0000"/>
          </w:tcPr>
          <w:p w14:paraId="668C06C1" w14:textId="79A054AA"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1518</w:t>
            </w:r>
          </w:p>
        </w:tc>
      </w:tr>
      <w:tr w:rsidR="0084784C" w:rsidRPr="0084784C" w14:paraId="18EC3F8C" w14:textId="77777777" w:rsidTr="00D70FBA">
        <w:trPr>
          <w:jc w:val="center"/>
        </w:trPr>
        <w:tc>
          <w:tcPr>
            <w:tcW w:w="1217" w:type="dxa"/>
            <w:vMerge/>
            <w:tcBorders>
              <w:top w:val="nil"/>
              <w:left w:val="nil"/>
              <w:bottom w:val="nil"/>
              <w:right w:val="nil"/>
            </w:tcBorders>
          </w:tcPr>
          <w:p w14:paraId="0C4DDA0E" w14:textId="77777777" w:rsidR="0084784C" w:rsidRPr="008A075D" w:rsidRDefault="0084784C" w:rsidP="0084784C">
            <w:pPr>
              <w:pStyle w:val="a9"/>
              <w:ind w:left="0"/>
              <w:jc w:val="both"/>
              <w:rPr>
                <w:rFonts w:hint="eastAsia"/>
                <w:sz w:val="18"/>
                <w:szCs w:val="18"/>
              </w:rPr>
            </w:pPr>
          </w:p>
        </w:tc>
        <w:tc>
          <w:tcPr>
            <w:tcW w:w="958" w:type="dxa"/>
            <w:tcBorders>
              <w:top w:val="nil"/>
              <w:left w:val="nil"/>
              <w:bottom w:val="nil"/>
              <w:right w:val="nil"/>
            </w:tcBorders>
          </w:tcPr>
          <w:p w14:paraId="21B30A8D" w14:textId="5E0BDF39" w:rsidR="0084784C" w:rsidRPr="008A075D" w:rsidRDefault="0084784C" w:rsidP="0084784C">
            <w:pPr>
              <w:pStyle w:val="a9"/>
              <w:ind w:left="0"/>
              <w:jc w:val="both"/>
              <w:rPr>
                <w:rFonts w:hint="eastAsia"/>
                <w:sz w:val="18"/>
                <w:szCs w:val="18"/>
              </w:rPr>
            </w:pPr>
            <m:oMath>
              <m:r>
                <w:rPr>
                  <w:rFonts w:ascii="Cambria Math" w:hAnsi="Cambria Math" w:cs="Times New Roman"/>
                  <w:sz w:val="18"/>
                  <w:szCs w:val="18"/>
                </w:rPr>
                <m:t>≤</m:t>
              </m:r>
            </m:oMath>
            <w:r w:rsidRPr="008A075D">
              <w:rPr>
                <w:rFonts w:ascii="Times New Roman" w:hAnsi="Times New Roman" w:cs="Times New Roman"/>
                <w:sz w:val="18"/>
                <w:szCs w:val="18"/>
              </w:rPr>
              <w:t>5%</w:t>
            </w:r>
          </w:p>
        </w:tc>
        <w:tc>
          <w:tcPr>
            <w:tcW w:w="869" w:type="dxa"/>
            <w:tcBorders>
              <w:top w:val="nil"/>
              <w:left w:val="nil"/>
              <w:bottom w:val="nil"/>
              <w:right w:val="nil"/>
            </w:tcBorders>
          </w:tcPr>
          <w:p w14:paraId="6CA8974A" w14:textId="77777777" w:rsidR="0084784C" w:rsidRPr="0084784C" w:rsidRDefault="0084784C" w:rsidP="0084784C">
            <w:pPr>
              <w:pStyle w:val="a9"/>
              <w:ind w:left="0"/>
              <w:jc w:val="center"/>
              <w:rPr>
                <w:rFonts w:ascii="Times New Roman" w:hAnsi="Times New Roman" w:cs="Times New Roman"/>
                <w:sz w:val="18"/>
                <w:szCs w:val="18"/>
              </w:rPr>
            </w:pPr>
          </w:p>
        </w:tc>
        <w:tc>
          <w:tcPr>
            <w:tcW w:w="879" w:type="dxa"/>
            <w:tcBorders>
              <w:top w:val="nil"/>
              <w:left w:val="nil"/>
              <w:bottom w:val="nil"/>
              <w:right w:val="nil"/>
            </w:tcBorders>
          </w:tcPr>
          <w:p w14:paraId="1AC0EA72" w14:textId="77777777" w:rsidR="0084784C" w:rsidRPr="0084784C" w:rsidRDefault="0084784C" w:rsidP="0084784C">
            <w:pPr>
              <w:pStyle w:val="a9"/>
              <w:ind w:left="0"/>
              <w:jc w:val="center"/>
              <w:rPr>
                <w:rFonts w:ascii="Times New Roman" w:hAnsi="Times New Roman" w:cs="Times New Roman"/>
                <w:sz w:val="18"/>
                <w:szCs w:val="18"/>
              </w:rPr>
            </w:pPr>
          </w:p>
        </w:tc>
        <w:tc>
          <w:tcPr>
            <w:tcW w:w="859" w:type="dxa"/>
            <w:tcBorders>
              <w:top w:val="single" w:sz="8" w:space="0" w:color="FFFFFF"/>
              <w:left w:val="single" w:sz="8" w:space="0" w:color="FFFFFF"/>
              <w:bottom w:val="single" w:sz="8" w:space="0" w:color="FFFFFF"/>
              <w:right w:val="single" w:sz="8" w:space="0" w:color="FFFFFF"/>
            </w:tcBorders>
            <w:shd w:val="clear" w:color="auto" w:fill="E6E6E6"/>
          </w:tcPr>
          <w:p w14:paraId="75EED4ED" w14:textId="36248242"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2022</w:t>
            </w:r>
          </w:p>
        </w:tc>
        <w:tc>
          <w:tcPr>
            <w:tcW w:w="869" w:type="dxa"/>
            <w:tcBorders>
              <w:top w:val="single" w:sz="8" w:space="0" w:color="FFFFFF"/>
              <w:left w:val="single" w:sz="8" w:space="0" w:color="FFFFFF"/>
              <w:bottom w:val="single" w:sz="8" w:space="0" w:color="FFFFFF"/>
              <w:right w:val="single" w:sz="8" w:space="0" w:color="FFFFFF"/>
            </w:tcBorders>
            <w:shd w:val="clear" w:color="auto" w:fill="FF0000"/>
          </w:tcPr>
          <w:p w14:paraId="666B8D2B" w14:textId="441BA163"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2068</w:t>
            </w:r>
          </w:p>
        </w:tc>
        <w:tc>
          <w:tcPr>
            <w:tcW w:w="879" w:type="dxa"/>
            <w:tcBorders>
              <w:top w:val="single" w:sz="8" w:space="0" w:color="FFFFFF"/>
              <w:left w:val="single" w:sz="8" w:space="0" w:color="FFFFFF"/>
              <w:bottom w:val="single" w:sz="8" w:space="0" w:color="FFFFFF"/>
              <w:right w:val="single" w:sz="8" w:space="0" w:color="FFFFFF"/>
            </w:tcBorders>
            <w:shd w:val="clear" w:color="auto" w:fill="C1DBF5"/>
          </w:tcPr>
          <w:p w14:paraId="47139B3D" w14:textId="0E191424"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2062</w:t>
            </w:r>
          </w:p>
        </w:tc>
        <w:tc>
          <w:tcPr>
            <w:tcW w:w="875" w:type="dxa"/>
            <w:tcBorders>
              <w:top w:val="single" w:sz="8" w:space="0" w:color="FFFFFF"/>
              <w:left w:val="single" w:sz="8" w:space="0" w:color="FFFFFF"/>
              <w:bottom w:val="single" w:sz="8" w:space="0" w:color="FFFFFF"/>
              <w:right w:val="single" w:sz="8" w:space="0" w:color="FFFFFF"/>
            </w:tcBorders>
            <w:shd w:val="clear" w:color="auto" w:fill="C1DBF5"/>
          </w:tcPr>
          <w:p w14:paraId="56374D39" w14:textId="239C6F88"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2053</w:t>
            </w:r>
          </w:p>
        </w:tc>
        <w:tc>
          <w:tcPr>
            <w:tcW w:w="891" w:type="dxa"/>
            <w:tcBorders>
              <w:top w:val="single" w:sz="8" w:space="0" w:color="FFFFFF"/>
              <w:left w:val="single" w:sz="8" w:space="0" w:color="FFFFFF"/>
              <w:bottom w:val="single" w:sz="8" w:space="0" w:color="FFFFFF"/>
              <w:right w:val="single" w:sz="8" w:space="0" w:color="FFFFFF"/>
            </w:tcBorders>
            <w:shd w:val="clear" w:color="auto" w:fill="FF0000"/>
          </w:tcPr>
          <w:p w14:paraId="229A6A49" w14:textId="29605C2E"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2064</w:t>
            </w:r>
          </w:p>
        </w:tc>
      </w:tr>
      <w:tr w:rsidR="0084784C" w:rsidRPr="0084784C" w14:paraId="177956F4" w14:textId="77777777" w:rsidTr="00D70FBA">
        <w:trPr>
          <w:jc w:val="center"/>
        </w:trPr>
        <w:tc>
          <w:tcPr>
            <w:tcW w:w="1217" w:type="dxa"/>
            <w:vMerge/>
            <w:tcBorders>
              <w:top w:val="nil"/>
              <w:left w:val="nil"/>
              <w:bottom w:val="nil"/>
              <w:right w:val="nil"/>
            </w:tcBorders>
          </w:tcPr>
          <w:p w14:paraId="3A4EAD36" w14:textId="77777777" w:rsidR="0084784C" w:rsidRPr="008A075D" w:rsidRDefault="0084784C" w:rsidP="0084784C">
            <w:pPr>
              <w:pStyle w:val="a9"/>
              <w:ind w:left="0"/>
              <w:jc w:val="both"/>
              <w:rPr>
                <w:rFonts w:hint="eastAsia"/>
                <w:sz w:val="18"/>
                <w:szCs w:val="18"/>
              </w:rPr>
            </w:pPr>
          </w:p>
        </w:tc>
        <w:tc>
          <w:tcPr>
            <w:tcW w:w="958" w:type="dxa"/>
            <w:tcBorders>
              <w:top w:val="nil"/>
              <w:left w:val="nil"/>
              <w:bottom w:val="nil"/>
              <w:right w:val="nil"/>
            </w:tcBorders>
          </w:tcPr>
          <w:p w14:paraId="7757B1CD" w14:textId="1A18FE84" w:rsidR="0084784C" w:rsidRPr="008A075D" w:rsidRDefault="0084784C" w:rsidP="0084784C">
            <w:pPr>
              <w:pStyle w:val="a9"/>
              <w:ind w:left="0"/>
              <w:jc w:val="both"/>
              <w:rPr>
                <w:rFonts w:hint="eastAsia"/>
                <w:sz w:val="18"/>
                <w:szCs w:val="18"/>
              </w:rPr>
            </w:pPr>
            <m:oMath>
              <m:r>
                <w:rPr>
                  <w:rFonts w:ascii="Cambria Math" w:hAnsi="Cambria Math" w:cs="Times New Roman"/>
                  <w:sz w:val="18"/>
                  <w:szCs w:val="18"/>
                </w:rPr>
                <m:t>≤</m:t>
              </m:r>
            </m:oMath>
            <w:r w:rsidRPr="008A075D">
              <w:rPr>
                <w:rFonts w:ascii="Times New Roman" w:hAnsi="Times New Roman" w:cs="Times New Roman"/>
                <w:sz w:val="18"/>
                <w:szCs w:val="18"/>
              </w:rPr>
              <w:t>10%</w:t>
            </w:r>
          </w:p>
        </w:tc>
        <w:tc>
          <w:tcPr>
            <w:tcW w:w="869" w:type="dxa"/>
            <w:tcBorders>
              <w:top w:val="nil"/>
              <w:left w:val="nil"/>
              <w:bottom w:val="nil"/>
              <w:right w:val="nil"/>
            </w:tcBorders>
          </w:tcPr>
          <w:p w14:paraId="7A4D06B9" w14:textId="77777777" w:rsidR="0084784C" w:rsidRPr="0084784C" w:rsidRDefault="0084784C" w:rsidP="0084784C">
            <w:pPr>
              <w:pStyle w:val="a9"/>
              <w:ind w:left="0"/>
              <w:jc w:val="center"/>
              <w:rPr>
                <w:rFonts w:ascii="Times New Roman" w:hAnsi="Times New Roman" w:cs="Times New Roman"/>
                <w:sz w:val="18"/>
                <w:szCs w:val="18"/>
              </w:rPr>
            </w:pPr>
          </w:p>
        </w:tc>
        <w:tc>
          <w:tcPr>
            <w:tcW w:w="879" w:type="dxa"/>
            <w:tcBorders>
              <w:top w:val="nil"/>
              <w:left w:val="nil"/>
              <w:bottom w:val="nil"/>
              <w:right w:val="nil"/>
            </w:tcBorders>
          </w:tcPr>
          <w:p w14:paraId="7807CDC8" w14:textId="77777777" w:rsidR="0084784C" w:rsidRPr="0084784C" w:rsidRDefault="0084784C" w:rsidP="0084784C">
            <w:pPr>
              <w:pStyle w:val="a9"/>
              <w:ind w:left="0"/>
              <w:jc w:val="center"/>
              <w:rPr>
                <w:rFonts w:ascii="Times New Roman" w:hAnsi="Times New Roman" w:cs="Times New Roman"/>
                <w:sz w:val="18"/>
                <w:szCs w:val="18"/>
              </w:rPr>
            </w:pPr>
          </w:p>
        </w:tc>
        <w:tc>
          <w:tcPr>
            <w:tcW w:w="859" w:type="dxa"/>
            <w:tcBorders>
              <w:top w:val="single" w:sz="8" w:space="0" w:color="FFFFFF"/>
              <w:left w:val="single" w:sz="8" w:space="0" w:color="FFFFFF"/>
              <w:bottom w:val="single" w:sz="8" w:space="0" w:color="FFFFFF"/>
              <w:right w:val="single" w:sz="8" w:space="0" w:color="FFFFFF"/>
            </w:tcBorders>
            <w:shd w:val="clear" w:color="auto" w:fill="FF0000"/>
          </w:tcPr>
          <w:p w14:paraId="5E6E651F" w14:textId="0005F3CE"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2070</w:t>
            </w:r>
          </w:p>
        </w:tc>
        <w:tc>
          <w:tcPr>
            <w:tcW w:w="869" w:type="dxa"/>
            <w:tcBorders>
              <w:top w:val="single" w:sz="8" w:space="0" w:color="FFFFFF"/>
              <w:left w:val="single" w:sz="8" w:space="0" w:color="FFFFFF"/>
              <w:bottom w:val="single" w:sz="8" w:space="0" w:color="FFFFFF"/>
              <w:right w:val="single" w:sz="8" w:space="0" w:color="FFFFFF"/>
            </w:tcBorders>
            <w:shd w:val="clear" w:color="auto" w:fill="FF0000"/>
          </w:tcPr>
          <w:p w14:paraId="4C2A2CA7" w14:textId="263034CF"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2070</w:t>
            </w:r>
          </w:p>
        </w:tc>
        <w:tc>
          <w:tcPr>
            <w:tcW w:w="879" w:type="dxa"/>
            <w:tcBorders>
              <w:top w:val="single" w:sz="8" w:space="0" w:color="FFFFFF"/>
              <w:left w:val="single" w:sz="8" w:space="0" w:color="FFFFFF"/>
              <w:bottom w:val="single" w:sz="8" w:space="0" w:color="FFFFFF"/>
              <w:right w:val="single" w:sz="8" w:space="0" w:color="FFFFFF"/>
            </w:tcBorders>
            <w:shd w:val="clear" w:color="auto" w:fill="FF0000"/>
          </w:tcPr>
          <w:p w14:paraId="08FFED12" w14:textId="4FC55FCD"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2070</w:t>
            </w:r>
          </w:p>
        </w:tc>
        <w:tc>
          <w:tcPr>
            <w:tcW w:w="875" w:type="dxa"/>
            <w:tcBorders>
              <w:top w:val="single" w:sz="8" w:space="0" w:color="FFFFFF"/>
              <w:left w:val="single" w:sz="8" w:space="0" w:color="FFFFFF"/>
              <w:bottom w:val="single" w:sz="8" w:space="0" w:color="FFFFFF"/>
              <w:right w:val="single" w:sz="8" w:space="0" w:color="FFFFFF"/>
            </w:tcBorders>
            <w:shd w:val="clear" w:color="auto" w:fill="FF0000"/>
          </w:tcPr>
          <w:p w14:paraId="5D367C51" w14:textId="2D3D3E05"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2070</w:t>
            </w:r>
          </w:p>
        </w:tc>
        <w:tc>
          <w:tcPr>
            <w:tcW w:w="891" w:type="dxa"/>
            <w:tcBorders>
              <w:top w:val="single" w:sz="8" w:space="0" w:color="FFFFFF"/>
              <w:left w:val="single" w:sz="8" w:space="0" w:color="FFFFFF"/>
              <w:bottom w:val="single" w:sz="8" w:space="0" w:color="FFFFFF"/>
              <w:right w:val="single" w:sz="8" w:space="0" w:color="FFFFFF"/>
            </w:tcBorders>
            <w:shd w:val="clear" w:color="auto" w:fill="FF0000"/>
          </w:tcPr>
          <w:p w14:paraId="0E4C12C9" w14:textId="2266B10F"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2070</w:t>
            </w:r>
          </w:p>
        </w:tc>
      </w:tr>
      <w:tr w:rsidR="0084784C" w:rsidRPr="0084784C" w14:paraId="09488CE4" w14:textId="77777777" w:rsidTr="00D70FBA">
        <w:trPr>
          <w:jc w:val="center"/>
        </w:trPr>
        <w:tc>
          <w:tcPr>
            <w:tcW w:w="1217" w:type="dxa"/>
            <w:vMerge w:val="restart"/>
            <w:tcBorders>
              <w:top w:val="nil"/>
              <w:left w:val="nil"/>
              <w:bottom w:val="nil"/>
              <w:right w:val="nil"/>
            </w:tcBorders>
          </w:tcPr>
          <w:p w14:paraId="25098F61" w14:textId="77777777" w:rsidR="0084784C" w:rsidRPr="00DE480F" w:rsidRDefault="0084784C" w:rsidP="0084784C">
            <w:pPr>
              <w:jc w:val="both"/>
              <w:rPr>
                <w:rFonts w:ascii="Times New Roman" w:hAnsi="Times New Roman" w:cs="Times New Roman"/>
                <w:sz w:val="18"/>
                <w:szCs w:val="18"/>
              </w:rPr>
            </w:pPr>
            <w:r w:rsidRPr="00DE480F">
              <w:rPr>
                <w:rFonts w:ascii="Times New Roman" w:hAnsi="Times New Roman" w:cs="Times New Roman" w:hint="eastAsia"/>
                <w:sz w:val="18"/>
                <w:szCs w:val="18"/>
              </w:rPr>
              <w:t>Pure component</w:t>
            </w:r>
          </w:p>
          <w:p w14:paraId="7ACE53AD" w14:textId="77777777" w:rsidR="0084784C" w:rsidRPr="00DE480F" w:rsidRDefault="0084784C" w:rsidP="0084784C">
            <w:pPr>
              <w:pStyle w:val="a9"/>
              <w:ind w:left="0"/>
              <w:jc w:val="both"/>
              <w:rPr>
                <w:rFonts w:hint="eastAsia"/>
                <w:sz w:val="15"/>
                <w:szCs w:val="15"/>
              </w:rPr>
            </w:pPr>
            <w:r w:rsidRPr="00DE480F">
              <w:rPr>
                <w:rFonts w:ascii="Times New Roman" w:hAnsi="Times New Roman" w:cs="Times New Roman" w:hint="eastAsia"/>
                <w:sz w:val="18"/>
                <w:szCs w:val="18"/>
              </w:rPr>
              <w:t xml:space="preserve">Gibbs free </w:t>
            </w:r>
            <w:r w:rsidRPr="00DE480F">
              <w:rPr>
                <w:rFonts w:ascii="Times New Roman" w:hAnsi="Times New Roman" w:cs="Times New Roman" w:hint="eastAsia"/>
                <w:sz w:val="15"/>
                <w:szCs w:val="15"/>
              </w:rPr>
              <w:t>energy</w:t>
            </w:r>
          </w:p>
        </w:tc>
        <w:tc>
          <w:tcPr>
            <w:tcW w:w="958" w:type="dxa"/>
            <w:tcBorders>
              <w:top w:val="nil"/>
              <w:left w:val="nil"/>
              <w:bottom w:val="nil"/>
              <w:right w:val="nil"/>
            </w:tcBorders>
          </w:tcPr>
          <w:p w14:paraId="586D1313" w14:textId="3FDAB663" w:rsidR="0084784C" w:rsidRPr="008A075D" w:rsidRDefault="0084784C" w:rsidP="0084784C">
            <w:pPr>
              <w:pStyle w:val="a9"/>
              <w:ind w:left="0"/>
              <w:jc w:val="both"/>
              <w:rPr>
                <w:rFonts w:hint="eastAsia"/>
                <w:sz w:val="18"/>
                <w:szCs w:val="18"/>
              </w:rPr>
            </w:pPr>
            <m:oMath>
              <m:r>
                <w:rPr>
                  <w:rFonts w:ascii="Cambria Math" w:hAnsi="Cambria Math" w:cs="Times New Roman"/>
                  <w:sz w:val="18"/>
                  <w:szCs w:val="18"/>
                </w:rPr>
                <m:t>≤</m:t>
              </m:r>
            </m:oMath>
            <w:r w:rsidRPr="008A075D">
              <w:rPr>
                <w:rFonts w:ascii="Times New Roman" w:hAnsi="Times New Roman" w:cs="Times New Roman"/>
                <w:sz w:val="18"/>
                <w:szCs w:val="18"/>
              </w:rPr>
              <w:t>1%</w:t>
            </w:r>
          </w:p>
        </w:tc>
        <w:tc>
          <w:tcPr>
            <w:tcW w:w="869" w:type="dxa"/>
            <w:tcBorders>
              <w:top w:val="nil"/>
              <w:left w:val="nil"/>
              <w:bottom w:val="nil"/>
              <w:right w:val="nil"/>
            </w:tcBorders>
          </w:tcPr>
          <w:p w14:paraId="6B81AA39" w14:textId="77777777" w:rsidR="0084784C" w:rsidRPr="0084784C" w:rsidRDefault="0084784C" w:rsidP="0084784C">
            <w:pPr>
              <w:pStyle w:val="a9"/>
              <w:ind w:left="0"/>
              <w:jc w:val="center"/>
              <w:rPr>
                <w:rFonts w:ascii="Times New Roman" w:hAnsi="Times New Roman" w:cs="Times New Roman"/>
                <w:sz w:val="18"/>
                <w:szCs w:val="18"/>
              </w:rPr>
            </w:pPr>
          </w:p>
        </w:tc>
        <w:tc>
          <w:tcPr>
            <w:tcW w:w="879" w:type="dxa"/>
            <w:tcBorders>
              <w:top w:val="nil"/>
              <w:left w:val="nil"/>
              <w:bottom w:val="nil"/>
              <w:right w:val="nil"/>
            </w:tcBorders>
          </w:tcPr>
          <w:p w14:paraId="686C433E" w14:textId="77777777" w:rsidR="0084784C" w:rsidRPr="0084784C" w:rsidRDefault="0084784C" w:rsidP="0084784C">
            <w:pPr>
              <w:pStyle w:val="a9"/>
              <w:ind w:left="0"/>
              <w:jc w:val="center"/>
              <w:rPr>
                <w:rFonts w:ascii="Times New Roman" w:hAnsi="Times New Roman" w:cs="Times New Roman"/>
                <w:sz w:val="18"/>
                <w:szCs w:val="18"/>
              </w:rPr>
            </w:pPr>
          </w:p>
        </w:tc>
        <w:tc>
          <w:tcPr>
            <w:tcW w:w="859" w:type="dxa"/>
            <w:tcBorders>
              <w:top w:val="single" w:sz="8" w:space="0" w:color="FFFFFF"/>
              <w:left w:val="single" w:sz="8" w:space="0" w:color="FFFFFF"/>
              <w:bottom w:val="single" w:sz="8" w:space="0" w:color="FFFFFF"/>
              <w:right w:val="single" w:sz="8" w:space="0" w:color="FFFFFF"/>
            </w:tcBorders>
            <w:shd w:val="clear" w:color="auto" w:fill="C1DBF5"/>
          </w:tcPr>
          <w:p w14:paraId="1C5C8927" w14:textId="07B53E41"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810</w:t>
            </w:r>
          </w:p>
        </w:tc>
        <w:tc>
          <w:tcPr>
            <w:tcW w:w="869" w:type="dxa"/>
            <w:tcBorders>
              <w:top w:val="single" w:sz="8" w:space="0" w:color="FFFFFF"/>
              <w:left w:val="single" w:sz="8" w:space="0" w:color="FFFFFF"/>
              <w:bottom w:val="single" w:sz="8" w:space="0" w:color="FFFFFF"/>
              <w:right w:val="single" w:sz="8" w:space="0" w:color="FFFFFF"/>
            </w:tcBorders>
            <w:shd w:val="clear" w:color="auto" w:fill="FF0000"/>
          </w:tcPr>
          <w:p w14:paraId="250658AA" w14:textId="6456276E"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843</w:t>
            </w:r>
          </w:p>
        </w:tc>
        <w:tc>
          <w:tcPr>
            <w:tcW w:w="879" w:type="dxa"/>
            <w:tcBorders>
              <w:top w:val="single" w:sz="8" w:space="0" w:color="FFFFFF"/>
              <w:left w:val="single" w:sz="8" w:space="0" w:color="FFFFFF"/>
              <w:bottom w:val="single" w:sz="8" w:space="0" w:color="FFFFFF"/>
              <w:right w:val="single" w:sz="8" w:space="0" w:color="FFFFFF"/>
            </w:tcBorders>
            <w:shd w:val="clear" w:color="auto" w:fill="E6E6E6"/>
          </w:tcPr>
          <w:p w14:paraId="7F842DC6" w14:textId="5075A9DE"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468</w:t>
            </w:r>
          </w:p>
        </w:tc>
        <w:tc>
          <w:tcPr>
            <w:tcW w:w="875" w:type="dxa"/>
            <w:tcBorders>
              <w:top w:val="single" w:sz="8" w:space="0" w:color="FFFFFF"/>
              <w:left w:val="single" w:sz="8" w:space="0" w:color="FFFFFF"/>
              <w:bottom w:val="single" w:sz="8" w:space="0" w:color="FFFFFF"/>
              <w:right w:val="single" w:sz="8" w:space="0" w:color="FFFFFF"/>
            </w:tcBorders>
            <w:shd w:val="clear" w:color="auto" w:fill="C1DBF5"/>
          </w:tcPr>
          <w:p w14:paraId="0CDCF1BB" w14:textId="77ED9C60"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1001</w:t>
            </w:r>
          </w:p>
        </w:tc>
        <w:tc>
          <w:tcPr>
            <w:tcW w:w="891" w:type="dxa"/>
            <w:tcBorders>
              <w:top w:val="single" w:sz="8" w:space="0" w:color="FFFFFF"/>
              <w:left w:val="single" w:sz="8" w:space="0" w:color="FFFFFF"/>
              <w:bottom w:val="single" w:sz="8" w:space="0" w:color="FFFFFF"/>
              <w:right w:val="single" w:sz="8" w:space="0" w:color="FFFFFF"/>
            </w:tcBorders>
            <w:shd w:val="clear" w:color="auto" w:fill="FF0000"/>
          </w:tcPr>
          <w:p w14:paraId="13323C86" w14:textId="7E7EA34A"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1021</w:t>
            </w:r>
          </w:p>
        </w:tc>
      </w:tr>
      <w:tr w:rsidR="0084784C" w:rsidRPr="0084784C" w14:paraId="5621D375" w14:textId="77777777" w:rsidTr="00D70FBA">
        <w:trPr>
          <w:jc w:val="center"/>
        </w:trPr>
        <w:tc>
          <w:tcPr>
            <w:tcW w:w="1217" w:type="dxa"/>
            <w:vMerge/>
            <w:tcBorders>
              <w:top w:val="nil"/>
              <w:left w:val="nil"/>
              <w:bottom w:val="nil"/>
              <w:right w:val="nil"/>
            </w:tcBorders>
          </w:tcPr>
          <w:p w14:paraId="3F51C0C0" w14:textId="77777777" w:rsidR="0084784C" w:rsidRPr="008A075D" w:rsidRDefault="0084784C" w:rsidP="0084784C">
            <w:pPr>
              <w:pStyle w:val="a9"/>
              <w:ind w:left="0"/>
              <w:jc w:val="both"/>
              <w:rPr>
                <w:rFonts w:hint="eastAsia"/>
                <w:sz w:val="18"/>
                <w:szCs w:val="18"/>
              </w:rPr>
            </w:pPr>
          </w:p>
        </w:tc>
        <w:tc>
          <w:tcPr>
            <w:tcW w:w="958" w:type="dxa"/>
            <w:tcBorders>
              <w:top w:val="nil"/>
              <w:left w:val="nil"/>
              <w:bottom w:val="nil"/>
              <w:right w:val="nil"/>
            </w:tcBorders>
          </w:tcPr>
          <w:p w14:paraId="3E5C48E3" w14:textId="72EF84AA" w:rsidR="0084784C" w:rsidRPr="008A075D" w:rsidRDefault="0084784C" w:rsidP="0084784C">
            <w:pPr>
              <w:pStyle w:val="a9"/>
              <w:ind w:left="0"/>
              <w:jc w:val="both"/>
              <w:rPr>
                <w:rFonts w:hint="eastAsia"/>
                <w:sz w:val="18"/>
                <w:szCs w:val="18"/>
              </w:rPr>
            </w:pPr>
            <m:oMath>
              <m:r>
                <w:rPr>
                  <w:rFonts w:ascii="Cambria Math" w:hAnsi="Cambria Math" w:cs="Times New Roman"/>
                  <w:sz w:val="18"/>
                  <w:szCs w:val="18"/>
                </w:rPr>
                <m:t>≤</m:t>
              </m:r>
            </m:oMath>
            <w:r w:rsidRPr="008A075D">
              <w:rPr>
                <w:rFonts w:ascii="Times New Roman" w:hAnsi="Times New Roman" w:cs="Times New Roman"/>
                <w:sz w:val="18"/>
                <w:szCs w:val="18"/>
              </w:rPr>
              <w:t>5%</w:t>
            </w:r>
          </w:p>
        </w:tc>
        <w:tc>
          <w:tcPr>
            <w:tcW w:w="869" w:type="dxa"/>
            <w:tcBorders>
              <w:top w:val="nil"/>
              <w:left w:val="nil"/>
              <w:bottom w:val="nil"/>
              <w:right w:val="nil"/>
            </w:tcBorders>
          </w:tcPr>
          <w:p w14:paraId="7564FCB6" w14:textId="77777777" w:rsidR="0084784C" w:rsidRPr="0084784C" w:rsidRDefault="0084784C" w:rsidP="0084784C">
            <w:pPr>
              <w:pStyle w:val="a9"/>
              <w:ind w:left="0"/>
              <w:jc w:val="center"/>
              <w:rPr>
                <w:rFonts w:ascii="Times New Roman" w:hAnsi="Times New Roman" w:cs="Times New Roman"/>
                <w:sz w:val="18"/>
                <w:szCs w:val="18"/>
              </w:rPr>
            </w:pPr>
          </w:p>
        </w:tc>
        <w:tc>
          <w:tcPr>
            <w:tcW w:w="879" w:type="dxa"/>
            <w:tcBorders>
              <w:top w:val="nil"/>
              <w:left w:val="nil"/>
              <w:bottom w:val="nil"/>
              <w:right w:val="nil"/>
            </w:tcBorders>
          </w:tcPr>
          <w:p w14:paraId="3E3FC090" w14:textId="77777777" w:rsidR="0084784C" w:rsidRPr="0084784C" w:rsidRDefault="0084784C" w:rsidP="0084784C">
            <w:pPr>
              <w:pStyle w:val="a9"/>
              <w:ind w:left="0"/>
              <w:jc w:val="center"/>
              <w:rPr>
                <w:rFonts w:ascii="Times New Roman" w:hAnsi="Times New Roman" w:cs="Times New Roman"/>
                <w:sz w:val="18"/>
                <w:szCs w:val="18"/>
              </w:rPr>
            </w:pPr>
          </w:p>
        </w:tc>
        <w:tc>
          <w:tcPr>
            <w:tcW w:w="859" w:type="dxa"/>
            <w:tcBorders>
              <w:top w:val="single" w:sz="8" w:space="0" w:color="FFFFFF"/>
              <w:left w:val="single" w:sz="8" w:space="0" w:color="FFFFFF"/>
              <w:bottom w:val="single" w:sz="8" w:space="0" w:color="FFFFFF"/>
              <w:right w:val="single" w:sz="8" w:space="0" w:color="FFFFFF"/>
            </w:tcBorders>
            <w:shd w:val="clear" w:color="auto" w:fill="C1DBF5"/>
          </w:tcPr>
          <w:p w14:paraId="2ECB2443" w14:textId="6FDA97F3"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1454</w:t>
            </w:r>
          </w:p>
        </w:tc>
        <w:tc>
          <w:tcPr>
            <w:tcW w:w="869" w:type="dxa"/>
            <w:tcBorders>
              <w:top w:val="single" w:sz="8" w:space="0" w:color="FFFFFF"/>
              <w:left w:val="single" w:sz="8" w:space="0" w:color="FFFFFF"/>
              <w:bottom w:val="single" w:sz="8" w:space="0" w:color="FFFFFF"/>
              <w:right w:val="single" w:sz="8" w:space="0" w:color="FFFFFF"/>
            </w:tcBorders>
            <w:shd w:val="clear" w:color="auto" w:fill="FF0000"/>
          </w:tcPr>
          <w:p w14:paraId="423AF0E9" w14:textId="2A97A34C"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1506</w:t>
            </w:r>
          </w:p>
        </w:tc>
        <w:tc>
          <w:tcPr>
            <w:tcW w:w="879" w:type="dxa"/>
            <w:tcBorders>
              <w:top w:val="single" w:sz="8" w:space="0" w:color="FFFFFF"/>
              <w:left w:val="single" w:sz="8" w:space="0" w:color="FFFFFF"/>
              <w:bottom w:val="single" w:sz="8" w:space="0" w:color="FFFFFF"/>
              <w:right w:val="single" w:sz="8" w:space="0" w:color="FFFFFF"/>
            </w:tcBorders>
            <w:shd w:val="clear" w:color="auto" w:fill="E6E6E6"/>
          </w:tcPr>
          <w:p w14:paraId="6A38FAED" w14:textId="0BB3E4B9"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1264</w:t>
            </w:r>
          </w:p>
        </w:tc>
        <w:tc>
          <w:tcPr>
            <w:tcW w:w="875" w:type="dxa"/>
            <w:tcBorders>
              <w:top w:val="single" w:sz="8" w:space="0" w:color="FFFFFF"/>
              <w:left w:val="single" w:sz="8" w:space="0" w:color="FFFFFF"/>
              <w:bottom w:val="single" w:sz="8" w:space="0" w:color="FFFFFF"/>
              <w:right w:val="single" w:sz="8" w:space="0" w:color="FFFFFF"/>
            </w:tcBorders>
            <w:shd w:val="clear" w:color="auto" w:fill="C1DBF5"/>
          </w:tcPr>
          <w:p w14:paraId="26FF3F99" w14:textId="1467ABA3"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1623</w:t>
            </w:r>
          </w:p>
        </w:tc>
        <w:tc>
          <w:tcPr>
            <w:tcW w:w="891" w:type="dxa"/>
            <w:tcBorders>
              <w:top w:val="single" w:sz="8" w:space="0" w:color="FFFFFF"/>
              <w:left w:val="single" w:sz="8" w:space="0" w:color="FFFFFF"/>
              <w:bottom w:val="single" w:sz="8" w:space="0" w:color="FFFFFF"/>
              <w:right w:val="single" w:sz="8" w:space="0" w:color="FFFFFF"/>
            </w:tcBorders>
            <w:shd w:val="clear" w:color="auto" w:fill="FF0000"/>
          </w:tcPr>
          <w:p w14:paraId="2937A0D5" w14:textId="1FD14669"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1645</w:t>
            </w:r>
          </w:p>
        </w:tc>
      </w:tr>
      <w:tr w:rsidR="0084784C" w:rsidRPr="0084784C" w14:paraId="58CAB71B" w14:textId="77777777" w:rsidTr="00D70FBA">
        <w:trPr>
          <w:trHeight w:val="431"/>
          <w:jc w:val="center"/>
        </w:trPr>
        <w:tc>
          <w:tcPr>
            <w:tcW w:w="1217" w:type="dxa"/>
            <w:vMerge/>
            <w:tcBorders>
              <w:top w:val="nil"/>
              <w:left w:val="nil"/>
              <w:right w:val="nil"/>
            </w:tcBorders>
          </w:tcPr>
          <w:p w14:paraId="6ABA25AA" w14:textId="77777777" w:rsidR="0084784C" w:rsidRPr="008A075D" w:rsidRDefault="0084784C" w:rsidP="0084784C">
            <w:pPr>
              <w:pStyle w:val="a9"/>
              <w:ind w:left="0"/>
              <w:jc w:val="both"/>
              <w:rPr>
                <w:rFonts w:hint="eastAsia"/>
                <w:sz w:val="18"/>
                <w:szCs w:val="18"/>
              </w:rPr>
            </w:pPr>
          </w:p>
        </w:tc>
        <w:tc>
          <w:tcPr>
            <w:tcW w:w="958" w:type="dxa"/>
            <w:tcBorders>
              <w:top w:val="nil"/>
              <w:left w:val="nil"/>
              <w:right w:val="nil"/>
            </w:tcBorders>
          </w:tcPr>
          <w:p w14:paraId="0243D5C2" w14:textId="3A09661E" w:rsidR="0084784C" w:rsidRPr="008A075D" w:rsidRDefault="0084784C" w:rsidP="0084784C">
            <w:pPr>
              <w:pStyle w:val="a9"/>
              <w:ind w:left="0"/>
              <w:jc w:val="both"/>
              <w:rPr>
                <w:rFonts w:hint="eastAsia"/>
                <w:sz w:val="18"/>
                <w:szCs w:val="18"/>
              </w:rPr>
            </w:pPr>
            <m:oMath>
              <m:r>
                <w:rPr>
                  <w:rFonts w:ascii="Cambria Math" w:hAnsi="Cambria Math" w:cs="Times New Roman"/>
                  <w:sz w:val="18"/>
                  <w:szCs w:val="18"/>
                </w:rPr>
                <m:t>≤</m:t>
              </m:r>
            </m:oMath>
            <w:r w:rsidRPr="008A075D">
              <w:rPr>
                <w:rFonts w:ascii="Times New Roman" w:hAnsi="Times New Roman" w:cs="Times New Roman"/>
                <w:sz w:val="18"/>
                <w:szCs w:val="18"/>
              </w:rPr>
              <w:t>10%</w:t>
            </w:r>
          </w:p>
        </w:tc>
        <w:tc>
          <w:tcPr>
            <w:tcW w:w="869" w:type="dxa"/>
            <w:tcBorders>
              <w:top w:val="nil"/>
              <w:left w:val="nil"/>
              <w:right w:val="nil"/>
            </w:tcBorders>
          </w:tcPr>
          <w:p w14:paraId="7F6C35A2" w14:textId="77777777" w:rsidR="0084784C" w:rsidRPr="0084784C" w:rsidRDefault="0084784C" w:rsidP="0084784C">
            <w:pPr>
              <w:pStyle w:val="a9"/>
              <w:ind w:left="0"/>
              <w:jc w:val="center"/>
              <w:rPr>
                <w:rFonts w:ascii="Times New Roman" w:hAnsi="Times New Roman" w:cs="Times New Roman"/>
                <w:sz w:val="18"/>
                <w:szCs w:val="18"/>
              </w:rPr>
            </w:pPr>
          </w:p>
        </w:tc>
        <w:tc>
          <w:tcPr>
            <w:tcW w:w="879" w:type="dxa"/>
            <w:tcBorders>
              <w:top w:val="nil"/>
              <w:left w:val="nil"/>
              <w:right w:val="nil"/>
            </w:tcBorders>
          </w:tcPr>
          <w:p w14:paraId="755296F7" w14:textId="77777777" w:rsidR="0084784C" w:rsidRPr="0084784C" w:rsidRDefault="0084784C" w:rsidP="0084784C">
            <w:pPr>
              <w:pStyle w:val="a9"/>
              <w:ind w:left="0"/>
              <w:jc w:val="center"/>
              <w:rPr>
                <w:rFonts w:ascii="Times New Roman" w:hAnsi="Times New Roman" w:cs="Times New Roman"/>
                <w:sz w:val="18"/>
                <w:szCs w:val="18"/>
              </w:rPr>
            </w:pPr>
          </w:p>
        </w:tc>
        <w:tc>
          <w:tcPr>
            <w:tcW w:w="859" w:type="dxa"/>
            <w:tcBorders>
              <w:top w:val="single" w:sz="8" w:space="0" w:color="FFFFFF"/>
              <w:left w:val="single" w:sz="8" w:space="0" w:color="FFFFFF"/>
              <w:bottom w:val="single" w:sz="8" w:space="0" w:color="FFFFFF"/>
              <w:right w:val="single" w:sz="8" w:space="0" w:color="FFFFFF"/>
            </w:tcBorders>
            <w:shd w:val="clear" w:color="auto" w:fill="C1DBF5"/>
          </w:tcPr>
          <w:p w14:paraId="7C767019" w14:textId="58A34757"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1663</w:t>
            </w:r>
          </w:p>
        </w:tc>
        <w:tc>
          <w:tcPr>
            <w:tcW w:w="869" w:type="dxa"/>
            <w:tcBorders>
              <w:top w:val="single" w:sz="8" w:space="0" w:color="FFFFFF"/>
              <w:left w:val="single" w:sz="8" w:space="0" w:color="FFFFFF"/>
              <w:bottom w:val="single" w:sz="8" w:space="0" w:color="FFFFFF"/>
              <w:right w:val="single" w:sz="8" w:space="0" w:color="FFFFFF"/>
            </w:tcBorders>
            <w:shd w:val="clear" w:color="auto" w:fill="FF0000"/>
          </w:tcPr>
          <w:p w14:paraId="66B75E59" w14:textId="6C41AA21"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1744</w:t>
            </w:r>
          </w:p>
        </w:tc>
        <w:tc>
          <w:tcPr>
            <w:tcW w:w="879" w:type="dxa"/>
            <w:tcBorders>
              <w:top w:val="single" w:sz="8" w:space="0" w:color="FFFFFF"/>
              <w:left w:val="single" w:sz="8" w:space="0" w:color="FFFFFF"/>
              <w:bottom w:val="single" w:sz="8" w:space="0" w:color="FFFFFF"/>
              <w:right w:val="single" w:sz="8" w:space="0" w:color="FFFFFF"/>
            </w:tcBorders>
            <w:shd w:val="clear" w:color="auto" w:fill="E6E6E6"/>
          </w:tcPr>
          <w:p w14:paraId="23AB727F" w14:textId="19C96CB4"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1529</w:t>
            </w:r>
          </w:p>
        </w:tc>
        <w:tc>
          <w:tcPr>
            <w:tcW w:w="875" w:type="dxa"/>
            <w:tcBorders>
              <w:top w:val="single" w:sz="8" w:space="0" w:color="FFFFFF"/>
              <w:left w:val="single" w:sz="8" w:space="0" w:color="FFFFFF"/>
              <w:bottom w:val="single" w:sz="8" w:space="0" w:color="FFFFFF"/>
              <w:right w:val="single" w:sz="8" w:space="0" w:color="FFFFFF"/>
            </w:tcBorders>
            <w:shd w:val="clear" w:color="auto" w:fill="C1DBF5"/>
          </w:tcPr>
          <w:p w14:paraId="035436C6" w14:textId="635D85B1"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1802</w:t>
            </w:r>
          </w:p>
        </w:tc>
        <w:tc>
          <w:tcPr>
            <w:tcW w:w="891" w:type="dxa"/>
            <w:tcBorders>
              <w:top w:val="single" w:sz="8" w:space="0" w:color="FFFFFF"/>
              <w:left w:val="single" w:sz="8" w:space="0" w:color="FFFFFF"/>
              <w:bottom w:val="single" w:sz="8" w:space="0" w:color="FFFFFF"/>
              <w:right w:val="single" w:sz="8" w:space="0" w:color="FFFFFF"/>
            </w:tcBorders>
            <w:shd w:val="clear" w:color="auto" w:fill="FF0000"/>
          </w:tcPr>
          <w:p w14:paraId="50C60C17" w14:textId="2E28A74E" w:rsidR="0084784C" w:rsidRPr="0084784C" w:rsidRDefault="0084784C" w:rsidP="0084784C">
            <w:pPr>
              <w:pStyle w:val="a9"/>
              <w:ind w:left="0"/>
              <w:jc w:val="center"/>
              <w:rPr>
                <w:rFonts w:ascii="Times New Roman" w:eastAsia="等线" w:hAnsi="Times New Roman" w:cs="Times New Roman"/>
                <w:b/>
                <w:bCs/>
                <w:color w:val="000000"/>
                <w:sz w:val="18"/>
                <w:szCs w:val="18"/>
              </w:rPr>
            </w:pPr>
            <w:r w:rsidRPr="0084784C">
              <w:rPr>
                <w:rFonts w:ascii="Times New Roman" w:eastAsia="等线" w:hAnsi="Times New Roman" w:cs="Times New Roman"/>
                <w:b/>
                <w:bCs/>
                <w:color w:val="000000"/>
                <w:sz w:val="18"/>
                <w:szCs w:val="18"/>
              </w:rPr>
              <w:t>1811</w:t>
            </w:r>
          </w:p>
        </w:tc>
      </w:tr>
    </w:tbl>
    <w:p w14:paraId="086B85C5" w14:textId="77777777" w:rsidR="00AB0C44" w:rsidRPr="00AB0C44" w:rsidRDefault="00AB0C44" w:rsidP="00AB0C44">
      <w:pPr>
        <w:jc w:val="center"/>
        <w:rPr>
          <w:rFonts w:ascii="Times New Roman" w:hAnsi="Times New Roman" w:cs="Times New Roman"/>
          <w:sz w:val="22"/>
          <w:szCs w:val="22"/>
        </w:rPr>
      </w:pPr>
    </w:p>
    <w:p w14:paraId="73DF751A" w14:textId="3993A321" w:rsidR="00827D2B" w:rsidRDefault="00827D2B" w:rsidP="00AB0C44">
      <w:pPr>
        <w:ind w:firstLineChars="200" w:firstLine="560"/>
        <w:jc w:val="both"/>
        <w:rPr>
          <w:rFonts w:ascii="Times New Roman" w:hAnsi="Times New Roman" w:cs="Times New Roman"/>
          <w:sz w:val="28"/>
          <w:szCs w:val="28"/>
        </w:rPr>
      </w:pPr>
      <w:r w:rsidRPr="00363343">
        <w:rPr>
          <w:rFonts w:ascii="Times New Roman" w:hAnsi="Times New Roman" w:cs="Times New Roman"/>
          <w:sz w:val="28"/>
          <w:szCs w:val="28"/>
        </w:rPr>
        <w:t>The table above presents the total number of predictions with absolute deviations within ≤1%, ≤5%, and ≤10% across all models. It is clearly observed that nearly all models incorporating the two proposed strategies show significant improvement in prediction counts across all error thresholds compared to their original counterparts. Particularly in the ≤10% deviation range, the reduction in MSE is distinctly reflected, typically accompanied by an increase of approximately 100 data points falling within this accuracy threshold.</w:t>
      </w:r>
    </w:p>
    <w:p w14:paraId="491DE5FF" w14:textId="326B425D" w:rsidR="005A24F6" w:rsidRDefault="005A24F6" w:rsidP="00AB0C44">
      <w:pPr>
        <w:ind w:firstLineChars="200" w:firstLine="560"/>
        <w:jc w:val="both"/>
        <w:rPr>
          <w:rFonts w:ascii="Times New Roman" w:hAnsi="Times New Roman" w:cs="Times New Roman"/>
          <w:sz w:val="28"/>
          <w:szCs w:val="28"/>
        </w:rPr>
      </w:pPr>
      <w:r w:rsidRPr="005A24F6">
        <w:rPr>
          <w:rFonts w:ascii="Times New Roman" w:hAnsi="Times New Roman" w:cs="Times New Roman" w:hint="eastAsia"/>
          <w:sz w:val="28"/>
          <w:szCs w:val="28"/>
        </w:rPr>
        <w:t xml:space="preserve">However, a few exceptions can be noted for specific properties, namely Heat Capacity, Heat of Vaporization, and Pure Component Enthalpy, where the original models occasionally yield a marginally higher </w:t>
      </w:r>
      <w:r w:rsidRPr="005A24F6">
        <w:rPr>
          <w:rFonts w:ascii="Times New Roman" w:hAnsi="Times New Roman" w:cs="Times New Roman" w:hint="eastAsia"/>
          <w:sz w:val="28"/>
          <w:szCs w:val="28"/>
        </w:rPr>
        <w:lastRenderedPageBreak/>
        <w:t xml:space="preserve">count of accurate predictions. This nuanced behavior can be attributed to the inherent linearity of the underlying property data, as detailed in Table 1 ("Linearity of Ten Temperature-Dependent Properties"). For Heat Capacity and Heat of Vaporization, which exhibit relatively lower linearity indices of 0.9768 and 0.9843 respectively, the raw data follows a slightly curved trend. While the introduced linear tendency provides general guidance, it may inadvertently misguide predictions for a small number of data points that were well-predicted by the original, potentially more flexible, model. In the case of Pure Component Enthalpy, which possesses a high linearity of 0.9948, the original model surpasses the enhanced model by merely one data point in the most stringent </w:t>
      </w:r>
      <w:r w:rsidRPr="005A24F6">
        <w:rPr>
          <w:rFonts w:ascii="Times New Roman" w:hAnsi="Times New Roman" w:cs="Times New Roman" w:hint="eastAsia"/>
          <w:sz w:val="28"/>
          <w:szCs w:val="28"/>
        </w:rPr>
        <w:t>≤</w:t>
      </w:r>
      <w:r w:rsidRPr="005A24F6">
        <w:rPr>
          <w:rFonts w:ascii="Times New Roman" w:hAnsi="Times New Roman" w:cs="Times New Roman" w:hint="eastAsia"/>
          <w:sz w:val="28"/>
          <w:szCs w:val="28"/>
        </w:rPr>
        <w:t>1% deviation band. This indicates that for properties with such strong inherent linearity, the accuracy of the linear tendency itself becomes critically influential; any minor inaccuracy in estimating this dominant trend can directly impact performance, even overshadowing the model's inherent flexibility in handling minimal non-linearity. Despite these isolated cases, the overarching trend confirms that the integration of physical temperature tendencies offers a substantial net benefit across the vast majority of properties, effectively enhancing both the accuracy and robustness of the predictive models.</w:t>
      </w:r>
    </w:p>
    <w:p w14:paraId="59E5B620" w14:textId="10A9A22A" w:rsidR="00AB0C44" w:rsidRDefault="00AB0C44" w:rsidP="00AB0C44">
      <w:pPr>
        <w:pStyle w:val="3"/>
        <w:rPr>
          <w:rFonts w:ascii="Times New Roman" w:eastAsiaTheme="minorEastAsia" w:hAnsi="Times New Roman" w:cs="Times New Roman"/>
          <w:b/>
          <w:bCs/>
          <w:color w:val="auto"/>
          <w:sz w:val="28"/>
          <w:szCs w:val="28"/>
          <w14:ligatures w14:val="none"/>
        </w:rPr>
      </w:pPr>
      <w:r w:rsidRPr="00363343">
        <w:rPr>
          <w:rFonts w:ascii="Times New Roman" w:eastAsiaTheme="minorEastAsia" w:hAnsi="Times New Roman" w:cs="Times New Roman"/>
          <w:b/>
          <w:bCs/>
          <w:color w:val="auto"/>
          <w:sz w:val="28"/>
          <w:szCs w:val="28"/>
          <w14:ligatures w14:val="none"/>
        </w:rPr>
        <w:lastRenderedPageBreak/>
        <w:t>4.</w:t>
      </w:r>
      <w:r>
        <w:rPr>
          <w:rFonts w:ascii="Times New Roman" w:eastAsiaTheme="minorEastAsia" w:hAnsi="Times New Roman" w:cs="Times New Roman" w:hint="eastAsia"/>
          <w:b/>
          <w:bCs/>
          <w:color w:val="auto"/>
          <w:sz w:val="28"/>
          <w:szCs w:val="28"/>
          <w14:ligatures w14:val="none"/>
        </w:rPr>
        <w:t>4</w:t>
      </w:r>
      <w:r w:rsidRPr="00363343">
        <w:rPr>
          <w:rFonts w:ascii="Times New Roman" w:eastAsiaTheme="minorEastAsia" w:hAnsi="Times New Roman" w:cs="Times New Roman"/>
          <w:b/>
          <w:bCs/>
          <w:color w:val="auto"/>
          <w:sz w:val="28"/>
          <w:szCs w:val="28"/>
          <w14:ligatures w14:val="none"/>
        </w:rPr>
        <w:t xml:space="preserve"> Model Interpretation and Physical Insights</w:t>
      </w:r>
    </w:p>
    <w:p w14:paraId="32CBE062" w14:textId="77777777" w:rsidR="00CF0A29" w:rsidRPr="00E466F4" w:rsidRDefault="00CF0A29" w:rsidP="00CF0A29">
      <w:pPr>
        <w:jc w:val="both"/>
        <w:rPr>
          <w:rFonts w:ascii="Times New Roman" w:hAnsi="Times New Roman" w:cs="Times New Roman"/>
          <w:szCs w:val="22"/>
        </w:rPr>
      </w:pPr>
      <w:r>
        <w:rPr>
          <w:noProof/>
        </w:rPr>
        <w:drawing>
          <wp:inline distT="0" distB="0" distL="0" distR="0" wp14:anchorId="22B1A0C6" wp14:editId="13718DDF">
            <wp:extent cx="2552700" cy="2497243"/>
            <wp:effectExtent l="0" t="0" r="0" b="17780"/>
            <wp:docPr id="544350947" name="图表 1">
              <a:extLst xmlns:a="http://schemas.openxmlformats.org/drawingml/2006/main">
                <a:ext uri="{FF2B5EF4-FFF2-40B4-BE49-F238E27FC236}">
                  <a16:creationId xmlns:a16="http://schemas.microsoft.com/office/drawing/2014/main" id="{ED52CB4B-BCEA-7BAF-9B01-904D56DC9CD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r w:rsidRPr="00DA1D6F">
        <w:rPr>
          <w:rFonts w:ascii="Times New Roman" w:hAnsi="Times New Roman" w:cs="Times New Roman"/>
          <w:noProof/>
          <w:szCs w:val="22"/>
        </w:rPr>
        <w:drawing>
          <wp:inline distT="0" distB="0" distL="0" distR="0" wp14:anchorId="065C517F" wp14:editId="1EAF326E">
            <wp:extent cx="2661285" cy="2489200"/>
            <wp:effectExtent l="0" t="0" r="5715" b="6350"/>
            <wp:docPr id="1955596521" name="图表 1">
              <a:extLst xmlns:a="http://schemas.openxmlformats.org/drawingml/2006/main">
                <a:ext uri="{FF2B5EF4-FFF2-40B4-BE49-F238E27FC236}">
                  <a16:creationId xmlns:a16="http://schemas.microsoft.com/office/drawing/2014/main" id="{02ACC4AF-8DFE-9699-CD15-90907DDFA04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26BCFF7" w14:textId="77777777" w:rsidR="00CF0A29" w:rsidRDefault="00CF0A29" w:rsidP="00CF0A29">
      <w:pPr>
        <w:jc w:val="both"/>
        <w:rPr>
          <w:rFonts w:hint="eastAsia"/>
        </w:rPr>
      </w:pPr>
      <w:r w:rsidRPr="00473097">
        <w:rPr>
          <w:noProof/>
        </w:rPr>
        <w:drawing>
          <wp:inline distT="0" distB="0" distL="0" distR="0" wp14:anchorId="422E6FC4" wp14:editId="0A8288D3">
            <wp:extent cx="2552700" cy="2882900"/>
            <wp:effectExtent l="0" t="0" r="0" b="12700"/>
            <wp:docPr id="1765753597" name="图表 1">
              <a:extLst xmlns:a="http://schemas.openxmlformats.org/drawingml/2006/main">
                <a:ext uri="{FF2B5EF4-FFF2-40B4-BE49-F238E27FC236}">
                  <a16:creationId xmlns:a16="http://schemas.microsoft.com/office/drawing/2014/main" id="{8B1B5F02-F840-40BE-433B-BCA99437C8F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r w:rsidRPr="00576DCA">
        <w:rPr>
          <w:noProof/>
        </w:rPr>
        <w:drawing>
          <wp:inline distT="0" distB="0" distL="0" distR="0" wp14:anchorId="4CC7B93A" wp14:editId="2519D737">
            <wp:extent cx="2611755" cy="2884594"/>
            <wp:effectExtent l="0" t="0" r="17145" b="11430"/>
            <wp:docPr id="1163978036" name="图表 1">
              <a:extLst xmlns:a="http://schemas.openxmlformats.org/drawingml/2006/main">
                <a:ext uri="{FF2B5EF4-FFF2-40B4-BE49-F238E27FC236}">
                  <a16:creationId xmlns:a16="http://schemas.microsoft.com/office/drawing/2014/main" id="{AC941A4B-C742-5D47-B80F-63DC405D3DA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0D1611B2" w14:textId="77777777" w:rsidR="00CF0A29" w:rsidRDefault="00CF0A29" w:rsidP="00CF0A29">
      <w:pPr>
        <w:jc w:val="both"/>
        <w:rPr>
          <w:rFonts w:hint="eastAsia"/>
        </w:rPr>
      </w:pPr>
      <w:r w:rsidRPr="00305ECB">
        <w:rPr>
          <w:noProof/>
        </w:rPr>
        <w:drawing>
          <wp:inline distT="0" distB="0" distL="0" distR="0" wp14:anchorId="6B621718" wp14:editId="2D1CE3D0">
            <wp:extent cx="2552700" cy="2665730"/>
            <wp:effectExtent l="0" t="0" r="0" b="1270"/>
            <wp:docPr id="1049931117" name="图表 1">
              <a:extLst xmlns:a="http://schemas.openxmlformats.org/drawingml/2006/main">
                <a:ext uri="{FF2B5EF4-FFF2-40B4-BE49-F238E27FC236}">
                  <a16:creationId xmlns:a16="http://schemas.microsoft.com/office/drawing/2014/main" id="{6D3E7AE3-8D94-6B83-251B-C7CA8CB1916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r w:rsidRPr="00107263">
        <w:rPr>
          <w:noProof/>
        </w:rPr>
        <w:drawing>
          <wp:inline distT="0" distB="0" distL="0" distR="0" wp14:anchorId="485C7236" wp14:editId="1D965EAE">
            <wp:extent cx="2641600" cy="2682663"/>
            <wp:effectExtent l="0" t="0" r="6350" b="3810"/>
            <wp:docPr id="225985586" name="图表 1">
              <a:extLst xmlns:a="http://schemas.openxmlformats.org/drawingml/2006/main">
                <a:ext uri="{FF2B5EF4-FFF2-40B4-BE49-F238E27FC236}">
                  <a16:creationId xmlns:a16="http://schemas.microsoft.com/office/drawing/2014/main" id="{E65A3D66-77D1-BD66-5558-BDB60F1CF0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97392DD" w14:textId="1A3FFDB9" w:rsidR="003C2D8B" w:rsidRDefault="003C2D8B" w:rsidP="00827D2B">
      <w:pPr>
        <w:jc w:val="both"/>
        <w:rPr>
          <w:rFonts w:hint="eastAsia"/>
        </w:rPr>
      </w:pPr>
      <w:r>
        <w:rPr>
          <w:noProof/>
        </w:rPr>
        <w:lastRenderedPageBreak/>
        <w:tab/>
      </w:r>
    </w:p>
    <w:p w14:paraId="3CD69184" w14:textId="67448E0D" w:rsidR="00AB0C44" w:rsidRPr="00AB0C44" w:rsidRDefault="00AB0C44" w:rsidP="00AB0C44">
      <w:pPr>
        <w:jc w:val="center"/>
        <w:rPr>
          <w:rFonts w:ascii="Times New Roman" w:hAnsi="Times New Roman" w:cs="Times New Roman"/>
          <w:sz w:val="22"/>
          <w:szCs w:val="22"/>
        </w:rPr>
      </w:pPr>
      <w:r w:rsidRPr="00AB0C44">
        <w:rPr>
          <w:rFonts w:ascii="Times New Roman" w:hAnsi="Times New Roman" w:cs="Times New Roman" w:hint="eastAsia"/>
          <w:sz w:val="22"/>
          <w:szCs w:val="22"/>
        </w:rPr>
        <w:t>Figure.</w:t>
      </w:r>
      <w:proofErr w:type="gramStart"/>
      <w:r w:rsidR="00CF0A29">
        <w:rPr>
          <w:rFonts w:ascii="Times New Roman" w:hAnsi="Times New Roman" w:cs="Times New Roman" w:hint="eastAsia"/>
          <w:sz w:val="22"/>
          <w:szCs w:val="22"/>
        </w:rPr>
        <w:t>5</w:t>
      </w:r>
      <w:r w:rsidRPr="00AB0C44">
        <w:rPr>
          <w:rFonts w:ascii="Times New Roman" w:hAnsi="Times New Roman" w:cs="Times New Roman" w:hint="eastAsia"/>
          <w:sz w:val="22"/>
          <w:szCs w:val="22"/>
        </w:rPr>
        <w:t xml:space="preserve"> </w:t>
      </w:r>
      <w:r>
        <w:rPr>
          <w:rFonts w:ascii="Times New Roman" w:hAnsi="Times New Roman" w:cs="Times New Roman" w:hint="eastAsia"/>
          <w:sz w:val="22"/>
          <w:szCs w:val="22"/>
        </w:rPr>
        <w:t xml:space="preserve"> </w:t>
      </w:r>
      <w:r w:rsidRPr="00AB0C44">
        <w:rPr>
          <w:rFonts w:ascii="Times New Roman" w:hAnsi="Times New Roman" w:cs="Times New Roman"/>
          <w:sz w:val="22"/>
          <w:szCs w:val="22"/>
        </w:rPr>
        <w:t>Prediction</w:t>
      </w:r>
      <w:proofErr w:type="gramEnd"/>
      <w:r w:rsidRPr="00AB0C44">
        <w:rPr>
          <w:rFonts w:ascii="Times New Roman" w:hAnsi="Times New Roman" w:cs="Times New Roman"/>
          <w:sz w:val="22"/>
          <w:szCs w:val="22"/>
        </w:rPr>
        <w:t xml:space="preserve"> Results from Different Models</w:t>
      </w:r>
    </w:p>
    <w:p w14:paraId="4AE30F65" w14:textId="77777777" w:rsidR="00AB0C44" w:rsidRDefault="00AB0C44" w:rsidP="00827D2B">
      <w:pPr>
        <w:jc w:val="both"/>
        <w:rPr>
          <w:rFonts w:hint="eastAsia"/>
        </w:rPr>
      </w:pPr>
    </w:p>
    <w:p w14:paraId="0733FFF1" w14:textId="77777777" w:rsidR="00827D2B" w:rsidRPr="00363343" w:rsidRDefault="00827D2B" w:rsidP="00221798">
      <w:pPr>
        <w:ind w:firstLineChars="200" w:firstLine="560"/>
        <w:jc w:val="both"/>
        <w:rPr>
          <w:rFonts w:ascii="Times New Roman" w:hAnsi="Times New Roman" w:cs="Times New Roman"/>
          <w:sz w:val="28"/>
          <w:szCs w:val="28"/>
        </w:rPr>
      </w:pPr>
      <w:r w:rsidRPr="00363343">
        <w:rPr>
          <w:rFonts w:ascii="Times New Roman" w:hAnsi="Times New Roman" w:cs="Times New Roman"/>
          <w:sz w:val="28"/>
          <w:szCs w:val="28"/>
        </w:rPr>
        <w:t>The figure above compares predictions from various models for the same compound. A clear observation is that many original models fail to accurately capture the variation trend of the experimental data. Furthermore, as these models are trained across multiple compounds by minimizing a global loss function, the resulting parameters often represent a statistical compromise. This leads to consistent prediction gaps for certain compounds—a systematic bias that cannot be resolved without incorporating physical mechanisms. The introduction of physics-informed strategies effectively addresses this issue by embedding fundamental physical trends into the learning process.</w:t>
      </w:r>
    </w:p>
    <w:p w14:paraId="70EE6BC8" w14:textId="77777777" w:rsidR="00827D2B" w:rsidRPr="00363343" w:rsidRDefault="00827D2B" w:rsidP="00221798">
      <w:pPr>
        <w:ind w:firstLineChars="200" w:firstLine="560"/>
        <w:jc w:val="both"/>
        <w:rPr>
          <w:rFonts w:ascii="Times New Roman" w:hAnsi="Times New Roman" w:cs="Times New Roman"/>
          <w:sz w:val="28"/>
          <w:szCs w:val="28"/>
        </w:rPr>
      </w:pPr>
      <w:r w:rsidRPr="00363343">
        <w:rPr>
          <w:rFonts w:ascii="Times New Roman" w:hAnsi="Times New Roman" w:cs="Times New Roman"/>
          <w:sz w:val="28"/>
          <w:szCs w:val="28"/>
        </w:rPr>
        <w:t>In summary, the integration of both physical guidance strategies has proven to be decisively effective in enhancing model performance. The quantitative metrics (R², MSE) and error distribution analysis unanimously demonstrate that Strategy I and Strategy II confer significant, consistent improvements across both explicit and black-box models. By anchoring predictions to physically meaningful trends and correcting systematic biases, our approach addresses the fundamental limitations of purely data-driven methods. This results in models that are not only more accurate but also more physically consistent and reliable for practical property prediction.</w:t>
      </w:r>
    </w:p>
    <w:p w14:paraId="05A9D072" w14:textId="7C77EE04" w:rsidR="00827D2B" w:rsidRPr="00363343" w:rsidRDefault="00827D2B" w:rsidP="00827D2B">
      <w:pPr>
        <w:pStyle w:val="3"/>
        <w:rPr>
          <w:rFonts w:ascii="Times New Roman" w:eastAsiaTheme="minorEastAsia" w:hAnsi="Times New Roman" w:cs="Times New Roman"/>
          <w:b/>
          <w:bCs/>
          <w:color w:val="auto"/>
          <w:sz w:val="28"/>
          <w:szCs w:val="28"/>
          <w14:ligatures w14:val="none"/>
        </w:rPr>
      </w:pPr>
      <w:r w:rsidRPr="00363343">
        <w:rPr>
          <w:rFonts w:ascii="Times New Roman" w:eastAsiaTheme="minorEastAsia" w:hAnsi="Times New Roman" w:cs="Times New Roman"/>
          <w:b/>
          <w:bCs/>
          <w:color w:val="auto"/>
          <w:sz w:val="28"/>
          <w:szCs w:val="28"/>
          <w14:ligatures w14:val="none"/>
        </w:rPr>
        <w:lastRenderedPageBreak/>
        <w:t>4.</w:t>
      </w:r>
      <w:r w:rsidR="00AB0C44">
        <w:rPr>
          <w:rFonts w:ascii="Times New Roman" w:eastAsiaTheme="minorEastAsia" w:hAnsi="Times New Roman" w:cs="Times New Roman" w:hint="eastAsia"/>
          <w:b/>
          <w:bCs/>
          <w:color w:val="auto"/>
          <w:sz w:val="28"/>
          <w:szCs w:val="28"/>
          <w14:ligatures w14:val="none"/>
        </w:rPr>
        <w:t>5</w:t>
      </w:r>
      <w:r w:rsidRPr="00363343">
        <w:rPr>
          <w:rFonts w:ascii="Times New Roman" w:eastAsiaTheme="minorEastAsia" w:hAnsi="Times New Roman" w:cs="Times New Roman"/>
          <w:b/>
          <w:bCs/>
          <w:color w:val="auto"/>
          <w:sz w:val="28"/>
          <w:szCs w:val="28"/>
          <w14:ligatures w14:val="none"/>
        </w:rPr>
        <w:t xml:space="preserve"> Discussion on Limitations and Future Refinement</w:t>
      </w:r>
    </w:p>
    <w:p w14:paraId="5EAE5165" w14:textId="77777777" w:rsidR="00827D2B" w:rsidRPr="00183BDE" w:rsidRDefault="00827D2B" w:rsidP="00827D2B">
      <w:pPr>
        <w:ind w:firstLineChars="200" w:firstLine="560"/>
        <w:jc w:val="both"/>
        <w:rPr>
          <w:rFonts w:ascii="Times New Roman" w:hAnsi="Times New Roman" w:cs="Times New Roman"/>
          <w:sz w:val="28"/>
          <w:szCs w:val="28"/>
        </w:rPr>
      </w:pPr>
      <w:r w:rsidRPr="00924F5C">
        <w:rPr>
          <w:rFonts w:ascii="Times New Roman" w:hAnsi="Times New Roman" w:cs="Times New Roman"/>
          <w:sz w:val="28"/>
          <w:szCs w:val="28"/>
        </w:rPr>
        <w:t xml:space="preserve">This study demonstrates the value of combining physical knowledge with data-driven modeling through two innovative strategies that significantly improve prediction accuracy and model interpretability. The approach has two main limitations. First, the framework relies on reference point predictions, and substantial errors in these initial estimates can affect all subsequent calculations. Second, while the linear tendency model works well for many organic compounds across wide temperature ranges, it shows reduced accuracy for inherently nonlinear properties or near phase transition points </w:t>
      </w:r>
      <w:proofErr w:type="gramStart"/>
      <w:r w:rsidRPr="00924F5C">
        <w:rPr>
          <w:rFonts w:ascii="Times New Roman" w:hAnsi="Times New Roman" w:cs="Times New Roman"/>
          <w:sz w:val="28"/>
          <w:szCs w:val="28"/>
        </w:rPr>
        <w:t>where</w:t>
      </w:r>
      <w:proofErr w:type="gramEnd"/>
      <w:r w:rsidRPr="00924F5C">
        <w:rPr>
          <w:rFonts w:ascii="Times New Roman" w:hAnsi="Times New Roman" w:cs="Times New Roman"/>
          <w:sz w:val="28"/>
          <w:szCs w:val="28"/>
        </w:rPr>
        <w:t xml:space="preserve"> data exhibit strong nonlinearity. These findings point to promising research directions including deeper physics integration through loss function design, nonlinear trend embeddings, multi-task learning frameworks, and uncertainty quantification to further advance hybrid predictive modeling capabilities.</w:t>
      </w:r>
    </w:p>
    <w:p w14:paraId="6075816E" w14:textId="77777777" w:rsidR="00827D2B" w:rsidRDefault="00827D2B" w:rsidP="00827D2B">
      <w:pPr>
        <w:ind w:firstLineChars="200" w:firstLine="560"/>
        <w:jc w:val="both"/>
        <w:rPr>
          <w:rFonts w:ascii="Times New Roman" w:hAnsi="Times New Roman" w:cs="Times New Roman"/>
          <w:sz w:val="28"/>
          <w:szCs w:val="28"/>
        </w:rPr>
      </w:pPr>
    </w:p>
    <w:p w14:paraId="16F34ED3" w14:textId="77777777" w:rsidR="00827D2B" w:rsidRDefault="00827D2B" w:rsidP="00827D2B">
      <w:pPr>
        <w:ind w:firstLineChars="200" w:firstLine="560"/>
        <w:jc w:val="both"/>
        <w:rPr>
          <w:rFonts w:ascii="Times New Roman" w:hAnsi="Times New Roman" w:cs="Times New Roman"/>
          <w:sz w:val="28"/>
          <w:szCs w:val="28"/>
        </w:rPr>
      </w:pPr>
    </w:p>
    <w:p w14:paraId="0F23C3C8" w14:textId="77777777" w:rsidR="00827D2B" w:rsidRDefault="00827D2B" w:rsidP="00827D2B">
      <w:pPr>
        <w:ind w:firstLineChars="200" w:firstLine="560"/>
        <w:jc w:val="both"/>
        <w:rPr>
          <w:rFonts w:ascii="Times New Roman" w:hAnsi="Times New Roman" w:cs="Times New Roman"/>
          <w:sz w:val="28"/>
          <w:szCs w:val="28"/>
        </w:rPr>
      </w:pPr>
    </w:p>
    <w:p w14:paraId="6A1A7BF0" w14:textId="77777777" w:rsidR="00827D2B" w:rsidRDefault="00827D2B" w:rsidP="00827D2B">
      <w:pPr>
        <w:ind w:firstLineChars="200" w:firstLine="560"/>
        <w:jc w:val="both"/>
        <w:rPr>
          <w:rFonts w:ascii="Times New Roman" w:hAnsi="Times New Roman" w:cs="Times New Roman"/>
          <w:sz w:val="28"/>
          <w:szCs w:val="28"/>
        </w:rPr>
      </w:pPr>
    </w:p>
    <w:p w14:paraId="15118D71" w14:textId="77777777" w:rsidR="00827D2B" w:rsidRDefault="00827D2B" w:rsidP="00827D2B">
      <w:pPr>
        <w:ind w:firstLineChars="200" w:firstLine="560"/>
        <w:jc w:val="both"/>
        <w:rPr>
          <w:rFonts w:ascii="Times New Roman" w:hAnsi="Times New Roman" w:cs="Times New Roman"/>
          <w:sz w:val="28"/>
          <w:szCs w:val="28"/>
        </w:rPr>
      </w:pPr>
    </w:p>
    <w:p w14:paraId="5D6BE710" w14:textId="77777777" w:rsidR="00827D2B" w:rsidRDefault="00827D2B" w:rsidP="00827D2B">
      <w:pPr>
        <w:ind w:firstLineChars="200" w:firstLine="560"/>
        <w:jc w:val="both"/>
        <w:rPr>
          <w:rFonts w:ascii="Times New Roman" w:hAnsi="Times New Roman" w:cs="Times New Roman"/>
          <w:sz w:val="28"/>
          <w:szCs w:val="28"/>
        </w:rPr>
      </w:pPr>
    </w:p>
    <w:p w14:paraId="78B57DE9" w14:textId="77777777" w:rsidR="00221798" w:rsidRDefault="00221798" w:rsidP="00827D2B">
      <w:pPr>
        <w:ind w:firstLineChars="200" w:firstLine="560"/>
        <w:jc w:val="both"/>
        <w:rPr>
          <w:rFonts w:ascii="Times New Roman" w:hAnsi="Times New Roman" w:cs="Times New Roman"/>
          <w:sz w:val="28"/>
          <w:szCs w:val="28"/>
        </w:rPr>
      </w:pPr>
    </w:p>
    <w:p w14:paraId="4C0C9B86" w14:textId="77777777" w:rsidR="00221798" w:rsidRDefault="00221798" w:rsidP="00F02D52">
      <w:pPr>
        <w:jc w:val="both"/>
        <w:rPr>
          <w:rFonts w:ascii="Times New Roman" w:hAnsi="Times New Roman" w:cs="Times New Roman"/>
          <w:sz w:val="28"/>
          <w:szCs w:val="28"/>
        </w:rPr>
      </w:pPr>
    </w:p>
    <w:p w14:paraId="1DD2EB4D" w14:textId="77777777" w:rsidR="00EE1F69" w:rsidRDefault="00EE1F69" w:rsidP="00F02D52">
      <w:pPr>
        <w:jc w:val="both"/>
        <w:rPr>
          <w:rFonts w:ascii="Times New Roman" w:hAnsi="Times New Roman" w:cs="Times New Roman"/>
          <w:sz w:val="28"/>
          <w:szCs w:val="28"/>
        </w:rPr>
      </w:pPr>
    </w:p>
    <w:p w14:paraId="0566BEAF" w14:textId="77777777" w:rsidR="00EE1F69" w:rsidRDefault="00EE1F69" w:rsidP="00F02D52">
      <w:pPr>
        <w:jc w:val="both"/>
        <w:rPr>
          <w:rFonts w:ascii="Times New Roman" w:hAnsi="Times New Roman" w:cs="Times New Roman"/>
          <w:sz w:val="28"/>
          <w:szCs w:val="28"/>
        </w:rPr>
      </w:pPr>
    </w:p>
    <w:p w14:paraId="17E4FBD2" w14:textId="77777777" w:rsidR="00EE1F69" w:rsidRDefault="00EE1F69" w:rsidP="00F02D52">
      <w:pPr>
        <w:jc w:val="both"/>
        <w:rPr>
          <w:rFonts w:ascii="Times New Roman" w:hAnsi="Times New Roman" w:cs="Times New Roman"/>
          <w:sz w:val="28"/>
          <w:szCs w:val="28"/>
        </w:rPr>
      </w:pPr>
    </w:p>
    <w:p w14:paraId="2150591B" w14:textId="77777777" w:rsidR="00EE1F69" w:rsidRDefault="00EE1F69" w:rsidP="00F02D52">
      <w:pPr>
        <w:jc w:val="both"/>
        <w:rPr>
          <w:rFonts w:ascii="Times New Roman" w:hAnsi="Times New Roman" w:cs="Times New Roman"/>
          <w:sz w:val="28"/>
          <w:szCs w:val="28"/>
        </w:rPr>
      </w:pPr>
    </w:p>
    <w:p w14:paraId="4EFE52EC" w14:textId="77777777" w:rsidR="00EE1F69" w:rsidRDefault="00EE1F69" w:rsidP="00F02D52">
      <w:pPr>
        <w:jc w:val="both"/>
        <w:rPr>
          <w:rFonts w:ascii="Times New Roman" w:hAnsi="Times New Roman" w:cs="Times New Roman"/>
          <w:sz w:val="28"/>
          <w:szCs w:val="28"/>
        </w:rPr>
      </w:pPr>
    </w:p>
    <w:p w14:paraId="19EF573E" w14:textId="77777777" w:rsidR="00EE1F69" w:rsidRDefault="00EE1F69" w:rsidP="00F02D52">
      <w:pPr>
        <w:jc w:val="both"/>
        <w:rPr>
          <w:rFonts w:ascii="Times New Roman" w:hAnsi="Times New Roman" w:cs="Times New Roman"/>
          <w:sz w:val="28"/>
          <w:szCs w:val="28"/>
        </w:rPr>
      </w:pPr>
    </w:p>
    <w:p w14:paraId="2EA249A6" w14:textId="77777777" w:rsidR="00EE1F69" w:rsidRDefault="00EE1F69" w:rsidP="00F02D52">
      <w:pPr>
        <w:jc w:val="both"/>
        <w:rPr>
          <w:rFonts w:ascii="Times New Roman" w:hAnsi="Times New Roman" w:cs="Times New Roman"/>
          <w:sz w:val="28"/>
          <w:szCs w:val="28"/>
        </w:rPr>
      </w:pPr>
    </w:p>
    <w:p w14:paraId="729703EF" w14:textId="77777777" w:rsidR="00EE1F69" w:rsidRDefault="00EE1F69" w:rsidP="00F02D52">
      <w:pPr>
        <w:jc w:val="both"/>
        <w:rPr>
          <w:rFonts w:ascii="Times New Roman" w:hAnsi="Times New Roman" w:cs="Times New Roman"/>
          <w:sz w:val="28"/>
          <w:szCs w:val="28"/>
        </w:rPr>
      </w:pPr>
    </w:p>
    <w:p w14:paraId="6C1F9727" w14:textId="77777777" w:rsidR="00EE1F69" w:rsidRDefault="00EE1F69" w:rsidP="00F02D52">
      <w:pPr>
        <w:jc w:val="both"/>
        <w:rPr>
          <w:rFonts w:ascii="Times New Roman" w:hAnsi="Times New Roman" w:cs="Times New Roman"/>
          <w:sz w:val="28"/>
          <w:szCs w:val="28"/>
        </w:rPr>
      </w:pPr>
    </w:p>
    <w:p w14:paraId="1DA53154" w14:textId="77777777" w:rsidR="00EE1F69" w:rsidRDefault="00EE1F69" w:rsidP="00F02D52">
      <w:pPr>
        <w:jc w:val="both"/>
        <w:rPr>
          <w:rFonts w:ascii="Times New Roman" w:hAnsi="Times New Roman" w:cs="Times New Roman"/>
          <w:sz w:val="28"/>
          <w:szCs w:val="28"/>
        </w:rPr>
      </w:pPr>
    </w:p>
    <w:p w14:paraId="62F40D10" w14:textId="1AB7302F" w:rsidR="00827D2B" w:rsidRDefault="00827D2B" w:rsidP="00827D2B">
      <w:pPr>
        <w:jc w:val="both"/>
        <w:rPr>
          <w:rFonts w:ascii="Times New Roman" w:hAnsi="Times New Roman" w:cs="Times New Roman"/>
          <w:szCs w:val="22"/>
        </w:rPr>
      </w:pPr>
      <w:r>
        <w:rPr>
          <w:rFonts w:ascii="Times New Roman" w:hAnsi="Times New Roman" w:cs="Times New Roman" w:hint="eastAsia"/>
          <w:szCs w:val="22"/>
        </w:rPr>
        <w:t>REFERENCE</w:t>
      </w:r>
    </w:p>
    <w:p w14:paraId="6A646AC2" w14:textId="77777777" w:rsidR="00221798" w:rsidRPr="00CA48B3" w:rsidRDefault="00221798" w:rsidP="00827D2B">
      <w:pPr>
        <w:jc w:val="both"/>
        <w:rPr>
          <w:rFonts w:ascii="Times New Roman" w:hAnsi="Times New Roman" w:cs="Times New Roman"/>
          <w:szCs w:val="22"/>
        </w:rPr>
      </w:pPr>
    </w:p>
    <w:p w14:paraId="47A5F834" w14:textId="77777777" w:rsidR="00827D2B" w:rsidRPr="00F02D52" w:rsidRDefault="00827D2B" w:rsidP="00827D2B">
      <w:pPr>
        <w:jc w:val="both"/>
        <w:rPr>
          <w:rFonts w:ascii="Times New Roman" w:eastAsiaTheme="minorEastAsia" w:hAnsi="Times New Roman" w:cs="Times New Roman"/>
          <w:kern w:val="2"/>
          <w:sz w:val="28"/>
          <w:szCs w:val="28"/>
        </w:rPr>
      </w:pPr>
      <w:r w:rsidRPr="00F02D52">
        <w:rPr>
          <w:rFonts w:ascii="Times New Roman" w:eastAsiaTheme="minorEastAsia" w:hAnsi="Times New Roman" w:cs="Times New Roman" w:hint="eastAsia"/>
          <w:kern w:val="2"/>
          <w:sz w:val="28"/>
          <w:szCs w:val="28"/>
        </w:rPr>
        <w:t>[1] Rumble, J. R. (Ed.). (2022). *CRC Handbook of Chemistry and Physics* (103rd ed.). CRC Press.</w:t>
      </w:r>
    </w:p>
    <w:p w14:paraId="452FB11E" w14:textId="77777777" w:rsidR="00827D2B" w:rsidRPr="00F02D52" w:rsidRDefault="00827D2B" w:rsidP="00827D2B">
      <w:pPr>
        <w:jc w:val="both"/>
        <w:rPr>
          <w:rFonts w:ascii="Times New Roman" w:eastAsiaTheme="minorEastAsia" w:hAnsi="Times New Roman" w:cs="Times New Roman"/>
          <w:kern w:val="2"/>
          <w:sz w:val="28"/>
          <w:szCs w:val="28"/>
        </w:rPr>
      </w:pPr>
      <w:r w:rsidRPr="00F02D52">
        <w:rPr>
          <w:rFonts w:ascii="Times New Roman" w:eastAsiaTheme="minorEastAsia" w:hAnsi="Times New Roman" w:cs="Times New Roman" w:hint="eastAsia"/>
          <w:kern w:val="2"/>
          <w:sz w:val="28"/>
          <w:szCs w:val="28"/>
        </w:rPr>
        <w:t>[2] Smith, M. B. (2020). *March's Advanced Organic Chemistry: Reactions, Mechanisms, and Structure* (8th ed.). John Wiley &amp; Sons.</w:t>
      </w:r>
    </w:p>
    <w:p w14:paraId="51AA97A6" w14:textId="77777777" w:rsidR="00827D2B" w:rsidRPr="00F02D52" w:rsidRDefault="00827D2B" w:rsidP="00827D2B">
      <w:pPr>
        <w:jc w:val="both"/>
        <w:rPr>
          <w:rFonts w:ascii="Times New Roman" w:eastAsiaTheme="minorEastAsia" w:hAnsi="Times New Roman" w:cs="Times New Roman"/>
          <w:kern w:val="2"/>
          <w:sz w:val="28"/>
          <w:szCs w:val="28"/>
        </w:rPr>
      </w:pPr>
      <w:r w:rsidRPr="00F02D52">
        <w:rPr>
          <w:rFonts w:ascii="Times New Roman" w:eastAsiaTheme="minorEastAsia" w:hAnsi="Times New Roman" w:cs="Times New Roman" w:hint="eastAsia"/>
          <w:kern w:val="2"/>
          <w:sz w:val="28"/>
          <w:szCs w:val="28"/>
        </w:rPr>
        <w:t xml:space="preserve">[3] </w:t>
      </w:r>
      <w:proofErr w:type="spellStart"/>
      <w:r w:rsidRPr="00F02D52">
        <w:rPr>
          <w:rFonts w:ascii="Times New Roman" w:eastAsiaTheme="minorEastAsia" w:hAnsi="Times New Roman" w:cs="Times New Roman" w:hint="eastAsia"/>
          <w:kern w:val="2"/>
          <w:sz w:val="28"/>
          <w:szCs w:val="28"/>
        </w:rPr>
        <w:t>Armarego</w:t>
      </w:r>
      <w:proofErr w:type="spellEnd"/>
      <w:r w:rsidRPr="00F02D52">
        <w:rPr>
          <w:rFonts w:ascii="Times New Roman" w:eastAsiaTheme="minorEastAsia" w:hAnsi="Times New Roman" w:cs="Times New Roman" w:hint="eastAsia"/>
          <w:kern w:val="2"/>
          <w:sz w:val="28"/>
          <w:szCs w:val="28"/>
        </w:rPr>
        <w:t>, W. L. F. (2017). *Purification of Laboratory Chemicals* (8th ed.). Butterworth-Heinemann.</w:t>
      </w:r>
    </w:p>
    <w:p w14:paraId="1888ADA6" w14:textId="77777777" w:rsidR="00827D2B" w:rsidRPr="00F02D52" w:rsidRDefault="00827D2B" w:rsidP="00827D2B">
      <w:pPr>
        <w:jc w:val="both"/>
        <w:rPr>
          <w:rFonts w:ascii="Times New Roman" w:eastAsiaTheme="minorEastAsia" w:hAnsi="Times New Roman" w:cs="Times New Roman"/>
          <w:kern w:val="2"/>
          <w:sz w:val="28"/>
          <w:szCs w:val="28"/>
        </w:rPr>
      </w:pPr>
      <w:r w:rsidRPr="00F02D52">
        <w:rPr>
          <w:rFonts w:ascii="Times New Roman" w:eastAsiaTheme="minorEastAsia" w:hAnsi="Times New Roman" w:cs="Times New Roman" w:hint="eastAsia"/>
          <w:kern w:val="2"/>
          <w:sz w:val="28"/>
          <w:szCs w:val="28"/>
        </w:rPr>
        <w:t>[4] Patrick, G. L. (2023). *An Introduction to Medicinal Chemistry* (7th ed.). Oxford University Press.</w:t>
      </w:r>
    </w:p>
    <w:p w14:paraId="4E7A73D3" w14:textId="77777777" w:rsidR="00827D2B" w:rsidRPr="00F02D52" w:rsidRDefault="00827D2B" w:rsidP="00827D2B">
      <w:pPr>
        <w:jc w:val="both"/>
        <w:rPr>
          <w:rFonts w:ascii="Times New Roman" w:eastAsiaTheme="minorEastAsia" w:hAnsi="Times New Roman" w:cs="Times New Roman"/>
          <w:kern w:val="2"/>
          <w:sz w:val="28"/>
          <w:szCs w:val="28"/>
        </w:rPr>
      </w:pPr>
      <w:r w:rsidRPr="00F02D52">
        <w:rPr>
          <w:rFonts w:ascii="Times New Roman" w:eastAsiaTheme="minorEastAsia" w:hAnsi="Times New Roman" w:cs="Times New Roman" w:hint="eastAsia"/>
          <w:kern w:val="2"/>
          <w:sz w:val="28"/>
          <w:szCs w:val="28"/>
        </w:rPr>
        <w:t>[5] Young, R. J., &amp; Lovell, P. A. (2011). *Introduction to Polymers* (3rd ed.). CRC Press.</w:t>
      </w:r>
    </w:p>
    <w:p w14:paraId="4ABA3A2C" w14:textId="77777777" w:rsidR="00827D2B" w:rsidRDefault="00827D2B" w:rsidP="00827D2B">
      <w:pPr>
        <w:jc w:val="both"/>
        <w:rPr>
          <w:rFonts w:ascii="Times New Roman" w:eastAsiaTheme="minorEastAsia" w:hAnsi="Times New Roman" w:cs="Times New Roman"/>
          <w:kern w:val="2"/>
          <w:sz w:val="28"/>
          <w:szCs w:val="28"/>
        </w:rPr>
      </w:pPr>
      <w:r w:rsidRPr="00F02D52">
        <w:rPr>
          <w:rFonts w:ascii="Times New Roman" w:eastAsiaTheme="minorEastAsia" w:hAnsi="Times New Roman" w:cs="Times New Roman" w:hint="eastAsia"/>
          <w:kern w:val="2"/>
          <w:sz w:val="28"/>
          <w:szCs w:val="28"/>
        </w:rPr>
        <w:lastRenderedPageBreak/>
        <w:t>[6] Friend, R. H., et al. (1999). Electroluminescence in conjugated polymers. *Nature*, 397(6715), 121-128.</w:t>
      </w:r>
    </w:p>
    <w:p w14:paraId="71FB2357" w14:textId="27A00D64" w:rsidR="00B86C9B" w:rsidRPr="00541B8B" w:rsidRDefault="00B86C9B" w:rsidP="00B86C9B">
      <w:pPr>
        <w:jc w:val="both"/>
        <w:rPr>
          <w:rFonts w:ascii="Times New Roman" w:eastAsiaTheme="minorEastAsia" w:hAnsi="Times New Roman" w:cs="Times New Roman"/>
          <w:kern w:val="2"/>
          <w:sz w:val="28"/>
          <w:szCs w:val="28"/>
        </w:rPr>
      </w:pPr>
      <w:r w:rsidRPr="00541B8B">
        <w:rPr>
          <w:rFonts w:ascii="Times New Roman" w:eastAsiaTheme="minorEastAsia" w:hAnsi="Times New Roman" w:cs="Times New Roman"/>
          <w:kern w:val="2"/>
          <w:sz w:val="28"/>
          <w:szCs w:val="28"/>
        </w:rPr>
        <w:t>[</w:t>
      </w:r>
      <w:r w:rsidR="002A2DC7" w:rsidRPr="00541B8B">
        <w:rPr>
          <w:rFonts w:ascii="Times New Roman" w:eastAsiaTheme="minorEastAsia" w:hAnsi="Times New Roman" w:cs="Times New Roman" w:hint="eastAsia"/>
          <w:kern w:val="2"/>
          <w:sz w:val="28"/>
          <w:szCs w:val="28"/>
        </w:rPr>
        <w:t>7</w:t>
      </w:r>
      <w:r w:rsidRPr="00541B8B">
        <w:rPr>
          <w:rFonts w:ascii="Times New Roman" w:eastAsiaTheme="minorEastAsia" w:hAnsi="Times New Roman" w:cs="Times New Roman"/>
          <w:kern w:val="2"/>
          <w:sz w:val="28"/>
          <w:szCs w:val="28"/>
        </w:rPr>
        <w:t xml:space="preserve">] Marrero J, Gani R. Group-contribution based estimation of pure component properties. Fluid Phase </w:t>
      </w:r>
      <w:proofErr w:type="spellStart"/>
      <w:r w:rsidRPr="00541B8B">
        <w:rPr>
          <w:rFonts w:ascii="Times New Roman" w:eastAsiaTheme="minorEastAsia" w:hAnsi="Times New Roman" w:cs="Times New Roman"/>
          <w:kern w:val="2"/>
          <w:sz w:val="28"/>
          <w:szCs w:val="28"/>
        </w:rPr>
        <w:t>Equilib</w:t>
      </w:r>
      <w:proofErr w:type="spellEnd"/>
      <w:r w:rsidRPr="00541B8B">
        <w:rPr>
          <w:rFonts w:ascii="Times New Roman" w:eastAsiaTheme="minorEastAsia" w:hAnsi="Times New Roman" w:cs="Times New Roman"/>
          <w:kern w:val="2"/>
          <w:sz w:val="28"/>
          <w:szCs w:val="28"/>
        </w:rPr>
        <w:t>. 2001;183–184:183–208.</w:t>
      </w:r>
    </w:p>
    <w:p w14:paraId="0387209F" w14:textId="2394177A" w:rsidR="00B86C9B" w:rsidRPr="00541B8B" w:rsidRDefault="00B86C9B" w:rsidP="00541B8B">
      <w:pPr>
        <w:pStyle w:val="a9"/>
        <w:ind w:left="0"/>
        <w:jc w:val="both"/>
        <w:rPr>
          <w:rFonts w:ascii="Times New Roman" w:hAnsi="Times New Roman" w:cs="Times New Roman"/>
          <w:sz w:val="28"/>
          <w:szCs w:val="28"/>
          <w14:ligatures w14:val="none"/>
        </w:rPr>
      </w:pPr>
      <w:r w:rsidRPr="00541B8B">
        <w:rPr>
          <w:rFonts w:ascii="Times New Roman" w:hAnsi="Times New Roman" w:cs="Times New Roman"/>
          <w:sz w:val="28"/>
          <w:szCs w:val="28"/>
          <w14:ligatures w14:val="none"/>
        </w:rPr>
        <w:t>[</w:t>
      </w:r>
      <w:r w:rsidR="002A2DC7" w:rsidRPr="00541B8B">
        <w:rPr>
          <w:rFonts w:ascii="Times New Roman" w:hAnsi="Times New Roman" w:cs="Times New Roman" w:hint="eastAsia"/>
          <w:sz w:val="28"/>
          <w:szCs w:val="28"/>
          <w14:ligatures w14:val="none"/>
        </w:rPr>
        <w:t>8</w:t>
      </w:r>
      <w:r w:rsidRPr="00541B8B">
        <w:rPr>
          <w:rFonts w:ascii="Times New Roman" w:hAnsi="Times New Roman" w:cs="Times New Roman"/>
          <w:sz w:val="28"/>
          <w:szCs w:val="28"/>
          <w14:ligatures w14:val="none"/>
        </w:rPr>
        <w:t xml:space="preserve">] Díaz-Tovar C-A, Gani R, Sarup B. Lipid technology: property prediction and process design/analysis in the edible oil and biodiesel industries. Fluid Phase </w:t>
      </w:r>
      <w:proofErr w:type="spellStart"/>
      <w:r w:rsidRPr="00541B8B">
        <w:rPr>
          <w:rFonts w:ascii="Times New Roman" w:hAnsi="Times New Roman" w:cs="Times New Roman"/>
          <w:sz w:val="28"/>
          <w:szCs w:val="28"/>
          <w14:ligatures w14:val="none"/>
        </w:rPr>
        <w:t>Equilibr</w:t>
      </w:r>
      <w:proofErr w:type="spellEnd"/>
      <w:r w:rsidRPr="00541B8B">
        <w:rPr>
          <w:rFonts w:ascii="Times New Roman" w:hAnsi="Times New Roman" w:cs="Times New Roman"/>
          <w:sz w:val="28"/>
          <w:szCs w:val="28"/>
          <w14:ligatures w14:val="none"/>
        </w:rPr>
        <w:t>. 2011;302(1–2):284–293.</w:t>
      </w:r>
      <w:r w:rsidRPr="00541B8B">
        <w:rPr>
          <w:rFonts w:ascii="Times New Roman" w:hAnsi="Times New Roman" w:cs="Times New Roman"/>
          <w:sz w:val="28"/>
          <w:szCs w:val="28"/>
          <w14:ligatures w14:val="none"/>
        </w:rPr>
        <w:br/>
        <w:t>[</w:t>
      </w:r>
      <w:r w:rsidR="002A2DC7" w:rsidRPr="00541B8B">
        <w:rPr>
          <w:rFonts w:ascii="Times New Roman" w:hAnsi="Times New Roman" w:cs="Times New Roman" w:hint="eastAsia"/>
          <w:sz w:val="28"/>
          <w:szCs w:val="28"/>
          <w14:ligatures w14:val="none"/>
        </w:rPr>
        <w:t>9</w:t>
      </w:r>
      <w:r w:rsidRPr="00541B8B">
        <w:rPr>
          <w:rFonts w:ascii="Times New Roman" w:hAnsi="Times New Roman" w:cs="Times New Roman"/>
          <w:sz w:val="28"/>
          <w:szCs w:val="28"/>
          <w14:ligatures w14:val="none"/>
        </w:rPr>
        <w:t xml:space="preserve">] </w:t>
      </w:r>
      <w:proofErr w:type="spellStart"/>
      <w:r w:rsidRPr="00541B8B">
        <w:rPr>
          <w:rFonts w:ascii="Times New Roman" w:hAnsi="Times New Roman" w:cs="Times New Roman"/>
          <w:sz w:val="28"/>
          <w:szCs w:val="28"/>
          <w14:ligatures w14:val="none"/>
        </w:rPr>
        <w:t>Klincewicz</w:t>
      </w:r>
      <w:proofErr w:type="spellEnd"/>
      <w:r w:rsidRPr="00541B8B">
        <w:rPr>
          <w:rFonts w:ascii="Times New Roman" w:hAnsi="Times New Roman" w:cs="Times New Roman"/>
          <w:sz w:val="28"/>
          <w:szCs w:val="28"/>
          <w14:ligatures w14:val="none"/>
        </w:rPr>
        <w:t xml:space="preserve"> K, Reid RC. Estimation of critical properties with group contribution methods. AIChE J. 1984;30(1):137–142.</w:t>
      </w:r>
    </w:p>
    <w:p w14:paraId="65567FA0" w14:textId="1F8E7F16" w:rsidR="00827D2B" w:rsidRPr="00F02D52" w:rsidRDefault="00827D2B" w:rsidP="00827D2B">
      <w:pPr>
        <w:jc w:val="both"/>
        <w:rPr>
          <w:rFonts w:ascii="Times New Roman" w:eastAsiaTheme="minorEastAsia" w:hAnsi="Times New Roman" w:cs="Times New Roman"/>
          <w:kern w:val="2"/>
          <w:sz w:val="28"/>
          <w:szCs w:val="28"/>
        </w:rPr>
      </w:pPr>
      <w:r w:rsidRPr="00F02D52">
        <w:rPr>
          <w:rFonts w:ascii="Times New Roman" w:eastAsiaTheme="minorEastAsia" w:hAnsi="Times New Roman" w:cs="Times New Roman"/>
          <w:kern w:val="2"/>
          <w:sz w:val="28"/>
          <w:szCs w:val="28"/>
        </w:rPr>
        <w:t>[</w:t>
      </w:r>
      <w:r w:rsidR="002A2DC7">
        <w:rPr>
          <w:rFonts w:ascii="Times New Roman" w:eastAsiaTheme="minorEastAsia" w:hAnsi="Times New Roman" w:cs="Times New Roman" w:hint="eastAsia"/>
          <w:kern w:val="2"/>
          <w:sz w:val="28"/>
          <w:szCs w:val="28"/>
        </w:rPr>
        <w:t>10</w:t>
      </w:r>
      <w:r w:rsidRPr="00F02D52">
        <w:rPr>
          <w:rFonts w:ascii="Times New Roman" w:eastAsiaTheme="minorEastAsia" w:hAnsi="Times New Roman" w:cs="Times New Roman"/>
          <w:kern w:val="2"/>
          <w:sz w:val="28"/>
          <w:szCs w:val="28"/>
        </w:rPr>
        <w:t xml:space="preserve">] </w:t>
      </w:r>
      <w:proofErr w:type="spellStart"/>
      <w:r w:rsidRPr="00F02D52">
        <w:rPr>
          <w:rFonts w:ascii="Times New Roman" w:eastAsiaTheme="minorEastAsia" w:hAnsi="Times New Roman" w:cs="Times New Roman"/>
          <w:kern w:val="2"/>
          <w:sz w:val="28"/>
          <w:szCs w:val="28"/>
        </w:rPr>
        <w:t>Joback</w:t>
      </w:r>
      <w:proofErr w:type="spellEnd"/>
      <w:r w:rsidRPr="00F02D52">
        <w:rPr>
          <w:rFonts w:ascii="Times New Roman" w:eastAsiaTheme="minorEastAsia" w:hAnsi="Times New Roman" w:cs="Times New Roman"/>
          <w:kern w:val="2"/>
          <w:sz w:val="28"/>
          <w:szCs w:val="28"/>
        </w:rPr>
        <w:t>, K. G., &amp; Reid, R. C. (1987). Estimation of pure-component properties from group-contributions. Chemical Engineering Communications, 57(1-6), 233-243.</w:t>
      </w:r>
    </w:p>
    <w:p w14:paraId="426B0E91" w14:textId="41E4FF82" w:rsidR="00827D2B" w:rsidRPr="00F02D52" w:rsidRDefault="00827D2B" w:rsidP="00827D2B">
      <w:pPr>
        <w:jc w:val="both"/>
        <w:rPr>
          <w:rFonts w:ascii="Times New Roman" w:eastAsiaTheme="minorEastAsia" w:hAnsi="Times New Roman" w:cs="Times New Roman"/>
          <w:kern w:val="2"/>
          <w:sz w:val="28"/>
          <w:szCs w:val="28"/>
        </w:rPr>
      </w:pPr>
      <w:r w:rsidRPr="00F02D52">
        <w:rPr>
          <w:rFonts w:ascii="Times New Roman" w:eastAsiaTheme="minorEastAsia" w:hAnsi="Times New Roman" w:cs="Times New Roman"/>
          <w:kern w:val="2"/>
          <w:sz w:val="28"/>
          <w:szCs w:val="28"/>
        </w:rPr>
        <w:t>[</w:t>
      </w:r>
      <w:r w:rsidR="002A2DC7">
        <w:rPr>
          <w:rFonts w:ascii="Times New Roman" w:eastAsiaTheme="minorEastAsia" w:hAnsi="Times New Roman" w:cs="Times New Roman" w:hint="eastAsia"/>
          <w:kern w:val="2"/>
          <w:sz w:val="28"/>
          <w:szCs w:val="28"/>
        </w:rPr>
        <w:t>11</w:t>
      </w:r>
      <w:r w:rsidRPr="00F02D52">
        <w:rPr>
          <w:rFonts w:ascii="Times New Roman" w:eastAsiaTheme="minorEastAsia" w:hAnsi="Times New Roman" w:cs="Times New Roman"/>
          <w:kern w:val="2"/>
          <w:sz w:val="28"/>
          <w:szCs w:val="28"/>
        </w:rPr>
        <w:t>] Eriani, R., Gani, R., &amp; Meirelles, A. J. A. (2009). Prediction of heat capacities and heats of vaporization of organic liquids by group contribution methods. Fluid Phase Equilibria, 283(1-2), 49-55.</w:t>
      </w:r>
    </w:p>
    <w:p w14:paraId="201AAAAB" w14:textId="4AEB2635" w:rsidR="00827D2B" w:rsidRPr="00F02D52" w:rsidRDefault="00827D2B" w:rsidP="00827D2B">
      <w:pPr>
        <w:jc w:val="both"/>
        <w:rPr>
          <w:rFonts w:ascii="Times New Roman" w:eastAsiaTheme="minorEastAsia" w:hAnsi="Times New Roman" w:cs="Times New Roman"/>
          <w:kern w:val="2"/>
          <w:sz w:val="28"/>
          <w:szCs w:val="28"/>
        </w:rPr>
      </w:pPr>
      <w:r w:rsidRPr="00F02D52">
        <w:rPr>
          <w:rFonts w:ascii="Times New Roman" w:eastAsiaTheme="minorEastAsia" w:hAnsi="Times New Roman" w:cs="Times New Roman"/>
          <w:kern w:val="2"/>
          <w:sz w:val="28"/>
          <w:szCs w:val="28"/>
        </w:rPr>
        <w:t>[</w:t>
      </w:r>
      <w:r w:rsidR="002A2DC7">
        <w:rPr>
          <w:rFonts w:ascii="Times New Roman" w:eastAsiaTheme="minorEastAsia" w:hAnsi="Times New Roman" w:cs="Times New Roman" w:hint="eastAsia"/>
          <w:kern w:val="2"/>
          <w:sz w:val="28"/>
          <w:szCs w:val="28"/>
        </w:rPr>
        <w:t>12</w:t>
      </w:r>
      <w:r w:rsidRPr="00F02D52">
        <w:rPr>
          <w:rFonts w:ascii="Times New Roman" w:eastAsiaTheme="minorEastAsia" w:hAnsi="Times New Roman" w:cs="Times New Roman"/>
          <w:kern w:val="2"/>
          <w:sz w:val="28"/>
          <w:szCs w:val="28"/>
        </w:rPr>
        <w:t xml:space="preserve">] </w:t>
      </w:r>
      <w:proofErr w:type="spellStart"/>
      <w:r w:rsidRPr="00F02D52">
        <w:rPr>
          <w:rFonts w:ascii="Times New Roman" w:eastAsiaTheme="minorEastAsia" w:hAnsi="Times New Roman" w:cs="Times New Roman"/>
          <w:kern w:val="2"/>
          <w:sz w:val="28"/>
          <w:szCs w:val="28"/>
        </w:rPr>
        <w:t>Nannoolal</w:t>
      </w:r>
      <w:proofErr w:type="spellEnd"/>
      <w:r w:rsidRPr="00F02D52">
        <w:rPr>
          <w:rFonts w:ascii="Times New Roman" w:eastAsiaTheme="minorEastAsia" w:hAnsi="Times New Roman" w:cs="Times New Roman"/>
          <w:kern w:val="2"/>
          <w:sz w:val="28"/>
          <w:szCs w:val="28"/>
        </w:rPr>
        <w:t xml:space="preserve">, Y., Rarey, J., &amp; </w:t>
      </w:r>
      <w:proofErr w:type="spellStart"/>
      <w:r w:rsidRPr="00F02D52">
        <w:rPr>
          <w:rFonts w:ascii="Times New Roman" w:eastAsiaTheme="minorEastAsia" w:hAnsi="Times New Roman" w:cs="Times New Roman"/>
          <w:kern w:val="2"/>
          <w:sz w:val="28"/>
          <w:szCs w:val="28"/>
        </w:rPr>
        <w:t>Ramjugernath</w:t>
      </w:r>
      <w:proofErr w:type="spellEnd"/>
      <w:r w:rsidRPr="00F02D52">
        <w:rPr>
          <w:rFonts w:ascii="Times New Roman" w:eastAsiaTheme="minorEastAsia" w:hAnsi="Times New Roman" w:cs="Times New Roman"/>
          <w:kern w:val="2"/>
          <w:sz w:val="28"/>
          <w:szCs w:val="28"/>
        </w:rPr>
        <w:t xml:space="preserve">, D. (2004). Estimation of the </w:t>
      </w:r>
      <w:proofErr w:type="spellStart"/>
      <w:r w:rsidRPr="00F02D52">
        <w:rPr>
          <w:rFonts w:ascii="Times New Roman" w:eastAsiaTheme="minorEastAsia" w:hAnsi="Times New Roman" w:cs="Times New Roman"/>
          <w:kern w:val="2"/>
          <w:sz w:val="28"/>
          <w:szCs w:val="28"/>
        </w:rPr>
        <w:t>vapour</w:t>
      </w:r>
      <w:proofErr w:type="spellEnd"/>
      <w:r w:rsidRPr="00F02D52">
        <w:rPr>
          <w:rFonts w:ascii="Times New Roman" w:eastAsiaTheme="minorEastAsia" w:hAnsi="Times New Roman" w:cs="Times New Roman"/>
          <w:kern w:val="2"/>
          <w:sz w:val="28"/>
          <w:szCs w:val="28"/>
        </w:rPr>
        <w:t xml:space="preserve"> pressure of non-electrolyte organic compounds via group contributions and group interactions. Fluid Phase Equilibria, 226, 45-63.</w:t>
      </w:r>
    </w:p>
    <w:p w14:paraId="3A121B5E" w14:textId="13AD5085" w:rsidR="00827D2B" w:rsidRDefault="00827D2B" w:rsidP="00827D2B">
      <w:pPr>
        <w:jc w:val="both"/>
        <w:rPr>
          <w:rFonts w:ascii="Times New Roman" w:eastAsiaTheme="minorEastAsia" w:hAnsi="Times New Roman" w:cs="Times New Roman"/>
          <w:kern w:val="2"/>
          <w:sz w:val="28"/>
          <w:szCs w:val="28"/>
        </w:rPr>
      </w:pPr>
      <w:r w:rsidRPr="00F02D52">
        <w:rPr>
          <w:rFonts w:ascii="Times New Roman" w:eastAsiaTheme="minorEastAsia" w:hAnsi="Times New Roman" w:cs="Times New Roman"/>
          <w:kern w:val="2"/>
          <w:sz w:val="28"/>
          <w:szCs w:val="28"/>
        </w:rPr>
        <w:t>[1</w:t>
      </w:r>
      <w:r w:rsidR="002A2DC7">
        <w:rPr>
          <w:rFonts w:ascii="Times New Roman" w:eastAsiaTheme="minorEastAsia" w:hAnsi="Times New Roman" w:cs="Times New Roman" w:hint="eastAsia"/>
          <w:kern w:val="2"/>
          <w:sz w:val="28"/>
          <w:szCs w:val="28"/>
        </w:rPr>
        <w:t>3</w:t>
      </w:r>
      <w:r w:rsidRPr="00F02D52">
        <w:rPr>
          <w:rFonts w:ascii="Times New Roman" w:eastAsiaTheme="minorEastAsia" w:hAnsi="Times New Roman" w:cs="Times New Roman"/>
          <w:kern w:val="2"/>
          <w:sz w:val="28"/>
          <w:szCs w:val="28"/>
        </w:rPr>
        <w:t>] Ceriani, R., Gonçalves, C. B., Rabelo, J., Caruso, M., Cunha, A. C. C., Cavaleri, F. W., Batista, E. A. C., &amp; Meirelles, A. J. A. Group Contribution Model for Predicting Viscosity of Fatty Compounds. Journal of Chemical &amp; Engineering Data, 2007, 52(3), 965–972.</w:t>
      </w:r>
      <w:r w:rsidRPr="00F02D52">
        <w:rPr>
          <w:rFonts w:ascii="Times New Roman" w:eastAsiaTheme="minorEastAsia" w:hAnsi="Times New Roman" w:cs="Times New Roman"/>
          <w:kern w:val="2"/>
          <w:sz w:val="28"/>
          <w:szCs w:val="28"/>
        </w:rPr>
        <w:br/>
      </w:r>
      <w:r w:rsidRPr="00F02D52">
        <w:rPr>
          <w:rFonts w:ascii="Times New Roman" w:eastAsiaTheme="minorEastAsia" w:hAnsi="Times New Roman" w:cs="Times New Roman"/>
          <w:kern w:val="2"/>
          <w:sz w:val="28"/>
          <w:szCs w:val="28"/>
        </w:rPr>
        <w:lastRenderedPageBreak/>
        <w:t>[</w:t>
      </w:r>
      <w:r w:rsidRPr="00F02D52">
        <w:rPr>
          <w:rFonts w:ascii="Times New Roman" w:eastAsiaTheme="minorEastAsia" w:hAnsi="Times New Roman" w:cs="Times New Roman" w:hint="eastAsia"/>
          <w:kern w:val="2"/>
          <w:sz w:val="28"/>
          <w:szCs w:val="28"/>
        </w:rPr>
        <w:t>1</w:t>
      </w:r>
      <w:r w:rsidR="002A2DC7">
        <w:rPr>
          <w:rFonts w:ascii="Times New Roman" w:eastAsiaTheme="minorEastAsia" w:hAnsi="Times New Roman" w:cs="Times New Roman" w:hint="eastAsia"/>
          <w:kern w:val="2"/>
          <w:sz w:val="28"/>
          <w:szCs w:val="28"/>
        </w:rPr>
        <w:t>4</w:t>
      </w:r>
      <w:r w:rsidRPr="00F02D52">
        <w:rPr>
          <w:rFonts w:ascii="Times New Roman" w:eastAsiaTheme="minorEastAsia" w:hAnsi="Times New Roman" w:cs="Times New Roman"/>
          <w:kern w:val="2"/>
          <w:sz w:val="28"/>
          <w:szCs w:val="28"/>
        </w:rPr>
        <w:t xml:space="preserve">] Todeschini, R., &amp; </w:t>
      </w:r>
      <w:proofErr w:type="spellStart"/>
      <w:r w:rsidRPr="00F02D52">
        <w:rPr>
          <w:rFonts w:ascii="Times New Roman" w:eastAsiaTheme="minorEastAsia" w:hAnsi="Times New Roman" w:cs="Times New Roman"/>
          <w:kern w:val="2"/>
          <w:sz w:val="28"/>
          <w:szCs w:val="28"/>
        </w:rPr>
        <w:t>Gramatica</w:t>
      </w:r>
      <w:proofErr w:type="spellEnd"/>
      <w:r w:rsidRPr="00F02D52">
        <w:rPr>
          <w:rFonts w:ascii="Times New Roman" w:eastAsiaTheme="minorEastAsia" w:hAnsi="Times New Roman" w:cs="Times New Roman"/>
          <w:kern w:val="2"/>
          <w:sz w:val="28"/>
          <w:szCs w:val="28"/>
        </w:rPr>
        <w:t>, P. (1997). The WHIM theory: new 3D molecular descriptors for QSAR in environmental modelling. SAR and QSAR in Environmental Research, 7(1-4), 89-115.</w:t>
      </w:r>
    </w:p>
    <w:p w14:paraId="594E92DE" w14:textId="65040AEF" w:rsidR="002A2DC7" w:rsidRPr="00F02D52" w:rsidRDefault="002A2DC7" w:rsidP="002A2DC7">
      <w:pPr>
        <w:jc w:val="both"/>
        <w:rPr>
          <w:rFonts w:ascii="Times New Roman" w:eastAsiaTheme="minorEastAsia" w:hAnsi="Times New Roman" w:cs="Times New Roman"/>
          <w:kern w:val="2"/>
          <w:sz w:val="28"/>
          <w:szCs w:val="28"/>
        </w:rPr>
      </w:pPr>
      <w:r w:rsidRPr="00F02D52">
        <w:rPr>
          <w:rFonts w:ascii="Times New Roman" w:eastAsiaTheme="minorEastAsia" w:hAnsi="Times New Roman" w:cs="Times New Roman"/>
          <w:kern w:val="2"/>
          <w:sz w:val="28"/>
          <w:szCs w:val="28"/>
        </w:rPr>
        <w:t>[1</w:t>
      </w:r>
      <w:r>
        <w:rPr>
          <w:rFonts w:ascii="Times New Roman" w:eastAsiaTheme="minorEastAsia" w:hAnsi="Times New Roman" w:cs="Times New Roman" w:hint="eastAsia"/>
          <w:kern w:val="2"/>
          <w:sz w:val="28"/>
          <w:szCs w:val="28"/>
        </w:rPr>
        <w:t>5</w:t>
      </w:r>
      <w:r w:rsidRPr="00F02D52">
        <w:rPr>
          <w:rFonts w:ascii="Times New Roman" w:eastAsiaTheme="minorEastAsia" w:hAnsi="Times New Roman" w:cs="Times New Roman"/>
          <w:kern w:val="2"/>
          <w:sz w:val="28"/>
          <w:szCs w:val="28"/>
        </w:rPr>
        <w:t xml:space="preserve">] Sosnowska, A., </w:t>
      </w:r>
      <w:proofErr w:type="spellStart"/>
      <w:r w:rsidRPr="00F02D52">
        <w:rPr>
          <w:rFonts w:ascii="Times New Roman" w:eastAsiaTheme="minorEastAsia" w:hAnsi="Times New Roman" w:cs="Times New Roman"/>
          <w:kern w:val="2"/>
          <w:sz w:val="28"/>
          <w:szCs w:val="28"/>
        </w:rPr>
        <w:t>Barycki</w:t>
      </w:r>
      <w:proofErr w:type="spellEnd"/>
      <w:r w:rsidRPr="00F02D52">
        <w:rPr>
          <w:rFonts w:ascii="Times New Roman" w:eastAsiaTheme="minorEastAsia" w:hAnsi="Times New Roman" w:cs="Times New Roman"/>
          <w:kern w:val="2"/>
          <w:sz w:val="28"/>
          <w:szCs w:val="28"/>
        </w:rPr>
        <w:t xml:space="preserve">, M., Jagiello, K., Haranczyk, M., Gajewicz, A., Kawai, T., Suzuki, N., &amp; </w:t>
      </w:r>
      <w:proofErr w:type="spellStart"/>
      <w:r w:rsidRPr="00F02D52">
        <w:rPr>
          <w:rFonts w:ascii="Times New Roman" w:eastAsiaTheme="minorEastAsia" w:hAnsi="Times New Roman" w:cs="Times New Roman"/>
          <w:kern w:val="2"/>
          <w:sz w:val="28"/>
          <w:szCs w:val="28"/>
        </w:rPr>
        <w:t>Puzyn</w:t>
      </w:r>
      <w:proofErr w:type="spellEnd"/>
      <w:r w:rsidRPr="00F02D52">
        <w:rPr>
          <w:rFonts w:ascii="Times New Roman" w:eastAsiaTheme="minorEastAsia" w:hAnsi="Times New Roman" w:cs="Times New Roman"/>
          <w:kern w:val="2"/>
          <w:sz w:val="28"/>
          <w:szCs w:val="28"/>
        </w:rPr>
        <w:t>, T. (2014). Predicting enthalpy of vaporization for Persistent Organic Pollutants with Quantitative Structure—Property Relationship (QSPR) incorporating the influence of temperature on volatility. Atmospheric Environment, *87*, 10–18.</w:t>
      </w:r>
    </w:p>
    <w:p w14:paraId="02B44884" w14:textId="77777777" w:rsidR="002A2DC7" w:rsidRPr="00F02D52" w:rsidRDefault="002A2DC7" w:rsidP="00827D2B">
      <w:pPr>
        <w:jc w:val="both"/>
        <w:rPr>
          <w:rFonts w:ascii="Times New Roman" w:eastAsiaTheme="minorEastAsia" w:hAnsi="Times New Roman" w:cs="Times New Roman"/>
          <w:kern w:val="2"/>
          <w:sz w:val="28"/>
          <w:szCs w:val="28"/>
        </w:rPr>
      </w:pPr>
    </w:p>
    <w:p w14:paraId="63B0B64B" w14:textId="790ACB7E" w:rsidR="00827D2B" w:rsidRPr="00F02D52" w:rsidRDefault="00827D2B" w:rsidP="00827D2B">
      <w:pPr>
        <w:jc w:val="both"/>
        <w:rPr>
          <w:rFonts w:ascii="Times New Roman" w:eastAsiaTheme="minorEastAsia" w:hAnsi="Times New Roman" w:cs="Times New Roman"/>
          <w:kern w:val="2"/>
          <w:sz w:val="28"/>
          <w:szCs w:val="28"/>
        </w:rPr>
      </w:pPr>
      <w:r w:rsidRPr="00F02D52">
        <w:rPr>
          <w:rFonts w:ascii="Times New Roman" w:eastAsiaTheme="minorEastAsia" w:hAnsi="Times New Roman" w:cs="Times New Roman"/>
          <w:kern w:val="2"/>
          <w:sz w:val="28"/>
          <w:szCs w:val="28"/>
        </w:rPr>
        <w:t>[1</w:t>
      </w:r>
      <w:r w:rsidR="002A2DC7">
        <w:rPr>
          <w:rFonts w:ascii="Times New Roman" w:eastAsiaTheme="minorEastAsia" w:hAnsi="Times New Roman" w:cs="Times New Roman" w:hint="eastAsia"/>
          <w:kern w:val="2"/>
          <w:sz w:val="28"/>
          <w:szCs w:val="28"/>
        </w:rPr>
        <w:t>6</w:t>
      </w:r>
      <w:r w:rsidRPr="00F02D52">
        <w:rPr>
          <w:rFonts w:ascii="Times New Roman" w:eastAsiaTheme="minorEastAsia" w:hAnsi="Times New Roman" w:cs="Times New Roman"/>
          <w:kern w:val="2"/>
          <w:sz w:val="28"/>
          <w:szCs w:val="28"/>
        </w:rPr>
        <w:t>] Huang, X. Y., Chen, J. W., Gao, L. N., Ding, G. H., Zhao, Y. Z., &amp; Schramm, K. W. (2004). Data evaluations and quantitative predictive models for vapor pressures of polycyclic aromatic hydrocarbons at different temperatures. SAR and QSAR in Environmental Research, 15(2), 115-125.</w:t>
      </w:r>
    </w:p>
    <w:p w14:paraId="0D4E5096" w14:textId="264936CB" w:rsidR="00827D2B" w:rsidRPr="00F02D52" w:rsidRDefault="00827D2B" w:rsidP="00827D2B">
      <w:pPr>
        <w:jc w:val="both"/>
        <w:rPr>
          <w:rFonts w:ascii="Times New Roman" w:eastAsiaTheme="minorEastAsia" w:hAnsi="Times New Roman" w:cs="Times New Roman"/>
          <w:kern w:val="2"/>
          <w:sz w:val="28"/>
          <w:szCs w:val="28"/>
        </w:rPr>
      </w:pPr>
      <w:r w:rsidRPr="00F02D52">
        <w:rPr>
          <w:rFonts w:ascii="Times New Roman" w:eastAsiaTheme="minorEastAsia" w:hAnsi="Times New Roman" w:cs="Times New Roman"/>
          <w:kern w:val="2"/>
          <w:sz w:val="28"/>
          <w:szCs w:val="28"/>
        </w:rPr>
        <w:t>[1</w:t>
      </w:r>
      <w:r w:rsidR="002A2DC7">
        <w:rPr>
          <w:rFonts w:ascii="Times New Roman" w:eastAsiaTheme="minorEastAsia" w:hAnsi="Times New Roman" w:cs="Times New Roman" w:hint="eastAsia"/>
          <w:kern w:val="2"/>
          <w:sz w:val="28"/>
          <w:szCs w:val="28"/>
        </w:rPr>
        <w:t>7</w:t>
      </w:r>
      <w:r w:rsidRPr="00F02D52">
        <w:rPr>
          <w:rFonts w:ascii="Times New Roman" w:eastAsiaTheme="minorEastAsia" w:hAnsi="Times New Roman" w:cs="Times New Roman"/>
          <w:kern w:val="2"/>
          <w:sz w:val="28"/>
          <w:szCs w:val="28"/>
        </w:rPr>
        <w:t>] Cheng, Z., Yang, B., Chen, Q., Gao, X., Tan, Y., Ma, Y., &amp; Shen, Z. (2018). A Quantitative-Structure-Activity-Relationship (QSAR) model for the reaction rate constants of organic compounds during the ozonation process at different temperatures. Chemical Engineering Journal, *353*, 288–296.</w:t>
      </w:r>
    </w:p>
    <w:p w14:paraId="25C94706" w14:textId="4C5EA412" w:rsidR="00827D2B" w:rsidRPr="00F02D52" w:rsidRDefault="00827D2B" w:rsidP="00827D2B">
      <w:pPr>
        <w:jc w:val="both"/>
        <w:rPr>
          <w:rFonts w:ascii="Times New Roman" w:eastAsiaTheme="minorEastAsia" w:hAnsi="Times New Roman" w:cs="Times New Roman"/>
          <w:kern w:val="2"/>
          <w:sz w:val="28"/>
          <w:szCs w:val="28"/>
        </w:rPr>
      </w:pPr>
      <w:r w:rsidRPr="00F02D52">
        <w:rPr>
          <w:rFonts w:ascii="Times New Roman" w:eastAsiaTheme="minorEastAsia" w:hAnsi="Times New Roman" w:cs="Times New Roman"/>
          <w:kern w:val="2"/>
          <w:sz w:val="28"/>
          <w:szCs w:val="28"/>
        </w:rPr>
        <w:t>[1</w:t>
      </w:r>
      <w:r w:rsidR="002A2DC7">
        <w:rPr>
          <w:rFonts w:ascii="Times New Roman" w:eastAsiaTheme="minorEastAsia" w:hAnsi="Times New Roman" w:cs="Times New Roman" w:hint="eastAsia"/>
          <w:kern w:val="2"/>
          <w:sz w:val="28"/>
          <w:szCs w:val="28"/>
        </w:rPr>
        <w:t>8</w:t>
      </w:r>
      <w:r w:rsidRPr="00F02D52">
        <w:rPr>
          <w:rFonts w:ascii="Times New Roman" w:eastAsiaTheme="minorEastAsia" w:hAnsi="Times New Roman" w:cs="Times New Roman"/>
          <w:kern w:val="2"/>
          <w:sz w:val="28"/>
          <w:szCs w:val="28"/>
        </w:rPr>
        <w:t>] Yin, J., Jia, Q., Yan, F., &amp; Wang, Q. (2017). Predicting heat capacity of gas for diverse organic compounds at different temperatures. Fluid Phase Equilibria, *446*, 1–8.</w:t>
      </w:r>
    </w:p>
    <w:p w14:paraId="32DE4015" w14:textId="6E6DAC1C" w:rsidR="00827D2B" w:rsidRPr="00F02D52" w:rsidRDefault="00827D2B" w:rsidP="00827D2B">
      <w:pPr>
        <w:jc w:val="both"/>
        <w:rPr>
          <w:rFonts w:ascii="Times New Roman" w:eastAsiaTheme="minorEastAsia" w:hAnsi="Times New Roman" w:cs="Times New Roman"/>
          <w:kern w:val="2"/>
          <w:sz w:val="28"/>
          <w:szCs w:val="28"/>
        </w:rPr>
      </w:pPr>
      <w:r w:rsidRPr="00F02D52">
        <w:rPr>
          <w:rFonts w:ascii="Times New Roman" w:eastAsiaTheme="minorEastAsia" w:hAnsi="Times New Roman" w:cs="Times New Roman"/>
          <w:kern w:val="2"/>
          <w:sz w:val="28"/>
          <w:szCs w:val="28"/>
        </w:rPr>
        <w:lastRenderedPageBreak/>
        <w:t>[1</w:t>
      </w:r>
      <w:r w:rsidR="002A2DC7">
        <w:rPr>
          <w:rFonts w:ascii="Times New Roman" w:eastAsiaTheme="minorEastAsia" w:hAnsi="Times New Roman" w:cs="Times New Roman" w:hint="eastAsia"/>
          <w:kern w:val="2"/>
          <w:sz w:val="28"/>
          <w:szCs w:val="28"/>
        </w:rPr>
        <w:t>9</w:t>
      </w:r>
      <w:r w:rsidRPr="00F02D52">
        <w:rPr>
          <w:rFonts w:ascii="Times New Roman" w:eastAsiaTheme="minorEastAsia" w:hAnsi="Times New Roman" w:cs="Times New Roman"/>
          <w:kern w:val="2"/>
          <w:sz w:val="28"/>
          <w:szCs w:val="28"/>
        </w:rPr>
        <w:t>] Shan, Y., Wu, Q., Yuan, H., &amp; Liu, W. (2024). Develop machine learning-based model and automated process for predicting liquid heat capacity of organics at different temperatures. Fluid Phase Equilibria, 584, 114132.</w:t>
      </w:r>
    </w:p>
    <w:p w14:paraId="134D2D0A" w14:textId="522373C9" w:rsidR="00827D2B" w:rsidRPr="00F02D52" w:rsidRDefault="00827D2B" w:rsidP="00827D2B">
      <w:pPr>
        <w:jc w:val="both"/>
        <w:rPr>
          <w:rFonts w:ascii="Times New Roman" w:eastAsiaTheme="minorEastAsia" w:hAnsi="Times New Roman" w:cs="Times New Roman"/>
          <w:kern w:val="2"/>
          <w:sz w:val="28"/>
          <w:szCs w:val="28"/>
        </w:rPr>
      </w:pPr>
      <w:r w:rsidRPr="00F02D52">
        <w:rPr>
          <w:rFonts w:ascii="Times New Roman" w:eastAsiaTheme="minorEastAsia" w:hAnsi="Times New Roman" w:cs="Times New Roman"/>
          <w:kern w:val="2"/>
          <w:sz w:val="28"/>
          <w:szCs w:val="28"/>
        </w:rPr>
        <w:t>[</w:t>
      </w:r>
      <w:r w:rsidR="002A2DC7">
        <w:rPr>
          <w:rFonts w:ascii="Times New Roman" w:eastAsiaTheme="minorEastAsia" w:hAnsi="Times New Roman" w:cs="Times New Roman" w:hint="eastAsia"/>
          <w:kern w:val="2"/>
          <w:sz w:val="28"/>
          <w:szCs w:val="28"/>
        </w:rPr>
        <w:t>20</w:t>
      </w:r>
      <w:r w:rsidRPr="00F02D52">
        <w:rPr>
          <w:rFonts w:ascii="Times New Roman" w:eastAsiaTheme="minorEastAsia" w:hAnsi="Times New Roman" w:cs="Times New Roman"/>
          <w:kern w:val="2"/>
          <w:sz w:val="28"/>
          <w:szCs w:val="28"/>
        </w:rPr>
        <w:t>] Ye, Z., &amp; Ouyang, D. (2021). Prediction of small-molecule compound solubility in organic solvents by machine learning algorithms. Journal of Cheminformatics, *13*(1), 98.</w:t>
      </w:r>
    </w:p>
    <w:p w14:paraId="12C59015" w14:textId="7937D58A" w:rsidR="00827D2B" w:rsidRPr="00F02D52" w:rsidRDefault="00827D2B" w:rsidP="00827D2B">
      <w:pPr>
        <w:jc w:val="both"/>
        <w:rPr>
          <w:rFonts w:ascii="Times New Roman" w:eastAsiaTheme="minorEastAsia" w:hAnsi="Times New Roman" w:cs="Times New Roman"/>
          <w:kern w:val="2"/>
          <w:sz w:val="28"/>
          <w:szCs w:val="28"/>
        </w:rPr>
      </w:pPr>
      <w:r w:rsidRPr="00F02D52">
        <w:rPr>
          <w:rFonts w:ascii="Times New Roman" w:eastAsiaTheme="minorEastAsia" w:hAnsi="Times New Roman" w:cs="Times New Roman"/>
          <w:kern w:val="2"/>
          <w:sz w:val="28"/>
          <w:szCs w:val="28"/>
        </w:rPr>
        <w:t>[</w:t>
      </w:r>
      <w:r w:rsidR="002A2DC7">
        <w:rPr>
          <w:rFonts w:ascii="Times New Roman" w:eastAsiaTheme="minorEastAsia" w:hAnsi="Times New Roman" w:cs="Times New Roman" w:hint="eastAsia"/>
          <w:kern w:val="2"/>
          <w:sz w:val="28"/>
          <w:szCs w:val="28"/>
        </w:rPr>
        <w:t>21</w:t>
      </w:r>
      <w:r w:rsidRPr="00F02D52">
        <w:rPr>
          <w:rFonts w:ascii="Times New Roman" w:eastAsiaTheme="minorEastAsia" w:hAnsi="Times New Roman" w:cs="Times New Roman"/>
          <w:kern w:val="2"/>
          <w:sz w:val="28"/>
          <w:szCs w:val="28"/>
        </w:rPr>
        <w:t xml:space="preserve">] Rittig, J. G.; Ben Hicham, K.; </w:t>
      </w:r>
      <w:proofErr w:type="spellStart"/>
      <w:r w:rsidRPr="00F02D52">
        <w:rPr>
          <w:rFonts w:ascii="Times New Roman" w:eastAsiaTheme="minorEastAsia" w:hAnsi="Times New Roman" w:cs="Times New Roman"/>
          <w:kern w:val="2"/>
          <w:sz w:val="28"/>
          <w:szCs w:val="28"/>
        </w:rPr>
        <w:t>Schweidtmann</w:t>
      </w:r>
      <w:proofErr w:type="spellEnd"/>
      <w:r w:rsidRPr="00F02D52">
        <w:rPr>
          <w:rFonts w:ascii="Times New Roman" w:eastAsiaTheme="minorEastAsia" w:hAnsi="Times New Roman" w:cs="Times New Roman"/>
          <w:kern w:val="2"/>
          <w:sz w:val="28"/>
          <w:szCs w:val="28"/>
        </w:rPr>
        <w:t>, A. M.; Dahmen, M.; Mitsos, A. Graph Neural Networks for Temperature-Dependent Activity Coefficient Prediction of Solutes in Ionic Liquids. </w:t>
      </w:r>
      <w:proofErr w:type="spellStart"/>
      <w:r w:rsidRPr="00F02D52">
        <w:rPr>
          <w:rFonts w:ascii="Times New Roman" w:eastAsiaTheme="minorEastAsia" w:hAnsi="Times New Roman" w:cs="Times New Roman"/>
          <w:kern w:val="2"/>
          <w:sz w:val="28"/>
          <w:szCs w:val="28"/>
        </w:rPr>
        <w:t>Comput</w:t>
      </w:r>
      <w:proofErr w:type="spellEnd"/>
      <w:r w:rsidRPr="00F02D52">
        <w:rPr>
          <w:rFonts w:ascii="Times New Roman" w:eastAsiaTheme="minorEastAsia" w:hAnsi="Times New Roman" w:cs="Times New Roman"/>
          <w:kern w:val="2"/>
          <w:sz w:val="28"/>
          <w:szCs w:val="28"/>
        </w:rPr>
        <w:t>. Chem. Eng. 2023, *171*, 108153.</w:t>
      </w:r>
    </w:p>
    <w:p w14:paraId="403538FD" w14:textId="6FAD42DA" w:rsidR="00827D2B" w:rsidRPr="00F02D52" w:rsidRDefault="00666A02" w:rsidP="00827D2B">
      <w:pPr>
        <w:jc w:val="both"/>
        <w:rPr>
          <w:rFonts w:ascii="Times New Roman" w:eastAsiaTheme="minorEastAsia" w:hAnsi="Times New Roman" w:cs="Times New Roman"/>
          <w:kern w:val="2"/>
          <w:sz w:val="28"/>
          <w:szCs w:val="28"/>
        </w:rPr>
      </w:pPr>
      <w:r w:rsidRPr="00541B8B">
        <w:rPr>
          <w:rFonts w:ascii="Times New Roman" w:eastAsiaTheme="minorEastAsia" w:hAnsi="Times New Roman" w:cs="Times New Roman"/>
          <w:kern w:val="2"/>
          <w:sz w:val="28"/>
          <w:szCs w:val="28"/>
        </w:rPr>
        <w:t>[2</w:t>
      </w:r>
      <w:r w:rsidR="002A2DC7" w:rsidRPr="00541B8B">
        <w:rPr>
          <w:rFonts w:ascii="Times New Roman" w:eastAsiaTheme="minorEastAsia" w:hAnsi="Times New Roman" w:cs="Times New Roman" w:hint="eastAsia"/>
          <w:kern w:val="2"/>
          <w:sz w:val="28"/>
          <w:szCs w:val="28"/>
        </w:rPr>
        <w:t>2</w:t>
      </w:r>
      <w:r w:rsidRPr="00541B8B">
        <w:rPr>
          <w:rFonts w:ascii="Times New Roman" w:eastAsiaTheme="minorEastAsia" w:hAnsi="Times New Roman" w:cs="Times New Roman"/>
          <w:kern w:val="2"/>
          <w:sz w:val="28"/>
          <w:szCs w:val="28"/>
        </w:rPr>
        <w:t>]</w:t>
      </w:r>
      <w:r w:rsidRPr="00666A02">
        <w:rPr>
          <w:rFonts w:ascii="Times New Roman" w:eastAsiaTheme="minorEastAsia" w:hAnsi="Times New Roman" w:cs="Times New Roman"/>
          <w:kern w:val="2"/>
          <w:sz w:val="28"/>
          <w:szCs w:val="28"/>
        </w:rPr>
        <w:t>：</w:t>
      </w:r>
      <w:proofErr w:type="spellStart"/>
      <w:r w:rsidRPr="00541B8B">
        <w:rPr>
          <w:rFonts w:ascii="Times New Roman" w:eastAsiaTheme="minorEastAsia" w:hAnsi="Times New Roman" w:cs="Times New Roman"/>
          <w:kern w:val="2"/>
          <w:sz w:val="28"/>
          <w:szCs w:val="28"/>
        </w:rPr>
        <w:t>Zobeiry</w:t>
      </w:r>
      <w:proofErr w:type="spellEnd"/>
      <w:r w:rsidRPr="00541B8B">
        <w:rPr>
          <w:rFonts w:ascii="Times New Roman" w:eastAsiaTheme="minorEastAsia" w:hAnsi="Times New Roman" w:cs="Times New Roman"/>
          <w:kern w:val="2"/>
          <w:sz w:val="28"/>
          <w:szCs w:val="28"/>
        </w:rPr>
        <w:t>, N.; Humfeld, K. D. A physics-informed machine learning approach for solving heat transfer problems in optimizing additive manufacturing processes. J. Manuf. Process. 2021, 68, 765-779.</w:t>
      </w:r>
    </w:p>
    <w:bookmarkEnd w:id="2"/>
    <w:p w14:paraId="1B792901" w14:textId="77777777" w:rsidR="009A7047" w:rsidRDefault="009A7047" w:rsidP="00827D2B">
      <w:pPr>
        <w:rPr>
          <w:rFonts w:hint="eastAsia"/>
        </w:rPr>
      </w:pPr>
    </w:p>
    <w:p w14:paraId="7AEEE296" w14:textId="0876ECAE" w:rsidR="009B258A" w:rsidRPr="009B258A" w:rsidRDefault="009B258A" w:rsidP="00827D2B">
      <w:pPr>
        <w:rPr>
          <w:rFonts w:hint="eastAsia"/>
        </w:rPr>
      </w:pPr>
    </w:p>
    <w:sectPr w:rsidR="009B258A" w:rsidRPr="009B258A">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Anjan Tula" w:date="2025-10-30T10:48:00Z" w:initials="AT">
    <w:p w14:paraId="131FC1E0" w14:textId="77777777" w:rsidR="00827D2B" w:rsidRDefault="00827D2B" w:rsidP="00827D2B">
      <w:pPr>
        <w:pStyle w:val="afa"/>
        <w:rPr>
          <w:rFonts w:hint="eastAsia"/>
        </w:rPr>
      </w:pPr>
      <w:r>
        <w:rPr>
          <w:rStyle w:val="af9"/>
        </w:rPr>
        <w:annotationRef/>
      </w:r>
      <w:r>
        <w:rPr>
          <w:lang w:val="en-IN"/>
        </w:rPr>
        <w:t xml:space="preserve">First start with Properties </w:t>
      </w:r>
      <w:r>
        <w:rPr>
          <w:lang w:val="en-IN"/>
        </w:rPr>
        <w:br/>
        <w:t xml:space="preserve">2. Usage of properties </w:t>
      </w:r>
      <w:r>
        <w:rPr>
          <w:lang w:val="en-IN"/>
        </w:rPr>
        <w:br/>
        <w:t xml:space="preserve">3. Properties can be segregated their temp dependency. </w:t>
      </w:r>
      <w:r>
        <w:rPr>
          <w:lang w:val="en-IN"/>
        </w:rPr>
        <w:tab/>
        <w:t>properties are …….</w:t>
      </w:r>
      <w:r>
        <w:rPr>
          <w:lang w:val="en-IN"/>
        </w:rPr>
        <w:br/>
        <w:t>however temp dependent properties ……</w:t>
      </w:r>
      <w:r>
        <w:rPr>
          <w:lang w:val="en-IN"/>
        </w:rPr>
        <w:br/>
        <w:t xml:space="preserve">4. Give a comparison like how many compounds are there vs single point properties vs </w:t>
      </w:r>
      <w:proofErr w:type="gramStart"/>
      <w:r>
        <w:rPr>
          <w:lang w:val="en-IN"/>
        </w:rPr>
        <w:t>temperature .</w:t>
      </w:r>
      <w:proofErr w:type="gramEnd"/>
      <w:r>
        <w:rPr>
          <w:lang w:val="en-IN"/>
        </w:rPr>
        <w:t xml:space="preserve"> </w:t>
      </w:r>
      <w:r>
        <w:rPr>
          <w:lang w:val="en-IN"/>
        </w:rPr>
        <w:br/>
        <w:t xml:space="preserve">5. it is very </w:t>
      </w:r>
      <w:proofErr w:type="gramStart"/>
      <w:r>
        <w:rPr>
          <w:lang w:val="en-IN"/>
        </w:rPr>
        <w:t>tough ,</w:t>
      </w:r>
      <w:proofErr w:type="gramEnd"/>
      <w:r>
        <w:rPr>
          <w:lang w:val="en-IN"/>
        </w:rPr>
        <w:t xml:space="preserve"> money ……</w:t>
      </w:r>
      <w:r>
        <w:rPr>
          <w:lang w:val="en-IN"/>
        </w:rPr>
        <w:br/>
        <w:t xml:space="preserve">6. Reflected from research going (picture) </w:t>
      </w:r>
    </w:p>
  </w:comment>
  <w:comment w:id="4" w:author="Anjan Tula" w:date="2025-11-12T10:25:00Z" w:initials="AT">
    <w:p w14:paraId="445D5D6E" w14:textId="77777777" w:rsidR="00827D2B" w:rsidRDefault="00827D2B" w:rsidP="00827D2B">
      <w:pPr>
        <w:pStyle w:val="afa"/>
        <w:rPr>
          <w:rFonts w:hint="eastAsia"/>
        </w:rPr>
      </w:pPr>
      <w:r>
        <w:rPr>
          <w:rStyle w:val="af9"/>
        </w:rPr>
        <w:annotationRef/>
      </w:r>
      <w:r>
        <w:rPr>
          <w:lang w:val="en-IN"/>
        </w:rPr>
        <w:t xml:space="preserve">Combine 2.2.1 and </w:t>
      </w:r>
      <w:proofErr w:type="gramStart"/>
      <w:r>
        <w:rPr>
          <w:lang w:val="en-IN"/>
        </w:rPr>
        <w:t>2.2.2  under</w:t>
      </w:r>
      <w:proofErr w:type="gramEnd"/>
      <w:r>
        <w:rPr>
          <w:lang w:val="en-IN"/>
        </w:rPr>
        <w:t xml:space="preserve"> one sub heading: How GC models are extended for Temp dept properties </w:t>
      </w:r>
    </w:p>
  </w:comment>
  <w:comment w:id="5" w:author="Anjan Tula" w:date="2025-11-12T10:28:00Z" w:initials="AT">
    <w:p w14:paraId="4CD6217F" w14:textId="77777777" w:rsidR="00827D2B" w:rsidRDefault="00827D2B" w:rsidP="00827D2B">
      <w:pPr>
        <w:pStyle w:val="afa"/>
        <w:rPr>
          <w:rFonts w:hint="eastAsia"/>
        </w:rPr>
      </w:pPr>
      <w:r>
        <w:rPr>
          <w:rStyle w:val="af9"/>
        </w:rPr>
        <w:annotationRef/>
      </w:r>
      <w:r>
        <w:rPr>
          <w:lang w:val="en-IN"/>
        </w:rPr>
        <w:t xml:space="preserve">Limitations 2.3 </w:t>
      </w:r>
    </w:p>
  </w:comment>
  <w:comment w:id="16" w:author="Anjan Tula" w:date="2025-11-18T13:56:00Z" w:initials="AT">
    <w:p w14:paraId="0DB1025F" w14:textId="77777777" w:rsidR="00B205CF" w:rsidRDefault="00B205CF" w:rsidP="00B205CF">
      <w:pPr>
        <w:pStyle w:val="afa"/>
        <w:rPr>
          <w:rFonts w:hint="eastAsia"/>
        </w:rPr>
      </w:pPr>
      <w:r>
        <w:rPr>
          <w:rStyle w:val="af9"/>
        </w:rPr>
        <w:annotationRef/>
      </w:r>
      <w:proofErr w:type="spellStart"/>
      <w:r>
        <w:rPr>
          <w:lang w:val="en-IN"/>
        </w:rPr>
        <w:t>Simplfy</w:t>
      </w:r>
      <w:proofErr w:type="spellEnd"/>
      <w:r>
        <w:rPr>
          <w:lang w:val="en-IN"/>
        </w:rPr>
        <w:t xml:space="preserve"> this </w:t>
      </w:r>
    </w:p>
  </w:comment>
  <w:comment w:id="25" w:author="Anjan Tula" w:date="2025-11-18T13:58:00Z" w:initials="AT">
    <w:p w14:paraId="064DB328" w14:textId="77777777" w:rsidR="00ED2DDA" w:rsidRDefault="00ED2DDA" w:rsidP="00ED2DDA">
      <w:pPr>
        <w:pStyle w:val="afa"/>
        <w:rPr>
          <w:rFonts w:hint="eastAsia"/>
        </w:rPr>
      </w:pPr>
      <w:r>
        <w:rPr>
          <w:rStyle w:val="af9"/>
        </w:rPr>
        <w:annotationRef/>
      </w:r>
      <w:r>
        <w:rPr>
          <w:lang w:val="en-IN"/>
        </w:rPr>
        <w:t>Table name on the top and also include information</w:t>
      </w:r>
    </w:p>
  </w:comment>
  <w:comment w:id="116" w:author="Anjan Tula" w:date="2025-11-18T13:58:00Z" w:initials="AT">
    <w:p w14:paraId="1B6367DA" w14:textId="77777777" w:rsidR="008F23E4" w:rsidRDefault="008F23E4" w:rsidP="008F23E4">
      <w:pPr>
        <w:pStyle w:val="afa"/>
        <w:rPr>
          <w:rFonts w:hint="eastAsia"/>
        </w:rPr>
      </w:pPr>
      <w:r>
        <w:rPr>
          <w:rStyle w:val="af9"/>
        </w:rPr>
        <w:annotationRef/>
      </w:r>
      <w:r>
        <w:rPr>
          <w:lang w:val="en-IN"/>
        </w:rPr>
        <w:t>Table name on the top and also include information</w:t>
      </w:r>
    </w:p>
  </w:comment>
  <w:comment w:id="123" w:author="Anjan Tula" w:date="2025-11-18T13:58:00Z" w:initials="AT">
    <w:p w14:paraId="5320A7C8" w14:textId="77777777" w:rsidR="008F23E4" w:rsidRDefault="008F23E4" w:rsidP="008F23E4">
      <w:pPr>
        <w:pStyle w:val="afa"/>
        <w:rPr>
          <w:rFonts w:hint="eastAsia"/>
        </w:rPr>
      </w:pPr>
      <w:r>
        <w:rPr>
          <w:rStyle w:val="af9"/>
        </w:rPr>
        <w:annotationRef/>
      </w:r>
      <w:r>
        <w:rPr>
          <w:lang w:val="en-IN"/>
        </w:rPr>
        <w:t>A linear relationship</w:t>
      </w:r>
    </w:p>
  </w:comment>
  <w:comment w:id="118" w:author="Anjan Tula" w:date="2025-11-18T14:02:00Z" w:initials="AT">
    <w:p w14:paraId="712D02EB" w14:textId="77777777" w:rsidR="00E60571" w:rsidRDefault="00E60571" w:rsidP="00E60571">
      <w:pPr>
        <w:pStyle w:val="afa"/>
        <w:rPr>
          <w:rFonts w:hint="eastAsia"/>
        </w:rPr>
      </w:pPr>
      <w:r>
        <w:rPr>
          <w:rStyle w:val="af9"/>
        </w:rPr>
        <w:annotationRef/>
      </w:r>
      <w:r>
        <w:rPr>
          <w:lang w:val="en-IN"/>
        </w:rPr>
        <w:t xml:space="preserve">We will also use physically important temperature as </w:t>
      </w:r>
      <w:proofErr w:type="gramStart"/>
      <w:r>
        <w:rPr>
          <w:lang w:val="en-IN"/>
        </w:rPr>
        <w:t>an</w:t>
      </w:r>
      <w:proofErr w:type="gramEnd"/>
      <w:r>
        <w:rPr>
          <w:lang w:val="en-IN"/>
        </w:rPr>
        <w:t xml:space="preserve"> basis</w:t>
      </w:r>
      <w:proofErr w:type="gramStart"/>
      <w:r>
        <w:rPr>
          <w:lang w:val="en-IN"/>
        </w:rPr>
        <w:t>…..</w:t>
      </w:r>
      <w:proofErr w:type="gramEnd"/>
    </w:p>
  </w:comment>
  <w:comment w:id="144" w:author="Anjan Tula" w:date="2025-11-18T14:00:00Z" w:initials="AT">
    <w:p w14:paraId="67135843" w14:textId="0B8A2A66" w:rsidR="00E60571" w:rsidRDefault="00E60571" w:rsidP="00E60571">
      <w:pPr>
        <w:pStyle w:val="afa"/>
        <w:rPr>
          <w:rFonts w:hint="eastAsia"/>
        </w:rPr>
      </w:pPr>
      <w:r>
        <w:rPr>
          <w:rStyle w:val="af9"/>
        </w:rPr>
        <w:annotationRef/>
      </w:r>
      <w:r>
        <w:rPr>
          <w:lang w:val="en-IN"/>
        </w:rPr>
        <w:t xml:space="preserve">Strategy 1 in mechanistic…...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1FC1E0" w15:done="0"/>
  <w15:commentEx w15:paraId="445D5D6E" w15:done="0"/>
  <w15:commentEx w15:paraId="4CD6217F" w15:done="0"/>
  <w15:commentEx w15:paraId="0DB1025F" w15:done="0"/>
  <w15:commentEx w15:paraId="064DB328" w15:done="0"/>
  <w15:commentEx w15:paraId="1B6367DA" w15:done="0"/>
  <w15:commentEx w15:paraId="5320A7C8" w15:done="0"/>
  <w15:commentEx w15:paraId="712D02EB" w15:done="0"/>
  <w15:commentEx w15:paraId="6713584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81AC955" w16cex:dateUtc="2025-10-30T02:48:00Z"/>
  <w16cex:commentExtensible w16cex:durableId="43C3473B" w16cex:dateUtc="2025-11-12T02:25:00Z"/>
  <w16cex:commentExtensible w16cex:durableId="1FFB2C74" w16cex:dateUtc="2025-11-12T02:28:00Z"/>
  <w16cex:commentExtensible w16cex:durableId="7AD6C583" w16cex:dateUtc="2025-11-18T05:56:00Z"/>
  <w16cex:commentExtensible w16cex:durableId="78F6BDEA" w16cex:dateUtc="2025-11-18T05:58:00Z"/>
  <w16cex:commentExtensible w16cex:durableId="4FD74AF2" w16cex:dateUtc="2025-11-18T05:58:00Z"/>
  <w16cex:commentExtensible w16cex:durableId="370DB004" w16cex:dateUtc="2025-11-18T05:58:00Z"/>
  <w16cex:commentExtensible w16cex:durableId="5EE0ADD0" w16cex:dateUtc="2025-11-18T06:02:00Z"/>
  <w16cex:commentExtensible w16cex:durableId="6AD1AD1E" w16cex:dateUtc="2025-11-18T06: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1FC1E0" w16cid:durableId="081AC955"/>
  <w16cid:commentId w16cid:paraId="445D5D6E" w16cid:durableId="43C3473B"/>
  <w16cid:commentId w16cid:paraId="4CD6217F" w16cid:durableId="1FFB2C74"/>
  <w16cid:commentId w16cid:paraId="0DB1025F" w16cid:durableId="7AD6C583"/>
  <w16cid:commentId w16cid:paraId="064DB328" w16cid:durableId="78F6BDEA"/>
  <w16cid:commentId w16cid:paraId="1B6367DA" w16cid:durableId="4FD74AF2"/>
  <w16cid:commentId w16cid:paraId="5320A7C8" w16cid:durableId="370DB004"/>
  <w16cid:commentId w16cid:paraId="712D02EB" w16cid:durableId="5EE0ADD0"/>
  <w16cid:commentId w16cid:paraId="67135843" w16cid:durableId="6AD1AD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54C56" w14:textId="77777777" w:rsidR="00E502D8" w:rsidRDefault="00E502D8" w:rsidP="0002553E">
      <w:pPr>
        <w:rPr>
          <w:rFonts w:hint="eastAsia"/>
        </w:rPr>
      </w:pPr>
      <w:r>
        <w:separator/>
      </w:r>
    </w:p>
  </w:endnote>
  <w:endnote w:type="continuationSeparator" w:id="0">
    <w:p w14:paraId="083B3270" w14:textId="77777777" w:rsidR="00E502D8" w:rsidRDefault="00E502D8" w:rsidP="0002553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DA1B3" w14:textId="77777777" w:rsidR="00E502D8" w:rsidRDefault="00E502D8" w:rsidP="0002553E">
      <w:pPr>
        <w:rPr>
          <w:rFonts w:hint="eastAsia"/>
        </w:rPr>
      </w:pPr>
      <w:r>
        <w:separator/>
      </w:r>
    </w:p>
  </w:footnote>
  <w:footnote w:type="continuationSeparator" w:id="0">
    <w:p w14:paraId="1AD471BC" w14:textId="77777777" w:rsidR="00E502D8" w:rsidRDefault="00E502D8" w:rsidP="0002553E">
      <w:pPr>
        <w:rPr>
          <w:rFonts w:hint="eastAsia"/>
        </w:rPr>
      </w:pPr>
      <w:r>
        <w:continuationSeparator/>
      </w:r>
    </w:p>
  </w:footnote>
  <w:footnote w:id="1">
    <w:p w14:paraId="4DCFEB7D" w14:textId="77777777" w:rsidR="00827D2B" w:rsidRPr="00700708" w:rsidRDefault="00827D2B" w:rsidP="00827D2B">
      <w:pPr>
        <w:pStyle w:val="af"/>
        <w:ind w:right="240" w:firstLineChars="0" w:firstLine="0"/>
        <w:rPr>
          <w:rFonts w:ascii="Times New Roman" w:hAnsi="Times New Roman" w:cs="Times New Roman"/>
        </w:rPr>
      </w:pPr>
      <w:r w:rsidRPr="00700708">
        <w:rPr>
          <w:rStyle w:val="af0"/>
        </w:rPr>
        <w:sym w:font="Symbol" w:char="F02A"/>
      </w:r>
      <w:r w:rsidRPr="00700708">
        <w:rPr>
          <w:rFonts w:ascii="Times New Roman" w:hAnsi="Times New Roman" w:cs="Times New Roman"/>
        </w:rPr>
        <w:t xml:space="preserve"> Corresponding author. </w:t>
      </w:r>
    </w:p>
    <w:p w14:paraId="3C89F8E5" w14:textId="77777777" w:rsidR="00827D2B" w:rsidRPr="00ED56D4" w:rsidRDefault="00827D2B" w:rsidP="00827D2B">
      <w:pPr>
        <w:pStyle w:val="af"/>
        <w:ind w:right="240" w:firstLineChars="0" w:firstLine="0"/>
        <w:rPr>
          <w:rFonts w:ascii="Times New Roman" w:hAnsi="Times New Roman" w:cs="Times New Roman"/>
        </w:rPr>
      </w:pPr>
      <w:r w:rsidRPr="00700708">
        <w:rPr>
          <w:rFonts w:ascii="Times New Roman" w:hAnsi="Times New Roman" w:cs="Times New Roman"/>
        </w:rPr>
        <w:t>E-mail address: anjantula@zju.edu.cn.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418D9"/>
    <w:multiLevelType w:val="multilevel"/>
    <w:tmpl w:val="C72689AA"/>
    <w:lvl w:ilvl="0">
      <w:start w:val="1"/>
      <w:numFmt w:val="bullet"/>
      <w:lvlText w:val=""/>
      <w:lvlJc w:val="left"/>
      <w:pPr>
        <w:tabs>
          <w:tab w:val="num" w:pos="1287"/>
        </w:tabs>
        <w:ind w:left="1287" w:hanging="360"/>
      </w:pPr>
      <w:rPr>
        <w:rFonts w:ascii="Symbol" w:hAnsi="Symbol" w:hint="default"/>
        <w:sz w:val="20"/>
      </w:rPr>
    </w:lvl>
    <w:lvl w:ilvl="1" w:tentative="1">
      <w:start w:val="1"/>
      <w:numFmt w:val="bullet"/>
      <w:lvlText w:val="o"/>
      <w:lvlJc w:val="left"/>
      <w:pPr>
        <w:tabs>
          <w:tab w:val="num" w:pos="2007"/>
        </w:tabs>
        <w:ind w:left="2007" w:hanging="360"/>
      </w:pPr>
      <w:rPr>
        <w:rFonts w:ascii="Courier New" w:hAnsi="Courier New" w:hint="default"/>
        <w:sz w:val="20"/>
      </w:rPr>
    </w:lvl>
    <w:lvl w:ilvl="2" w:tentative="1">
      <w:start w:val="1"/>
      <w:numFmt w:val="bullet"/>
      <w:lvlText w:val=""/>
      <w:lvlJc w:val="left"/>
      <w:pPr>
        <w:tabs>
          <w:tab w:val="num" w:pos="2727"/>
        </w:tabs>
        <w:ind w:left="2727" w:hanging="360"/>
      </w:pPr>
      <w:rPr>
        <w:rFonts w:ascii="Wingdings" w:hAnsi="Wingdings" w:hint="default"/>
        <w:sz w:val="20"/>
      </w:rPr>
    </w:lvl>
    <w:lvl w:ilvl="3" w:tentative="1">
      <w:start w:val="1"/>
      <w:numFmt w:val="bullet"/>
      <w:lvlText w:val=""/>
      <w:lvlJc w:val="left"/>
      <w:pPr>
        <w:tabs>
          <w:tab w:val="num" w:pos="3447"/>
        </w:tabs>
        <w:ind w:left="3447" w:hanging="360"/>
      </w:pPr>
      <w:rPr>
        <w:rFonts w:ascii="Wingdings" w:hAnsi="Wingdings" w:hint="default"/>
        <w:sz w:val="20"/>
      </w:rPr>
    </w:lvl>
    <w:lvl w:ilvl="4" w:tentative="1">
      <w:start w:val="1"/>
      <w:numFmt w:val="bullet"/>
      <w:lvlText w:val=""/>
      <w:lvlJc w:val="left"/>
      <w:pPr>
        <w:tabs>
          <w:tab w:val="num" w:pos="4167"/>
        </w:tabs>
        <w:ind w:left="4167" w:hanging="360"/>
      </w:pPr>
      <w:rPr>
        <w:rFonts w:ascii="Wingdings" w:hAnsi="Wingdings" w:hint="default"/>
        <w:sz w:val="20"/>
      </w:rPr>
    </w:lvl>
    <w:lvl w:ilvl="5" w:tentative="1">
      <w:start w:val="1"/>
      <w:numFmt w:val="bullet"/>
      <w:lvlText w:val=""/>
      <w:lvlJc w:val="left"/>
      <w:pPr>
        <w:tabs>
          <w:tab w:val="num" w:pos="4887"/>
        </w:tabs>
        <w:ind w:left="4887" w:hanging="360"/>
      </w:pPr>
      <w:rPr>
        <w:rFonts w:ascii="Wingdings" w:hAnsi="Wingdings" w:hint="default"/>
        <w:sz w:val="20"/>
      </w:rPr>
    </w:lvl>
    <w:lvl w:ilvl="6" w:tentative="1">
      <w:start w:val="1"/>
      <w:numFmt w:val="bullet"/>
      <w:lvlText w:val=""/>
      <w:lvlJc w:val="left"/>
      <w:pPr>
        <w:tabs>
          <w:tab w:val="num" w:pos="5607"/>
        </w:tabs>
        <w:ind w:left="5607" w:hanging="360"/>
      </w:pPr>
      <w:rPr>
        <w:rFonts w:ascii="Wingdings" w:hAnsi="Wingdings" w:hint="default"/>
        <w:sz w:val="20"/>
      </w:rPr>
    </w:lvl>
    <w:lvl w:ilvl="7" w:tentative="1">
      <w:start w:val="1"/>
      <w:numFmt w:val="bullet"/>
      <w:lvlText w:val=""/>
      <w:lvlJc w:val="left"/>
      <w:pPr>
        <w:tabs>
          <w:tab w:val="num" w:pos="6327"/>
        </w:tabs>
        <w:ind w:left="6327" w:hanging="360"/>
      </w:pPr>
      <w:rPr>
        <w:rFonts w:ascii="Wingdings" w:hAnsi="Wingdings" w:hint="default"/>
        <w:sz w:val="20"/>
      </w:rPr>
    </w:lvl>
    <w:lvl w:ilvl="8" w:tentative="1">
      <w:start w:val="1"/>
      <w:numFmt w:val="bullet"/>
      <w:lvlText w:val=""/>
      <w:lvlJc w:val="left"/>
      <w:pPr>
        <w:tabs>
          <w:tab w:val="num" w:pos="7047"/>
        </w:tabs>
        <w:ind w:left="7047" w:hanging="360"/>
      </w:pPr>
      <w:rPr>
        <w:rFonts w:ascii="Wingdings" w:hAnsi="Wingdings" w:hint="default"/>
        <w:sz w:val="20"/>
      </w:rPr>
    </w:lvl>
  </w:abstractNum>
  <w:abstractNum w:abstractNumId="1" w15:restartNumberingAfterBreak="0">
    <w:nsid w:val="34EF68BD"/>
    <w:multiLevelType w:val="hybridMultilevel"/>
    <w:tmpl w:val="D196038C"/>
    <w:lvl w:ilvl="0" w:tplc="CA26B81E">
      <w:start w:val="1"/>
      <w:numFmt w:val="decimal"/>
      <w:lvlText w:val="(%1)"/>
      <w:lvlJc w:val="left"/>
      <w:pPr>
        <w:ind w:left="800" w:hanging="36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3DCB63B9"/>
    <w:multiLevelType w:val="hybridMultilevel"/>
    <w:tmpl w:val="4B88363A"/>
    <w:lvl w:ilvl="0" w:tplc="BF547134">
      <w:start w:val="1"/>
      <w:numFmt w:val="upperLetter"/>
      <w:lvlText w:val="(%1)"/>
      <w:lvlJc w:val="left"/>
      <w:pPr>
        <w:ind w:left="800" w:hanging="36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4D743025"/>
    <w:multiLevelType w:val="multilevel"/>
    <w:tmpl w:val="54468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D43E83"/>
    <w:multiLevelType w:val="multilevel"/>
    <w:tmpl w:val="8E7E14E4"/>
    <w:lvl w:ilvl="0">
      <w:start w:val="1"/>
      <w:numFmt w:val="decimal"/>
      <w:lvlText w:val="%1."/>
      <w:lvlJc w:val="left"/>
      <w:pPr>
        <w:ind w:left="501" w:hanging="360"/>
      </w:pPr>
      <w:rPr>
        <w:rFonts w:hint="default"/>
        <w:color w:val="000000" w:themeColor="text1"/>
      </w:rPr>
    </w:lvl>
    <w:lvl w:ilvl="1">
      <w:start w:val="1"/>
      <w:numFmt w:val="decimal"/>
      <w:isLgl/>
      <w:lvlText w:val="%1.%2"/>
      <w:lvlJc w:val="left"/>
      <w:pPr>
        <w:ind w:left="1201" w:hanging="420"/>
      </w:pPr>
      <w:rPr>
        <w:rFonts w:hint="default"/>
      </w:rPr>
    </w:lvl>
    <w:lvl w:ilvl="2">
      <w:start w:val="1"/>
      <w:numFmt w:val="decimal"/>
      <w:isLgl/>
      <w:lvlText w:val="%1.%2.%3"/>
      <w:lvlJc w:val="left"/>
      <w:pPr>
        <w:ind w:left="2141" w:hanging="720"/>
      </w:pPr>
      <w:rPr>
        <w:rFonts w:hint="default"/>
      </w:rPr>
    </w:lvl>
    <w:lvl w:ilvl="3">
      <w:start w:val="1"/>
      <w:numFmt w:val="decimal"/>
      <w:isLgl/>
      <w:lvlText w:val="%1.%2.%3.%4"/>
      <w:lvlJc w:val="left"/>
      <w:pPr>
        <w:ind w:left="3141" w:hanging="1080"/>
      </w:pPr>
      <w:rPr>
        <w:rFonts w:hint="default"/>
      </w:rPr>
    </w:lvl>
    <w:lvl w:ilvl="4">
      <w:start w:val="1"/>
      <w:numFmt w:val="decimal"/>
      <w:isLgl/>
      <w:lvlText w:val="%1.%2.%3.%4.%5"/>
      <w:lvlJc w:val="left"/>
      <w:pPr>
        <w:ind w:left="3781" w:hanging="1080"/>
      </w:pPr>
      <w:rPr>
        <w:rFonts w:hint="default"/>
      </w:rPr>
    </w:lvl>
    <w:lvl w:ilvl="5">
      <w:start w:val="1"/>
      <w:numFmt w:val="decimal"/>
      <w:isLgl/>
      <w:lvlText w:val="%1.%2.%3.%4.%5.%6"/>
      <w:lvlJc w:val="left"/>
      <w:pPr>
        <w:ind w:left="4781" w:hanging="1440"/>
      </w:pPr>
      <w:rPr>
        <w:rFonts w:hint="default"/>
      </w:rPr>
    </w:lvl>
    <w:lvl w:ilvl="6">
      <w:start w:val="1"/>
      <w:numFmt w:val="decimal"/>
      <w:isLgl/>
      <w:lvlText w:val="%1.%2.%3.%4.%5.%6.%7"/>
      <w:lvlJc w:val="left"/>
      <w:pPr>
        <w:ind w:left="5421" w:hanging="1440"/>
      </w:pPr>
      <w:rPr>
        <w:rFonts w:hint="default"/>
      </w:rPr>
    </w:lvl>
    <w:lvl w:ilvl="7">
      <w:start w:val="1"/>
      <w:numFmt w:val="decimal"/>
      <w:isLgl/>
      <w:lvlText w:val="%1.%2.%3.%4.%5.%6.%7.%8"/>
      <w:lvlJc w:val="left"/>
      <w:pPr>
        <w:ind w:left="6421" w:hanging="1800"/>
      </w:pPr>
      <w:rPr>
        <w:rFonts w:hint="default"/>
      </w:rPr>
    </w:lvl>
    <w:lvl w:ilvl="8">
      <w:start w:val="1"/>
      <w:numFmt w:val="decimal"/>
      <w:isLgl/>
      <w:lvlText w:val="%1.%2.%3.%4.%5.%6.%7.%8.%9"/>
      <w:lvlJc w:val="left"/>
      <w:pPr>
        <w:ind w:left="7421" w:hanging="2160"/>
      </w:pPr>
      <w:rPr>
        <w:rFonts w:hint="default"/>
      </w:rPr>
    </w:lvl>
  </w:abstractNum>
  <w:abstractNum w:abstractNumId="5" w15:restartNumberingAfterBreak="0">
    <w:nsid w:val="76461CB6"/>
    <w:multiLevelType w:val="multilevel"/>
    <w:tmpl w:val="55702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0160385">
    <w:abstractNumId w:val="4"/>
  </w:num>
  <w:num w:numId="2" w16cid:durableId="1309824472">
    <w:abstractNumId w:val="1"/>
  </w:num>
  <w:num w:numId="3" w16cid:durableId="310604141">
    <w:abstractNumId w:val="2"/>
  </w:num>
  <w:num w:numId="4" w16cid:durableId="396515225">
    <w:abstractNumId w:val="3"/>
  </w:num>
  <w:num w:numId="5" w16cid:durableId="710962935">
    <w:abstractNumId w:val="5"/>
  </w:num>
  <w:num w:numId="6" w16cid:durableId="195015925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jan Tula">
    <w15:presenceInfo w15:providerId="Windows Live" w15:userId="b9412bd8625bdd8c"/>
  </w15:person>
  <w15:person w15:author="帅 张">
    <w15:presenceInfo w15:providerId="Windows Live" w15:userId="7e218cd6752518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53E"/>
    <w:rsid w:val="0002553E"/>
    <w:rsid w:val="00025AE4"/>
    <w:rsid w:val="000468A3"/>
    <w:rsid w:val="00055950"/>
    <w:rsid w:val="000B46D0"/>
    <w:rsid w:val="000E2E90"/>
    <w:rsid w:val="000F4CA1"/>
    <w:rsid w:val="001202BC"/>
    <w:rsid w:val="0012714A"/>
    <w:rsid w:val="00176416"/>
    <w:rsid w:val="0018365D"/>
    <w:rsid w:val="0020137D"/>
    <w:rsid w:val="00221798"/>
    <w:rsid w:val="002A2DC7"/>
    <w:rsid w:val="002B268A"/>
    <w:rsid w:val="002E6184"/>
    <w:rsid w:val="00383096"/>
    <w:rsid w:val="003951BD"/>
    <w:rsid w:val="003C2D8B"/>
    <w:rsid w:val="003C4D7A"/>
    <w:rsid w:val="004305F6"/>
    <w:rsid w:val="00502628"/>
    <w:rsid w:val="00504A65"/>
    <w:rsid w:val="0052291C"/>
    <w:rsid w:val="00536355"/>
    <w:rsid w:val="00541B8B"/>
    <w:rsid w:val="00580650"/>
    <w:rsid w:val="00595CA6"/>
    <w:rsid w:val="005965FF"/>
    <w:rsid w:val="005A24F6"/>
    <w:rsid w:val="00653548"/>
    <w:rsid w:val="00666A02"/>
    <w:rsid w:val="00696FCB"/>
    <w:rsid w:val="006B0135"/>
    <w:rsid w:val="006C54FA"/>
    <w:rsid w:val="006E32A0"/>
    <w:rsid w:val="00701DAA"/>
    <w:rsid w:val="00726596"/>
    <w:rsid w:val="00765D62"/>
    <w:rsid w:val="00785B91"/>
    <w:rsid w:val="007A591D"/>
    <w:rsid w:val="00827D2B"/>
    <w:rsid w:val="0084784C"/>
    <w:rsid w:val="00852CDC"/>
    <w:rsid w:val="008C0BB7"/>
    <w:rsid w:val="008F23E4"/>
    <w:rsid w:val="00930623"/>
    <w:rsid w:val="009419EF"/>
    <w:rsid w:val="00966E98"/>
    <w:rsid w:val="00995724"/>
    <w:rsid w:val="009A1F93"/>
    <w:rsid w:val="009A7047"/>
    <w:rsid w:val="009B258A"/>
    <w:rsid w:val="00A0615D"/>
    <w:rsid w:val="00A8354E"/>
    <w:rsid w:val="00AB0C44"/>
    <w:rsid w:val="00AC51F4"/>
    <w:rsid w:val="00AF13D7"/>
    <w:rsid w:val="00B205CF"/>
    <w:rsid w:val="00B569BE"/>
    <w:rsid w:val="00B739F9"/>
    <w:rsid w:val="00B86C9B"/>
    <w:rsid w:val="00BC62D0"/>
    <w:rsid w:val="00C03000"/>
    <w:rsid w:val="00C83250"/>
    <w:rsid w:val="00C90F7F"/>
    <w:rsid w:val="00CF0A29"/>
    <w:rsid w:val="00D346F5"/>
    <w:rsid w:val="00D57AD1"/>
    <w:rsid w:val="00E07D40"/>
    <w:rsid w:val="00E31D3D"/>
    <w:rsid w:val="00E4658B"/>
    <w:rsid w:val="00E502D8"/>
    <w:rsid w:val="00E60571"/>
    <w:rsid w:val="00E96970"/>
    <w:rsid w:val="00ED2DDA"/>
    <w:rsid w:val="00EE1F69"/>
    <w:rsid w:val="00F02D5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4160F0"/>
  <w15:chartTrackingRefBased/>
  <w15:docId w15:val="{8C6D0DE6-FFA9-4D57-B923-2C63874C3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27D2B"/>
    <w:pPr>
      <w:spacing w:after="0" w:line="240" w:lineRule="auto"/>
    </w:pPr>
    <w:rPr>
      <w:rFonts w:ascii="宋体" w:eastAsia="宋体" w:hAnsi="宋体" w:cs="宋体"/>
      <w:kern w:val="0"/>
      <w:sz w:val="24"/>
      <w14:ligatures w14:val="none"/>
    </w:rPr>
  </w:style>
  <w:style w:type="paragraph" w:styleId="1">
    <w:name w:val="heading 1"/>
    <w:basedOn w:val="a"/>
    <w:next w:val="a"/>
    <w:link w:val="10"/>
    <w:uiPriority w:val="9"/>
    <w:qFormat/>
    <w:rsid w:val="0002553E"/>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14:ligatures w14:val="standardContextual"/>
    </w:rPr>
  </w:style>
  <w:style w:type="paragraph" w:styleId="2">
    <w:name w:val="heading 2"/>
    <w:basedOn w:val="a"/>
    <w:next w:val="a"/>
    <w:link w:val="20"/>
    <w:uiPriority w:val="9"/>
    <w:semiHidden/>
    <w:unhideWhenUsed/>
    <w:qFormat/>
    <w:rsid w:val="0002553E"/>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14:ligatures w14:val="standardContextual"/>
    </w:rPr>
  </w:style>
  <w:style w:type="paragraph" w:styleId="3">
    <w:name w:val="heading 3"/>
    <w:basedOn w:val="a"/>
    <w:next w:val="a"/>
    <w:link w:val="30"/>
    <w:uiPriority w:val="9"/>
    <w:unhideWhenUsed/>
    <w:qFormat/>
    <w:rsid w:val="0002553E"/>
    <w:pPr>
      <w:keepNext/>
      <w:keepLines/>
      <w:widowControl w:val="0"/>
      <w:spacing w:before="160" w:after="80" w:line="278" w:lineRule="auto"/>
      <w:outlineLvl w:val="2"/>
    </w:pPr>
    <w:rPr>
      <w:rFonts w:asciiTheme="majorHAnsi" w:eastAsiaTheme="majorEastAsia" w:hAnsiTheme="majorHAnsi" w:cstheme="majorBidi"/>
      <w:color w:val="0F4761" w:themeColor="accent1" w:themeShade="BF"/>
      <w:kern w:val="2"/>
      <w:sz w:val="32"/>
      <w:szCs w:val="32"/>
      <w14:ligatures w14:val="standardContextual"/>
    </w:rPr>
  </w:style>
  <w:style w:type="paragraph" w:styleId="4">
    <w:name w:val="heading 4"/>
    <w:basedOn w:val="a"/>
    <w:next w:val="a"/>
    <w:link w:val="40"/>
    <w:uiPriority w:val="9"/>
    <w:unhideWhenUsed/>
    <w:qFormat/>
    <w:rsid w:val="0002553E"/>
    <w:pPr>
      <w:keepNext/>
      <w:keepLines/>
      <w:widowControl w:val="0"/>
      <w:spacing w:before="80" w:after="40" w:line="278" w:lineRule="auto"/>
      <w:outlineLvl w:val="3"/>
    </w:pPr>
    <w:rPr>
      <w:rFonts w:asciiTheme="minorHAnsi" w:eastAsiaTheme="minorEastAsia" w:hAnsiTheme="minorHAnsi" w:cstheme="majorBidi"/>
      <w:color w:val="0F4761" w:themeColor="accent1" w:themeShade="BF"/>
      <w:kern w:val="2"/>
      <w:sz w:val="28"/>
      <w:szCs w:val="28"/>
      <w14:ligatures w14:val="standardContextual"/>
    </w:rPr>
  </w:style>
  <w:style w:type="paragraph" w:styleId="5">
    <w:name w:val="heading 5"/>
    <w:basedOn w:val="a"/>
    <w:next w:val="a"/>
    <w:link w:val="50"/>
    <w:uiPriority w:val="9"/>
    <w:semiHidden/>
    <w:unhideWhenUsed/>
    <w:qFormat/>
    <w:rsid w:val="0002553E"/>
    <w:pPr>
      <w:keepNext/>
      <w:keepLines/>
      <w:widowControl w:val="0"/>
      <w:spacing w:before="80" w:after="40" w:line="278" w:lineRule="auto"/>
      <w:outlineLvl w:val="4"/>
    </w:pPr>
    <w:rPr>
      <w:rFonts w:asciiTheme="minorHAnsi" w:eastAsiaTheme="minorEastAsia" w:hAnsiTheme="minorHAnsi" w:cstheme="majorBidi"/>
      <w:color w:val="0F4761" w:themeColor="accent1" w:themeShade="BF"/>
      <w:kern w:val="2"/>
      <w14:ligatures w14:val="standardContextual"/>
    </w:rPr>
  </w:style>
  <w:style w:type="paragraph" w:styleId="6">
    <w:name w:val="heading 6"/>
    <w:basedOn w:val="a"/>
    <w:next w:val="a"/>
    <w:link w:val="60"/>
    <w:uiPriority w:val="9"/>
    <w:semiHidden/>
    <w:unhideWhenUsed/>
    <w:qFormat/>
    <w:rsid w:val="0002553E"/>
    <w:pPr>
      <w:keepNext/>
      <w:keepLines/>
      <w:widowControl w:val="0"/>
      <w:spacing w:before="40" w:line="278" w:lineRule="auto"/>
      <w:outlineLvl w:val="5"/>
    </w:pPr>
    <w:rPr>
      <w:rFonts w:asciiTheme="minorHAnsi" w:eastAsiaTheme="minorEastAsia" w:hAnsiTheme="minorHAnsi" w:cstheme="majorBidi"/>
      <w:b/>
      <w:bCs/>
      <w:color w:val="0F4761" w:themeColor="accent1" w:themeShade="BF"/>
      <w:kern w:val="2"/>
      <w:sz w:val="22"/>
      <w14:ligatures w14:val="standardContextual"/>
    </w:rPr>
  </w:style>
  <w:style w:type="paragraph" w:styleId="7">
    <w:name w:val="heading 7"/>
    <w:basedOn w:val="a"/>
    <w:next w:val="a"/>
    <w:link w:val="70"/>
    <w:uiPriority w:val="9"/>
    <w:semiHidden/>
    <w:unhideWhenUsed/>
    <w:qFormat/>
    <w:rsid w:val="0002553E"/>
    <w:pPr>
      <w:keepNext/>
      <w:keepLines/>
      <w:widowControl w:val="0"/>
      <w:spacing w:before="40" w:line="278" w:lineRule="auto"/>
      <w:outlineLvl w:val="6"/>
    </w:pPr>
    <w:rPr>
      <w:rFonts w:asciiTheme="minorHAnsi" w:eastAsiaTheme="minorEastAsia" w:hAnsiTheme="minorHAnsi" w:cstheme="majorBidi"/>
      <w:b/>
      <w:bCs/>
      <w:color w:val="595959" w:themeColor="text1" w:themeTint="A6"/>
      <w:kern w:val="2"/>
      <w:sz w:val="22"/>
      <w14:ligatures w14:val="standardContextual"/>
    </w:rPr>
  </w:style>
  <w:style w:type="paragraph" w:styleId="8">
    <w:name w:val="heading 8"/>
    <w:basedOn w:val="a"/>
    <w:next w:val="a"/>
    <w:link w:val="80"/>
    <w:uiPriority w:val="9"/>
    <w:semiHidden/>
    <w:unhideWhenUsed/>
    <w:qFormat/>
    <w:rsid w:val="0002553E"/>
    <w:pPr>
      <w:keepNext/>
      <w:keepLines/>
      <w:widowControl w:val="0"/>
      <w:spacing w:line="278" w:lineRule="auto"/>
      <w:outlineLvl w:val="7"/>
    </w:pPr>
    <w:rPr>
      <w:rFonts w:asciiTheme="minorHAnsi" w:eastAsiaTheme="minorEastAsia" w:hAnsiTheme="minorHAnsi" w:cstheme="majorBidi"/>
      <w:color w:val="595959" w:themeColor="text1" w:themeTint="A6"/>
      <w:kern w:val="2"/>
      <w:sz w:val="22"/>
      <w14:ligatures w14:val="standardContextual"/>
    </w:rPr>
  </w:style>
  <w:style w:type="paragraph" w:styleId="9">
    <w:name w:val="heading 9"/>
    <w:basedOn w:val="a"/>
    <w:next w:val="a"/>
    <w:link w:val="90"/>
    <w:uiPriority w:val="9"/>
    <w:semiHidden/>
    <w:unhideWhenUsed/>
    <w:qFormat/>
    <w:rsid w:val="0002553E"/>
    <w:pPr>
      <w:keepNext/>
      <w:keepLines/>
      <w:widowControl w:val="0"/>
      <w:spacing w:line="278" w:lineRule="auto"/>
      <w:outlineLvl w:val="8"/>
    </w:pPr>
    <w:rPr>
      <w:rFonts w:asciiTheme="minorHAnsi" w:eastAsiaTheme="majorEastAsia" w:hAnsiTheme="minorHAnsi" w:cstheme="majorBidi"/>
      <w:color w:val="595959" w:themeColor="text1" w:themeTint="A6"/>
      <w:kern w:val="2"/>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2553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2553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02553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02553E"/>
    <w:rPr>
      <w:rFonts w:cstheme="majorBidi"/>
      <w:color w:val="0F4761" w:themeColor="accent1" w:themeShade="BF"/>
      <w:sz w:val="28"/>
      <w:szCs w:val="28"/>
    </w:rPr>
  </w:style>
  <w:style w:type="character" w:customStyle="1" w:styleId="50">
    <w:name w:val="标题 5 字符"/>
    <w:basedOn w:val="a0"/>
    <w:link w:val="5"/>
    <w:uiPriority w:val="9"/>
    <w:semiHidden/>
    <w:rsid w:val="0002553E"/>
    <w:rPr>
      <w:rFonts w:cstheme="majorBidi"/>
      <w:color w:val="0F4761" w:themeColor="accent1" w:themeShade="BF"/>
      <w:sz w:val="24"/>
    </w:rPr>
  </w:style>
  <w:style w:type="character" w:customStyle="1" w:styleId="60">
    <w:name w:val="标题 6 字符"/>
    <w:basedOn w:val="a0"/>
    <w:link w:val="6"/>
    <w:uiPriority w:val="9"/>
    <w:semiHidden/>
    <w:rsid w:val="0002553E"/>
    <w:rPr>
      <w:rFonts w:cstheme="majorBidi"/>
      <w:b/>
      <w:bCs/>
      <w:color w:val="0F4761" w:themeColor="accent1" w:themeShade="BF"/>
    </w:rPr>
  </w:style>
  <w:style w:type="character" w:customStyle="1" w:styleId="70">
    <w:name w:val="标题 7 字符"/>
    <w:basedOn w:val="a0"/>
    <w:link w:val="7"/>
    <w:uiPriority w:val="9"/>
    <w:semiHidden/>
    <w:rsid w:val="0002553E"/>
    <w:rPr>
      <w:rFonts w:cstheme="majorBidi"/>
      <w:b/>
      <w:bCs/>
      <w:color w:val="595959" w:themeColor="text1" w:themeTint="A6"/>
    </w:rPr>
  </w:style>
  <w:style w:type="character" w:customStyle="1" w:styleId="80">
    <w:name w:val="标题 8 字符"/>
    <w:basedOn w:val="a0"/>
    <w:link w:val="8"/>
    <w:uiPriority w:val="9"/>
    <w:semiHidden/>
    <w:rsid w:val="0002553E"/>
    <w:rPr>
      <w:rFonts w:cstheme="majorBidi"/>
      <w:color w:val="595959" w:themeColor="text1" w:themeTint="A6"/>
    </w:rPr>
  </w:style>
  <w:style w:type="character" w:customStyle="1" w:styleId="90">
    <w:name w:val="标题 9 字符"/>
    <w:basedOn w:val="a0"/>
    <w:link w:val="9"/>
    <w:uiPriority w:val="9"/>
    <w:semiHidden/>
    <w:rsid w:val="0002553E"/>
    <w:rPr>
      <w:rFonts w:eastAsiaTheme="majorEastAsia" w:cstheme="majorBidi"/>
      <w:color w:val="595959" w:themeColor="text1" w:themeTint="A6"/>
    </w:rPr>
  </w:style>
  <w:style w:type="paragraph" w:styleId="a3">
    <w:name w:val="Title"/>
    <w:basedOn w:val="a"/>
    <w:next w:val="a"/>
    <w:link w:val="a4"/>
    <w:uiPriority w:val="10"/>
    <w:qFormat/>
    <w:rsid w:val="0002553E"/>
    <w:pPr>
      <w:widowControl w:val="0"/>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02553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553E"/>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a6">
    <w:name w:val="副标题 字符"/>
    <w:basedOn w:val="a0"/>
    <w:link w:val="a5"/>
    <w:uiPriority w:val="11"/>
    <w:rsid w:val="0002553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2553E"/>
    <w:pPr>
      <w:widowControl w:val="0"/>
      <w:spacing w:before="160" w:after="160" w:line="278" w:lineRule="auto"/>
      <w:jc w:val="center"/>
    </w:pPr>
    <w:rPr>
      <w:rFonts w:asciiTheme="minorHAnsi" w:eastAsiaTheme="minorEastAsia" w:hAnsiTheme="minorHAnsi" w:cstheme="minorBidi"/>
      <w:i/>
      <w:iCs/>
      <w:color w:val="404040" w:themeColor="text1" w:themeTint="BF"/>
      <w:kern w:val="2"/>
      <w:sz w:val="22"/>
      <w14:ligatures w14:val="standardContextual"/>
    </w:rPr>
  </w:style>
  <w:style w:type="character" w:customStyle="1" w:styleId="a8">
    <w:name w:val="引用 字符"/>
    <w:basedOn w:val="a0"/>
    <w:link w:val="a7"/>
    <w:uiPriority w:val="29"/>
    <w:rsid w:val="0002553E"/>
    <w:rPr>
      <w:i/>
      <w:iCs/>
      <w:color w:val="404040" w:themeColor="text1" w:themeTint="BF"/>
    </w:rPr>
  </w:style>
  <w:style w:type="paragraph" w:styleId="a9">
    <w:name w:val="List Paragraph"/>
    <w:basedOn w:val="a"/>
    <w:uiPriority w:val="34"/>
    <w:qFormat/>
    <w:rsid w:val="0002553E"/>
    <w:pPr>
      <w:widowControl w:val="0"/>
      <w:spacing w:after="160" w:line="278" w:lineRule="auto"/>
      <w:ind w:left="720"/>
      <w:contextualSpacing/>
    </w:pPr>
    <w:rPr>
      <w:rFonts w:asciiTheme="minorHAnsi" w:eastAsiaTheme="minorEastAsia" w:hAnsiTheme="minorHAnsi" w:cstheme="minorBidi"/>
      <w:kern w:val="2"/>
      <w:sz w:val="22"/>
      <w14:ligatures w14:val="standardContextual"/>
    </w:rPr>
  </w:style>
  <w:style w:type="character" w:styleId="aa">
    <w:name w:val="Intense Emphasis"/>
    <w:basedOn w:val="a0"/>
    <w:uiPriority w:val="21"/>
    <w:qFormat/>
    <w:rsid w:val="0002553E"/>
    <w:rPr>
      <w:i/>
      <w:iCs/>
      <w:color w:val="0F4761" w:themeColor="accent1" w:themeShade="BF"/>
    </w:rPr>
  </w:style>
  <w:style w:type="paragraph" w:styleId="ab">
    <w:name w:val="Intense Quote"/>
    <w:basedOn w:val="a"/>
    <w:next w:val="a"/>
    <w:link w:val="ac"/>
    <w:uiPriority w:val="30"/>
    <w:qFormat/>
    <w:rsid w:val="0002553E"/>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2"/>
      <w14:ligatures w14:val="standardContextual"/>
    </w:rPr>
  </w:style>
  <w:style w:type="character" w:customStyle="1" w:styleId="ac">
    <w:name w:val="明显引用 字符"/>
    <w:basedOn w:val="a0"/>
    <w:link w:val="ab"/>
    <w:uiPriority w:val="30"/>
    <w:rsid w:val="0002553E"/>
    <w:rPr>
      <w:i/>
      <w:iCs/>
      <w:color w:val="0F4761" w:themeColor="accent1" w:themeShade="BF"/>
    </w:rPr>
  </w:style>
  <w:style w:type="character" w:styleId="ad">
    <w:name w:val="Intense Reference"/>
    <w:basedOn w:val="a0"/>
    <w:uiPriority w:val="32"/>
    <w:qFormat/>
    <w:rsid w:val="0002553E"/>
    <w:rPr>
      <w:b/>
      <w:bCs/>
      <w:smallCaps/>
      <w:color w:val="0F4761" w:themeColor="accent1" w:themeShade="BF"/>
      <w:spacing w:val="5"/>
    </w:rPr>
  </w:style>
  <w:style w:type="character" w:customStyle="1" w:styleId="ae">
    <w:name w:val="脚注文本 字符"/>
    <w:link w:val="af"/>
    <w:rsid w:val="0002553E"/>
    <w:rPr>
      <w:sz w:val="18"/>
      <w:szCs w:val="18"/>
    </w:rPr>
  </w:style>
  <w:style w:type="paragraph" w:styleId="af">
    <w:name w:val="footnote text"/>
    <w:basedOn w:val="a"/>
    <w:link w:val="ae"/>
    <w:rsid w:val="0002553E"/>
    <w:pPr>
      <w:widowControl w:val="0"/>
      <w:snapToGrid w:val="0"/>
      <w:spacing w:line="480" w:lineRule="auto"/>
      <w:ind w:rightChars="100" w:right="220" w:firstLineChars="200" w:firstLine="440"/>
    </w:pPr>
    <w:rPr>
      <w:rFonts w:asciiTheme="minorHAnsi" w:eastAsiaTheme="minorEastAsia" w:hAnsiTheme="minorHAnsi" w:cstheme="minorBidi"/>
      <w:kern w:val="2"/>
      <w:sz w:val="18"/>
      <w:szCs w:val="18"/>
      <w14:ligatures w14:val="standardContextual"/>
    </w:rPr>
  </w:style>
  <w:style w:type="character" w:customStyle="1" w:styleId="11">
    <w:name w:val="脚注文本 字符1"/>
    <w:basedOn w:val="a0"/>
    <w:uiPriority w:val="99"/>
    <w:semiHidden/>
    <w:rsid w:val="0002553E"/>
    <w:rPr>
      <w:sz w:val="18"/>
      <w:szCs w:val="18"/>
    </w:rPr>
  </w:style>
  <w:style w:type="character" w:styleId="af0">
    <w:name w:val="footnote reference"/>
    <w:basedOn w:val="a0"/>
    <w:uiPriority w:val="99"/>
    <w:semiHidden/>
    <w:unhideWhenUsed/>
    <w:rsid w:val="0002553E"/>
    <w:rPr>
      <w:vertAlign w:val="superscript"/>
    </w:rPr>
  </w:style>
  <w:style w:type="paragraph" w:styleId="af1">
    <w:name w:val="header"/>
    <w:basedOn w:val="a"/>
    <w:link w:val="af2"/>
    <w:uiPriority w:val="99"/>
    <w:unhideWhenUsed/>
    <w:rsid w:val="0002553E"/>
    <w:pPr>
      <w:widowControl w:val="0"/>
      <w:tabs>
        <w:tab w:val="center" w:pos="4153"/>
        <w:tab w:val="right" w:pos="8306"/>
      </w:tabs>
      <w:snapToGrid w:val="0"/>
      <w:spacing w:after="160"/>
      <w:jc w:val="center"/>
    </w:pPr>
    <w:rPr>
      <w:rFonts w:asciiTheme="minorHAnsi" w:eastAsiaTheme="minorEastAsia" w:hAnsiTheme="minorHAnsi" w:cstheme="minorBidi"/>
      <w:kern w:val="2"/>
      <w:sz w:val="18"/>
      <w:szCs w:val="18"/>
      <w14:ligatures w14:val="standardContextual"/>
    </w:rPr>
  </w:style>
  <w:style w:type="character" w:customStyle="1" w:styleId="af2">
    <w:name w:val="页眉 字符"/>
    <w:basedOn w:val="a0"/>
    <w:link w:val="af1"/>
    <w:uiPriority w:val="99"/>
    <w:rsid w:val="0002553E"/>
    <w:rPr>
      <w:sz w:val="18"/>
      <w:szCs w:val="18"/>
    </w:rPr>
  </w:style>
  <w:style w:type="paragraph" w:styleId="af3">
    <w:name w:val="footer"/>
    <w:basedOn w:val="a"/>
    <w:link w:val="af4"/>
    <w:uiPriority w:val="99"/>
    <w:unhideWhenUsed/>
    <w:rsid w:val="0002553E"/>
    <w:pPr>
      <w:widowControl w:val="0"/>
      <w:tabs>
        <w:tab w:val="center" w:pos="4153"/>
        <w:tab w:val="right" w:pos="8306"/>
      </w:tabs>
      <w:snapToGrid w:val="0"/>
      <w:spacing w:after="160"/>
    </w:pPr>
    <w:rPr>
      <w:rFonts w:asciiTheme="minorHAnsi" w:eastAsiaTheme="minorEastAsia" w:hAnsiTheme="minorHAnsi" w:cstheme="minorBidi"/>
      <w:kern w:val="2"/>
      <w:sz w:val="18"/>
      <w:szCs w:val="18"/>
      <w14:ligatures w14:val="standardContextual"/>
    </w:rPr>
  </w:style>
  <w:style w:type="character" w:customStyle="1" w:styleId="af4">
    <w:name w:val="页脚 字符"/>
    <w:basedOn w:val="a0"/>
    <w:link w:val="af3"/>
    <w:uiPriority w:val="99"/>
    <w:rsid w:val="0002553E"/>
    <w:rPr>
      <w:sz w:val="18"/>
      <w:szCs w:val="18"/>
    </w:rPr>
  </w:style>
  <w:style w:type="character" w:styleId="af5">
    <w:name w:val="Placeholder Text"/>
    <w:basedOn w:val="a0"/>
    <w:uiPriority w:val="99"/>
    <w:semiHidden/>
    <w:rsid w:val="0002553E"/>
    <w:rPr>
      <w:color w:val="666666"/>
    </w:rPr>
  </w:style>
  <w:style w:type="paragraph" w:styleId="af6">
    <w:name w:val="Normal (Web)"/>
    <w:basedOn w:val="a"/>
    <w:uiPriority w:val="99"/>
    <w:semiHidden/>
    <w:unhideWhenUsed/>
    <w:rsid w:val="0002553E"/>
    <w:pPr>
      <w:spacing w:before="100" w:beforeAutospacing="1" w:after="100" w:afterAutospacing="1"/>
    </w:pPr>
  </w:style>
  <w:style w:type="table" w:styleId="af7">
    <w:name w:val="Table Grid"/>
    <w:basedOn w:val="a1"/>
    <w:uiPriority w:val="39"/>
    <w:rsid w:val="000255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basedOn w:val="a0"/>
    <w:uiPriority w:val="99"/>
    <w:unhideWhenUsed/>
    <w:rsid w:val="0002553E"/>
    <w:rPr>
      <w:color w:val="467886" w:themeColor="hyperlink"/>
      <w:u w:val="single"/>
    </w:rPr>
  </w:style>
  <w:style w:type="character" w:customStyle="1" w:styleId="12">
    <w:name w:val="未处理的提及1"/>
    <w:basedOn w:val="a0"/>
    <w:uiPriority w:val="99"/>
    <w:semiHidden/>
    <w:unhideWhenUsed/>
    <w:rsid w:val="0002553E"/>
    <w:rPr>
      <w:color w:val="605E5C"/>
      <w:shd w:val="clear" w:color="auto" w:fill="E1DFDD"/>
    </w:rPr>
  </w:style>
  <w:style w:type="character" w:styleId="af9">
    <w:name w:val="annotation reference"/>
    <w:basedOn w:val="a0"/>
    <w:uiPriority w:val="99"/>
    <w:semiHidden/>
    <w:unhideWhenUsed/>
    <w:rsid w:val="0002553E"/>
    <w:rPr>
      <w:sz w:val="16"/>
      <w:szCs w:val="16"/>
    </w:rPr>
  </w:style>
  <w:style w:type="paragraph" w:styleId="afa">
    <w:name w:val="annotation text"/>
    <w:basedOn w:val="a"/>
    <w:link w:val="afb"/>
    <w:uiPriority w:val="99"/>
    <w:unhideWhenUsed/>
    <w:rsid w:val="0002553E"/>
    <w:pPr>
      <w:widowControl w:val="0"/>
      <w:spacing w:after="160"/>
    </w:pPr>
    <w:rPr>
      <w:rFonts w:asciiTheme="minorHAnsi" w:eastAsiaTheme="minorEastAsia" w:hAnsiTheme="minorHAnsi" w:cstheme="minorBidi"/>
      <w:kern w:val="2"/>
      <w:sz w:val="20"/>
      <w:szCs w:val="20"/>
      <w14:ligatures w14:val="standardContextual"/>
    </w:rPr>
  </w:style>
  <w:style w:type="character" w:customStyle="1" w:styleId="afb">
    <w:name w:val="批注文字 字符"/>
    <w:basedOn w:val="a0"/>
    <w:link w:val="afa"/>
    <w:uiPriority w:val="99"/>
    <w:rsid w:val="0002553E"/>
    <w:rPr>
      <w:sz w:val="20"/>
      <w:szCs w:val="20"/>
    </w:rPr>
  </w:style>
  <w:style w:type="paragraph" w:styleId="afc">
    <w:name w:val="annotation subject"/>
    <w:basedOn w:val="afa"/>
    <w:next w:val="afa"/>
    <w:link w:val="afd"/>
    <w:uiPriority w:val="99"/>
    <w:semiHidden/>
    <w:unhideWhenUsed/>
    <w:rsid w:val="0002553E"/>
    <w:rPr>
      <w:b/>
      <w:bCs/>
    </w:rPr>
  </w:style>
  <w:style w:type="character" w:customStyle="1" w:styleId="afd">
    <w:name w:val="批注主题 字符"/>
    <w:basedOn w:val="afb"/>
    <w:link w:val="afc"/>
    <w:uiPriority w:val="99"/>
    <w:semiHidden/>
    <w:rsid w:val="0002553E"/>
    <w:rPr>
      <w:b/>
      <w:bCs/>
      <w:sz w:val="20"/>
      <w:szCs w:val="20"/>
    </w:rPr>
  </w:style>
  <w:style w:type="paragraph" w:styleId="afe">
    <w:name w:val="Balloon Text"/>
    <w:basedOn w:val="a"/>
    <w:link w:val="aff"/>
    <w:uiPriority w:val="99"/>
    <w:semiHidden/>
    <w:unhideWhenUsed/>
    <w:rsid w:val="0002553E"/>
    <w:pPr>
      <w:widowControl w:val="0"/>
    </w:pPr>
    <w:rPr>
      <w:rFonts w:asciiTheme="minorHAnsi" w:eastAsiaTheme="minorEastAsia" w:hAnsiTheme="minorHAnsi" w:cstheme="minorBidi"/>
      <w:kern w:val="2"/>
      <w:sz w:val="18"/>
      <w:szCs w:val="18"/>
      <w14:ligatures w14:val="standardContextual"/>
    </w:rPr>
  </w:style>
  <w:style w:type="character" w:customStyle="1" w:styleId="aff">
    <w:name w:val="批注框文本 字符"/>
    <w:basedOn w:val="a0"/>
    <w:link w:val="afe"/>
    <w:uiPriority w:val="99"/>
    <w:semiHidden/>
    <w:rsid w:val="0002553E"/>
    <w:rPr>
      <w:sz w:val="18"/>
      <w:szCs w:val="18"/>
    </w:rPr>
  </w:style>
  <w:style w:type="character" w:styleId="aff0">
    <w:name w:val="Emphasis"/>
    <w:basedOn w:val="a0"/>
    <w:uiPriority w:val="20"/>
    <w:qFormat/>
    <w:rsid w:val="0002553E"/>
    <w:rPr>
      <w:i/>
      <w:iCs/>
    </w:rPr>
  </w:style>
  <w:style w:type="character" w:styleId="aff1">
    <w:name w:val="Strong"/>
    <w:basedOn w:val="a0"/>
    <w:uiPriority w:val="22"/>
    <w:qFormat/>
    <w:rsid w:val="0002553E"/>
    <w:rPr>
      <w:b/>
      <w:bCs/>
    </w:rPr>
  </w:style>
  <w:style w:type="character" w:customStyle="1" w:styleId="ds-markdown-html">
    <w:name w:val="ds-markdown-html"/>
    <w:basedOn w:val="a0"/>
    <w:rsid w:val="0002553E"/>
  </w:style>
  <w:style w:type="paragraph" w:styleId="aff2">
    <w:name w:val="Revision"/>
    <w:hidden/>
    <w:uiPriority w:val="99"/>
    <w:semiHidden/>
    <w:rsid w:val="0002553E"/>
    <w:pPr>
      <w:spacing w:after="0" w:line="240" w:lineRule="auto"/>
    </w:pPr>
  </w:style>
  <w:style w:type="character" w:customStyle="1" w:styleId="click-sent">
    <w:name w:val="click-sent"/>
    <w:basedOn w:val="a0"/>
    <w:rsid w:val="00827D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2.png"/><Relationship Id="rId18" Type="http://schemas.openxmlformats.org/officeDocument/2006/relationships/chart" Target="charts/chart5.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omments" Target="comments.xml"/><Relationship Id="rId12" Type="http://schemas.openxmlformats.org/officeDocument/2006/relationships/image" Target="media/image1.png"/><Relationship Id="rId17" Type="http://schemas.openxmlformats.org/officeDocument/2006/relationships/chart" Target="charts/chart4.xml"/><Relationship Id="rId2" Type="http://schemas.openxmlformats.org/officeDocument/2006/relationships/styles" Target="styles.xml"/><Relationship Id="rId16" Type="http://schemas.openxmlformats.org/officeDocument/2006/relationships/chart" Target="charts/chart3.xml"/><Relationship Id="rId20" Type="http://schemas.openxmlformats.org/officeDocument/2006/relationships/chart" Target="charts/chart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1.xml"/><Relationship Id="rId5" Type="http://schemas.openxmlformats.org/officeDocument/2006/relationships/footnotes" Target="footnotes.xml"/><Relationship Id="rId15" Type="http://schemas.openxmlformats.org/officeDocument/2006/relationships/chart" Target="charts/chart2.xml"/><Relationship Id="rId23"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chart" Target="charts/chart6.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3.png"/><Relationship Id="rId22" Type="http://schemas.microsoft.com/office/2011/relationships/people" Target="people.xml"/></Relationships>
</file>

<file path=word/charts/_rels/chart1.xml.rels><?xml version="1.0" encoding="UTF-8" standalone="yes"?>
<Relationships xmlns="http://schemas.openxmlformats.org/package/2006/relationships"><Relationship Id="rId3" Type="http://schemas.openxmlformats.org/officeDocument/2006/relationships/oleObject" Target="file:///D:\PyProjects\extend\internal%20energy%20207\prediction_vs_actual_QSPR.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PyProjects\extend\heat%20capacity%20207\&#20840;&#25968;&#25454;_&#32447;&#24615;Cp&#39044;&#27979;&#32467;&#26524;.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PyProjects\extend\heat%20capacity%20207\Cp&#39044;&#27979;&#32467;&#26524;_&#22522;&#22242;&#21152;&#28201;&#24230;_RF.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PyProjects\extend\internal%20energy%20207\Internal_energy&#39044;&#27979;&#32467;&#26524;_&#22522;&#22242;&#21152;&#28201;&#24230;_RF.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PyProjects\extend\internal%20energy%20207\prediction_vs_actual_QSPR.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D:\PyProjects\extend\Pure%20component%20Gibbs%20free%20energy%20205\Enthalpy&#39044;&#27979;&#32467;&#26524;_&#22522;&#22242;&#21152;&#28201;&#24230;_RF.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D:\PyProjects\extend\Pure%20component%20Gibbs%20free%20energy%20205\prediction_vs_actual_QSPR.xlsx" TargetMode="External"/><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altLang="zh-CN" sz="2000" b="1" i="0" u="none" strike="noStrike" kern="1200" spc="0" baseline="0" dirty="0">
                <a:solidFill>
                  <a:prstClr val="black">
                    <a:lumMod val="65000"/>
                    <a:lumOff val="35000"/>
                  </a:prstClr>
                </a:solidFill>
              </a:rPr>
              <a:t>Study Counts of </a:t>
            </a:r>
            <a:r>
              <a:rPr lang="en-US" altLang="zh-CN" sz="1800" b="1" i="0" u="none" strike="noStrike" kern="1200" spc="0" baseline="0" dirty="0">
                <a:solidFill>
                  <a:prstClr val="black">
                    <a:lumMod val="65000"/>
                    <a:lumOff val="35000"/>
                  </a:prstClr>
                </a:solidFill>
              </a:rPr>
              <a:t>Property</a:t>
            </a:r>
            <a:r>
              <a:rPr lang="en-US" altLang="zh-CN" sz="2000" b="1" i="0" u="none" strike="noStrike" kern="1200" spc="0" baseline="0" dirty="0">
                <a:solidFill>
                  <a:prstClr val="black">
                    <a:lumMod val="65000"/>
                    <a:lumOff val="35000"/>
                  </a:prstClr>
                </a:solidFill>
              </a:rPr>
              <a:t> Prediction (2020–2025)</a:t>
            </a: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endParaRPr lang="zh-CN" altLang="en-US" dirty="0"/>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zh-CN"/>
        </a:p>
      </c:txPr>
    </c:title>
    <c:autoTitleDeleted val="0"/>
    <c:plotArea>
      <c:layout/>
      <c:barChart>
        <c:barDir val="col"/>
        <c:grouping val="clustered"/>
        <c:varyColors val="0"/>
        <c:ser>
          <c:idx val="0"/>
          <c:order val="0"/>
          <c:tx>
            <c:strRef>
              <c:f>Sheet2!$B$1</c:f>
              <c:strCache>
                <c:ptCount val="1"/>
                <c:pt idx="0">
                  <c:v>single point</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Sheet2!$A$2:$A$7</c:f>
              <c:numCache>
                <c:formatCode>General</c:formatCode>
                <c:ptCount val="6"/>
                <c:pt idx="0">
                  <c:v>2020</c:v>
                </c:pt>
                <c:pt idx="1">
                  <c:v>2021</c:v>
                </c:pt>
                <c:pt idx="2">
                  <c:v>2022</c:v>
                </c:pt>
                <c:pt idx="3">
                  <c:v>2023</c:v>
                </c:pt>
                <c:pt idx="4">
                  <c:v>2024</c:v>
                </c:pt>
                <c:pt idx="5">
                  <c:v>2025</c:v>
                </c:pt>
              </c:numCache>
            </c:numRef>
          </c:cat>
          <c:val>
            <c:numRef>
              <c:f>Sheet2!$B$2:$B$7</c:f>
              <c:numCache>
                <c:formatCode>General</c:formatCode>
                <c:ptCount val="6"/>
                <c:pt idx="0">
                  <c:v>5787</c:v>
                </c:pt>
                <c:pt idx="1">
                  <c:v>6037</c:v>
                </c:pt>
                <c:pt idx="2">
                  <c:v>6281</c:v>
                </c:pt>
                <c:pt idx="3">
                  <c:v>6336</c:v>
                </c:pt>
                <c:pt idx="4">
                  <c:v>6613</c:v>
                </c:pt>
                <c:pt idx="5">
                  <c:v>3913</c:v>
                </c:pt>
              </c:numCache>
            </c:numRef>
          </c:val>
          <c:extLst>
            <c:ext xmlns:c16="http://schemas.microsoft.com/office/drawing/2014/chart" uri="{C3380CC4-5D6E-409C-BE32-E72D297353CC}">
              <c16:uniqueId val="{00000000-8645-4637-A92D-94063AEAABFE}"/>
            </c:ext>
          </c:extLst>
        </c:ser>
        <c:ser>
          <c:idx val="1"/>
          <c:order val="1"/>
          <c:tx>
            <c:strRef>
              <c:f>Sheet2!$C$1</c:f>
              <c:strCache>
                <c:ptCount val="1"/>
                <c:pt idx="0">
                  <c:v>Temperature dependent</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Sheet2!$A$2:$A$7</c:f>
              <c:numCache>
                <c:formatCode>General</c:formatCode>
                <c:ptCount val="6"/>
                <c:pt idx="0">
                  <c:v>2020</c:v>
                </c:pt>
                <c:pt idx="1">
                  <c:v>2021</c:v>
                </c:pt>
                <c:pt idx="2">
                  <c:v>2022</c:v>
                </c:pt>
                <c:pt idx="3">
                  <c:v>2023</c:v>
                </c:pt>
                <c:pt idx="4">
                  <c:v>2024</c:v>
                </c:pt>
                <c:pt idx="5">
                  <c:v>2025</c:v>
                </c:pt>
              </c:numCache>
            </c:numRef>
          </c:cat>
          <c:val>
            <c:numRef>
              <c:f>Sheet2!$C$2:$C$7</c:f>
              <c:numCache>
                <c:formatCode>General</c:formatCode>
                <c:ptCount val="6"/>
                <c:pt idx="0">
                  <c:v>265</c:v>
                </c:pt>
                <c:pt idx="1">
                  <c:v>235</c:v>
                </c:pt>
                <c:pt idx="2">
                  <c:v>287</c:v>
                </c:pt>
                <c:pt idx="3">
                  <c:v>276</c:v>
                </c:pt>
                <c:pt idx="4">
                  <c:v>281</c:v>
                </c:pt>
                <c:pt idx="5">
                  <c:v>94</c:v>
                </c:pt>
              </c:numCache>
            </c:numRef>
          </c:val>
          <c:extLst>
            <c:ext xmlns:c16="http://schemas.microsoft.com/office/drawing/2014/chart" uri="{C3380CC4-5D6E-409C-BE32-E72D297353CC}">
              <c16:uniqueId val="{00000001-8645-4637-A92D-94063AEAABFE}"/>
            </c:ext>
          </c:extLst>
        </c:ser>
        <c:dLbls>
          <c:dLblPos val="outEnd"/>
          <c:showLegendKey val="0"/>
          <c:showVal val="1"/>
          <c:showCatName val="0"/>
          <c:showSerName val="0"/>
          <c:showPercent val="0"/>
          <c:showBubbleSize val="0"/>
        </c:dLbls>
        <c:gapWidth val="219"/>
        <c:overlap val="-27"/>
        <c:axId val="1045060991"/>
        <c:axId val="1045064831"/>
      </c:barChart>
      <c:catAx>
        <c:axId val="10450609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045064831"/>
        <c:crosses val="autoZero"/>
        <c:auto val="1"/>
        <c:lblAlgn val="ctr"/>
        <c:lblOffset val="100"/>
        <c:noMultiLvlLbl val="0"/>
      </c:catAx>
      <c:valAx>
        <c:axId val="104506483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0450609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CN"/>
              <a:t>Heat capacity</a:t>
            </a:r>
            <a:endParaRPr lang="zh-CN" alt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ltLang="en-US"/>
        </a:p>
      </c:txPr>
    </c:title>
    <c:autoTitleDeleted val="0"/>
    <c:plotArea>
      <c:layout/>
      <c:scatterChart>
        <c:scatterStyle val="smoothMarker"/>
        <c:varyColors val="0"/>
        <c:ser>
          <c:idx val="0"/>
          <c:order val="0"/>
          <c:tx>
            <c:strRef>
              <c:f>Sheet1!$P$281</c:f>
              <c:strCache>
                <c:ptCount val="1"/>
                <c:pt idx="0">
                  <c:v>experimental data</c:v>
                </c:pt>
              </c:strCache>
            </c:strRef>
          </c:tx>
          <c:spPr>
            <a:ln w="19050" cap="rnd">
              <a:solidFill>
                <a:schemeClr val="accent1"/>
              </a:solidFill>
              <a:round/>
            </a:ln>
            <a:effectLst/>
          </c:spPr>
          <c:marker>
            <c:symbol val="none"/>
          </c:marker>
          <c:xVal>
            <c:numRef>
              <c:f>Sheet1!$O$282:$O$291</c:f>
              <c:numCache>
                <c:formatCode>General</c:formatCode>
                <c:ptCount val="10"/>
                <c:pt idx="0">
                  <c:v>309.58</c:v>
                </c:pt>
                <c:pt idx="1">
                  <c:v>349.69330000000002</c:v>
                </c:pt>
                <c:pt idx="2">
                  <c:v>389.80669999999998</c:v>
                </c:pt>
                <c:pt idx="3">
                  <c:v>429.92</c:v>
                </c:pt>
                <c:pt idx="4">
                  <c:v>470.0333</c:v>
                </c:pt>
                <c:pt idx="5">
                  <c:v>510.14670000000001</c:v>
                </c:pt>
                <c:pt idx="6">
                  <c:v>550.26</c:v>
                </c:pt>
                <c:pt idx="7">
                  <c:v>590.37329999999997</c:v>
                </c:pt>
                <c:pt idx="8">
                  <c:v>630.48670000000004</c:v>
                </c:pt>
                <c:pt idx="9">
                  <c:v>670.6</c:v>
                </c:pt>
              </c:numCache>
            </c:numRef>
          </c:xVal>
          <c:yVal>
            <c:numRef>
              <c:f>Sheet1!$P$282:$P$291</c:f>
              <c:numCache>
                <c:formatCode>General</c:formatCode>
                <c:ptCount val="10"/>
                <c:pt idx="0">
                  <c:v>626.3519</c:v>
                </c:pt>
                <c:pt idx="1">
                  <c:v>671.04390000000001</c:v>
                </c:pt>
                <c:pt idx="2">
                  <c:v>717.62459999999999</c:v>
                </c:pt>
                <c:pt idx="3">
                  <c:v>763.39940000000001</c:v>
                </c:pt>
                <c:pt idx="4">
                  <c:v>806.75329999999997</c:v>
                </c:pt>
                <c:pt idx="5">
                  <c:v>846.90840000000003</c:v>
                </c:pt>
                <c:pt idx="6">
                  <c:v>883.92489999999998</c:v>
                </c:pt>
                <c:pt idx="7">
                  <c:v>918.97280000000001</c:v>
                </c:pt>
                <c:pt idx="8">
                  <c:v>955.10659999999996</c:v>
                </c:pt>
                <c:pt idx="9">
                  <c:v>1000.325</c:v>
                </c:pt>
              </c:numCache>
            </c:numRef>
          </c:yVal>
          <c:smooth val="1"/>
          <c:extLst>
            <c:ext xmlns:c16="http://schemas.microsoft.com/office/drawing/2014/chart" uri="{C3380CC4-5D6E-409C-BE32-E72D297353CC}">
              <c16:uniqueId val="{00000000-A392-47A1-9886-91682B2CFEC1}"/>
            </c:ext>
          </c:extLst>
        </c:ser>
        <c:ser>
          <c:idx val="1"/>
          <c:order val="1"/>
          <c:tx>
            <c:strRef>
              <c:f>Sheet1!$Q$281</c:f>
              <c:strCache>
                <c:ptCount val="1"/>
                <c:pt idx="0">
                  <c:v>GC </c:v>
                </c:pt>
              </c:strCache>
            </c:strRef>
          </c:tx>
          <c:spPr>
            <a:ln w="19050" cap="rnd">
              <a:solidFill>
                <a:schemeClr val="accent2"/>
              </a:solidFill>
              <a:round/>
            </a:ln>
            <a:effectLst/>
          </c:spPr>
          <c:marker>
            <c:symbol val="none"/>
          </c:marker>
          <c:xVal>
            <c:numRef>
              <c:f>Sheet1!$O$282:$O$291</c:f>
              <c:numCache>
                <c:formatCode>General</c:formatCode>
                <c:ptCount val="10"/>
                <c:pt idx="0">
                  <c:v>309.58</c:v>
                </c:pt>
                <c:pt idx="1">
                  <c:v>349.69330000000002</c:v>
                </c:pt>
                <c:pt idx="2">
                  <c:v>389.80669999999998</c:v>
                </c:pt>
                <c:pt idx="3">
                  <c:v>429.92</c:v>
                </c:pt>
                <c:pt idx="4">
                  <c:v>470.0333</c:v>
                </c:pt>
                <c:pt idx="5">
                  <c:v>510.14670000000001</c:v>
                </c:pt>
                <c:pt idx="6">
                  <c:v>550.26</c:v>
                </c:pt>
                <c:pt idx="7">
                  <c:v>590.37329999999997</c:v>
                </c:pt>
                <c:pt idx="8">
                  <c:v>630.48670000000004</c:v>
                </c:pt>
                <c:pt idx="9">
                  <c:v>670.6</c:v>
                </c:pt>
              </c:numCache>
            </c:numRef>
          </c:xVal>
          <c:yVal>
            <c:numRef>
              <c:f>Sheet1!$Q$282:$Q$291</c:f>
              <c:numCache>
                <c:formatCode>General</c:formatCode>
                <c:ptCount val="10"/>
                <c:pt idx="0">
                  <c:v>612.53448306504038</c:v>
                </c:pt>
                <c:pt idx="1">
                  <c:v>658.27807370764287</c:v>
                </c:pt>
                <c:pt idx="2">
                  <c:v>704.02177838621492</c:v>
                </c:pt>
                <c:pt idx="3">
                  <c:v>749.7653690288173</c:v>
                </c:pt>
                <c:pt idx="4">
                  <c:v>795.5089596714198</c:v>
                </c:pt>
                <c:pt idx="5">
                  <c:v>841.25266434999196</c:v>
                </c:pt>
                <c:pt idx="6">
                  <c:v>886.99625499259434</c:v>
                </c:pt>
                <c:pt idx="7">
                  <c:v>932.73984563519673</c:v>
                </c:pt>
                <c:pt idx="8">
                  <c:v>978.483550313769</c:v>
                </c:pt>
                <c:pt idx="9">
                  <c:v>1024.2271409563709</c:v>
                </c:pt>
              </c:numCache>
            </c:numRef>
          </c:yVal>
          <c:smooth val="1"/>
          <c:extLst>
            <c:ext xmlns:c16="http://schemas.microsoft.com/office/drawing/2014/chart" uri="{C3380CC4-5D6E-409C-BE32-E72D297353CC}">
              <c16:uniqueId val="{00000001-A392-47A1-9886-91682B2CFEC1}"/>
            </c:ext>
          </c:extLst>
        </c:ser>
        <c:ser>
          <c:idx val="2"/>
          <c:order val="2"/>
          <c:tx>
            <c:strRef>
              <c:f>Sheet1!$R$281</c:f>
              <c:strCache>
                <c:ptCount val="1"/>
                <c:pt idx="0">
                  <c:v>GC+</c:v>
                </c:pt>
              </c:strCache>
            </c:strRef>
          </c:tx>
          <c:spPr>
            <a:ln w="19050" cap="rnd">
              <a:solidFill>
                <a:schemeClr val="accent3"/>
              </a:solidFill>
              <a:round/>
            </a:ln>
            <a:effectLst/>
          </c:spPr>
          <c:marker>
            <c:symbol val="none"/>
          </c:marker>
          <c:xVal>
            <c:numRef>
              <c:f>Sheet1!$O$282:$O$291</c:f>
              <c:numCache>
                <c:formatCode>General</c:formatCode>
                <c:ptCount val="10"/>
                <c:pt idx="0">
                  <c:v>309.58</c:v>
                </c:pt>
                <c:pt idx="1">
                  <c:v>349.69330000000002</c:v>
                </c:pt>
                <c:pt idx="2">
                  <c:v>389.80669999999998</c:v>
                </c:pt>
                <c:pt idx="3">
                  <c:v>429.92</c:v>
                </c:pt>
                <c:pt idx="4">
                  <c:v>470.0333</c:v>
                </c:pt>
                <c:pt idx="5">
                  <c:v>510.14670000000001</c:v>
                </c:pt>
                <c:pt idx="6">
                  <c:v>550.26</c:v>
                </c:pt>
                <c:pt idx="7">
                  <c:v>590.37329999999997</c:v>
                </c:pt>
                <c:pt idx="8">
                  <c:v>630.48670000000004</c:v>
                </c:pt>
                <c:pt idx="9">
                  <c:v>670.6</c:v>
                </c:pt>
              </c:numCache>
            </c:numRef>
          </c:xVal>
          <c:yVal>
            <c:numRef>
              <c:f>Sheet1!$R$282:$R$291</c:f>
              <c:numCache>
                <c:formatCode>General</c:formatCode>
                <c:ptCount val="10"/>
                <c:pt idx="0">
                  <c:v>633.83550197633076</c:v>
                </c:pt>
                <c:pt idx="1">
                  <c:v>674.40884326539538</c:v>
                </c:pt>
                <c:pt idx="2">
                  <c:v>714.98228570131459</c:v>
                </c:pt>
                <c:pt idx="3">
                  <c:v>755.55562699037921</c:v>
                </c:pt>
                <c:pt idx="4">
                  <c:v>796.12896827944371</c:v>
                </c:pt>
                <c:pt idx="5">
                  <c:v>836.70241071536304</c:v>
                </c:pt>
                <c:pt idx="6">
                  <c:v>877.27575200442755</c:v>
                </c:pt>
                <c:pt idx="7">
                  <c:v>917.84909329349205</c:v>
                </c:pt>
                <c:pt idx="8">
                  <c:v>958.42253572941138</c:v>
                </c:pt>
                <c:pt idx="9">
                  <c:v>998.99587701847588</c:v>
                </c:pt>
              </c:numCache>
            </c:numRef>
          </c:yVal>
          <c:smooth val="1"/>
          <c:extLst>
            <c:ext xmlns:c16="http://schemas.microsoft.com/office/drawing/2014/chart" uri="{C3380CC4-5D6E-409C-BE32-E72D297353CC}">
              <c16:uniqueId val="{00000002-A392-47A1-9886-91682B2CFEC1}"/>
            </c:ext>
          </c:extLst>
        </c:ser>
        <c:dLbls>
          <c:showLegendKey val="0"/>
          <c:showVal val="0"/>
          <c:showCatName val="0"/>
          <c:showSerName val="0"/>
          <c:showPercent val="0"/>
          <c:showBubbleSize val="0"/>
        </c:dLbls>
        <c:axId val="1161417391"/>
        <c:axId val="1161416911"/>
      </c:scatterChart>
      <c:valAx>
        <c:axId val="1161417391"/>
        <c:scaling>
          <c:orientation val="minMax"/>
          <c:max val="680"/>
          <c:min val="30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161416911"/>
        <c:crosses val="autoZero"/>
        <c:crossBetween val="midCat"/>
      </c:valAx>
      <c:valAx>
        <c:axId val="1161416911"/>
        <c:scaling>
          <c:orientation val="minMax"/>
          <c:min val="6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161417391"/>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CN"/>
              <a:t>Heat</a:t>
            </a:r>
            <a:r>
              <a:rPr lang="en-US" altLang="zh-CN" baseline="0"/>
              <a:t> capacity</a:t>
            </a:r>
            <a:endParaRPr lang="zh-CN" alt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ltLang="en-US"/>
        </a:p>
      </c:txPr>
    </c:title>
    <c:autoTitleDeleted val="0"/>
    <c:plotArea>
      <c:layout/>
      <c:scatterChart>
        <c:scatterStyle val="lineMarker"/>
        <c:varyColors val="0"/>
        <c:ser>
          <c:idx val="0"/>
          <c:order val="0"/>
          <c:tx>
            <c:strRef>
              <c:f>Sheet1!$J$68</c:f>
              <c:strCache>
                <c:ptCount val="1"/>
                <c:pt idx="0">
                  <c:v>experimental data</c:v>
                </c:pt>
              </c:strCache>
            </c:strRef>
          </c:tx>
          <c:spPr>
            <a:ln w="19050" cap="rnd">
              <a:solidFill>
                <a:schemeClr val="accent1"/>
              </a:solidFill>
              <a:round/>
            </a:ln>
            <a:effectLst/>
          </c:spPr>
          <c:marker>
            <c:symbol val="none"/>
          </c:marker>
          <c:xVal>
            <c:numRef>
              <c:f>Sheet1!$I$69:$I$78</c:f>
              <c:numCache>
                <c:formatCode>General</c:formatCode>
                <c:ptCount val="10"/>
                <c:pt idx="0">
                  <c:v>270</c:v>
                </c:pt>
                <c:pt idx="1">
                  <c:v>348.22219999999999</c:v>
                </c:pt>
                <c:pt idx="2">
                  <c:v>426.44439999999997</c:v>
                </c:pt>
                <c:pt idx="3">
                  <c:v>504.66669999999999</c:v>
                </c:pt>
                <c:pt idx="4">
                  <c:v>582.88890000000004</c:v>
                </c:pt>
                <c:pt idx="5">
                  <c:v>661.11109999999996</c:v>
                </c:pt>
                <c:pt idx="6">
                  <c:v>739.33330000000001</c:v>
                </c:pt>
                <c:pt idx="7">
                  <c:v>817.55560000000003</c:v>
                </c:pt>
                <c:pt idx="8">
                  <c:v>895.77779999999996</c:v>
                </c:pt>
                <c:pt idx="9">
                  <c:v>974</c:v>
                </c:pt>
              </c:numCache>
            </c:numRef>
          </c:xVal>
          <c:yVal>
            <c:numRef>
              <c:f>Sheet1!$J$69:$J$78</c:f>
              <c:numCache>
                <c:formatCode>General</c:formatCode>
                <c:ptCount val="10"/>
                <c:pt idx="0">
                  <c:v>1006.982</c:v>
                </c:pt>
                <c:pt idx="1">
                  <c:v>1235.932</c:v>
                </c:pt>
                <c:pt idx="2">
                  <c:v>1474.463</c:v>
                </c:pt>
                <c:pt idx="3">
                  <c:v>1689.98</c:v>
                </c:pt>
                <c:pt idx="4">
                  <c:v>1871.0630000000001</c:v>
                </c:pt>
                <c:pt idx="5">
                  <c:v>2020.433</c:v>
                </c:pt>
                <c:pt idx="6">
                  <c:v>2145.2440000000001</c:v>
                </c:pt>
                <c:pt idx="7">
                  <c:v>2252.9969999999998</c:v>
                </c:pt>
                <c:pt idx="8">
                  <c:v>2350.1489999999999</c:v>
                </c:pt>
                <c:pt idx="9">
                  <c:v>2443.6619999999998</c:v>
                </c:pt>
              </c:numCache>
            </c:numRef>
          </c:yVal>
          <c:smooth val="0"/>
          <c:extLst>
            <c:ext xmlns:c16="http://schemas.microsoft.com/office/drawing/2014/chart" uri="{C3380CC4-5D6E-409C-BE32-E72D297353CC}">
              <c16:uniqueId val="{00000000-AD53-4887-987E-E66623A3A636}"/>
            </c:ext>
          </c:extLst>
        </c:ser>
        <c:ser>
          <c:idx val="1"/>
          <c:order val="1"/>
          <c:tx>
            <c:strRef>
              <c:f>Sheet1!$K$68</c:f>
              <c:strCache>
                <c:ptCount val="1"/>
                <c:pt idx="0">
                  <c:v>ML</c:v>
                </c:pt>
              </c:strCache>
            </c:strRef>
          </c:tx>
          <c:spPr>
            <a:ln w="19050" cap="rnd">
              <a:solidFill>
                <a:schemeClr val="accent2"/>
              </a:solidFill>
              <a:round/>
            </a:ln>
            <a:effectLst/>
          </c:spPr>
          <c:marker>
            <c:symbol val="none"/>
          </c:marker>
          <c:xVal>
            <c:numRef>
              <c:f>Sheet1!$I$69:$I$78</c:f>
              <c:numCache>
                <c:formatCode>General</c:formatCode>
                <c:ptCount val="10"/>
                <c:pt idx="0">
                  <c:v>270</c:v>
                </c:pt>
                <c:pt idx="1">
                  <c:v>348.22219999999999</c:v>
                </c:pt>
                <c:pt idx="2">
                  <c:v>426.44439999999997</c:v>
                </c:pt>
                <c:pt idx="3">
                  <c:v>504.66669999999999</c:v>
                </c:pt>
                <c:pt idx="4">
                  <c:v>582.88890000000004</c:v>
                </c:pt>
                <c:pt idx="5">
                  <c:v>661.11109999999996</c:v>
                </c:pt>
                <c:pt idx="6">
                  <c:v>739.33330000000001</c:v>
                </c:pt>
                <c:pt idx="7">
                  <c:v>817.55560000000003</c:v>
                </c:pt>
                <c:pt idx="8">
                  <c:v>895.77779999999996</c:v>
                </c:pt>
                <c:pt idx="9">
                  <c:v>974</c:v>
                </c:pt>
              </c:numCache>
            </c:numRef>
          </c:xVal>
          <c:yVal>
            <c:numRef>
              <c:f>Sheet1!$K$69:$K$78</c:f>
              <c:numCache>
                <c:formatCode>General</c:formatCode>
                <c:ptCount val="10"/>
                <c:pt idx="0">
                  <c:v>1106.1354850000021</c:v>
                </c:pt>
                <c:pt idx="1">
                  <c:v>1313.8021600000011</c:v>
                </c:pt>
                <c:pt idx="2">
                  <c:v>1507.6156900000001</c:v>
                </c:pt>
                <c:pt idx="3">
                  <c:v>1761.189150000002</c:v>
                </c:pt>
                <c:pt idx="4">
                  <c:v>1905.6585199999979</c:v>
                </c:pt>
                <c:pt idx="5">
                  <c:v>2014.307799999998</c:v>
                </c:pt>
                <c:pt idx="6">
                  <c:v>2138.999990000003</c:v>
                </c:pt>
                <c:pt idx="7">
                  <c:v>2248.9354300000018</c:v>
                </c:pt>
                <c:pt idx="8">
                  <c:v>2300.5563100000031</c:v>
                </c:pt>
                <c:pt idx="9">
                  <c:v>2395.9826400000029</c:v>
                </c:pt>
              </c:numCache>
            </c:numRef>
          </c:yVal>
          <c:smooth val="0"/>
          <c:extLst>
            <c:ext xmlns:c16="http://schemas.microsoft.com/office/drawing/2014/chart" uri="{C3380CC4-5D6E-409C-BE32-E72D297353CC}">
              <c16:uniqueId val="{00000001-AD53-4887-987E-E66623A3A636}"/>
            </c:ext>
          </c:extLst>
        </c:ser>
        <c:ser>
          <c:idx val="2"/>
          <c:order val="2"/>
          <c:tx>
            <c:strRef>
              <c:f>Sheet1!$L$68</c:f>
              <c:strCache>
                <c:ptCount val="1"/>
                <c:pt idx="0">
                  <c:v>ML+</c:v>
                </c:pt>
              </c:strCache>
            </c:strRef>
          </c:tx>
          <c:spPr>
            <a:ln w="19050" cap="rnd">
              <a:solidFill>
                <a:schemeClr val="accent3"/>
              </a:solidFill>
              <a:round/>
            </a:ln>
            <a:effectLst/>
          </c:spPr>
          <c:marker>
            <c:symbol val="none"/>
          </c:marker>
          <c:xVal>
            <c:numRef>
              <c:f>Sheet1!$I$69:$I$78</c:f>
              <c:numCache>
                <c:formatCode>General</c:formatCode>
                <c:ptCount val="10"/>
                <c:pt idx="0">
                  <c:v>270</c:v>
                </c:pt>
                <c:pt idx="1">
                  <c:v>348.22219999999999</c:v>
                </c:pt>
                <c:pt idx="2">
                  <c:v>426.44439999999997</c:v>
                </c:pt>
                <c:pt idx="3">
                  <c:v>504.66669999999999</c:v>
                </c:pt>
                <c:pt idx="4">
                  <c:v>582.88890000000004</c:v>
                </c:pt>
                <c:pt idx="5">
                  <c:v>661.11109999999996</c:v>
                </c:pt>
                <c:pt idx="6">
                  <c:v>739.33330000000001</c:v>
                </c:pt>
                <c:pt idx="7">
                  <c:v>817.55560000000003</c:v>
                </c:pt>
                <c:pt idx="8">
                  <c:v>895.77779999999996</c:v>
                </c:pt>
                <c:pt idx="9">
                  <c:v>974</c:v>
                </c:pt>
              </c:numCache>
            </c:numRef>
          </c:xVal>
          <c:yVal>
            <c:numRef>
              <c:f>Sheet1!$L$69:$L$78</c:f>
              <c:numCache>
                <c:formatCode>General</c:formatCode>
                <c:ptCount val="10"/>
                <c:pt idx="0">
                  <c:v>993.5414670000016</c:v>
                </c:pt>
                <c:pt idx="1">
                  <c:v>1210.1292000000001</c:v>
                </c:pt>
                <c:pt idx="2">
                  <c:v>1467.37715</c:v>
                </c:pt>
                <c:pt idx="3">
                  <c:v>1712.9163400000009</c:v>
                </c:pt>
                <c:pt idx="4">
                  <c:v>1864.611939999998</c:v>
                </c:pt>
                <c:pt idx="5">
                  <c:v>2002.625559999999</c:v>
                </c:pt>
                <c:pt idx="6">
                  <c:v>2135.573060000002</c:v>
                </c:pt>
                <c:pt idx="7">
                  <c:v>2272.6662400000018</c:v>
                </c:pt>
                <c:pt idx="8">
                  <c:v>2365.8696100000029</c:v>
                </c:pt>
                <c:pt idx="9">
                  <c:v>2484.358460000004</c:v>
                </c:pt>
              </c:numCache>
            </c:numRef>
          </c:yVal>
          <c:smooth val="0"/>
          <c:extLst>
            <c:ext xmlns:c16="http://schemas.microsoft.com/office/drawing/2014/chart" uri="{C3380CC4-5D6E-409C-BE32-E72D297353CC}">
              <c16:uniqueId val="{00000002-AD53-4887-987E-E66623A3A636}"/>
            </c:ext>
          </c:extLst>
        </c:ser>
        <c:ser>
          <c:idx val="3"/>
          <c:order val="3"/>
          <c:tx>
            <c:strRef>
              <c:f>Sheet1!$M$68</c:f>
              <c:strCache>
                <c:ptCount val="1"/>
                <c:pt idx="0">
                  <c:v>ML++</c:v>
                </c:pt>
              </c:strCache>
            </c:strRef>
          </c:tx>
          <c:spPr>
            <a:ln w="19050" cap="rnd">
              <a:solidFill>
                <a:schemeClr val="accent4"/>
              </a:solidFill>
              <a:round/>
            </a:ln>
            <a:effectLst/>
          </c:spPr>
          <c:marker>
            <c:symbol val="none"/>
          </c:marker>
          <c:xVal>
            <c:numRef>
              <c:f>Sheet1!$I$69:$I$78</c:f>
              <c:numCache>
                <c:formatCode>General</c:formatCode>
                <c:ptCount val="10"/>
                <c:pt idx="0">
                  <c:v>270</c:v>
                </c:pt>
                <c:pt idx="1">
                  <c:v>348.22219999999999</c:v>
                </c:pt>
                <c:pt idx="2">
                  <c:v>426.44439999999997</c:v>
                </c:pt>
                <c:pt idx="3">
                  <c:v>504.66669999999999</c:v>
                </c:pt>
                <c:pt idx="4">
                  <c:v>582.88890000000004</c:v>
                </c:pt>
                <c:pt idx="5">
                  <c:v>661.11109999999996</c:v>
                </c:pt>
                <c:pt idx="6">
                  <c:v>739.33330000000001</c:v>
                </c:pt>
                <c:pt idx="7">
                  <c:v>817.55560000000003</c:v>
                </c:pt>
                <c:pt idx="8">
                  <c:v>895.77779999999996</c:v>
                </c:pt>
                <c:pt idx="9">
                  <c:v>974</c:v>
                </c:pt>
              </c:numCache>
            </c:numRef>
          </c:xVal>
          <c:yVal>
            <c:numRef>
              <c:f>Sheet1!$M$69:$M$78</c:f>
              <c:numCache>
                <c:formatCode>General</c:formatCode>
                <c:ptCount val="10"/>
                <c:pt idx="0">
                  <c:v>1047.858823479746</c:v>
                </c:pt>
                <c:pt idx="1">
                  <c:v>1232.952040561205</c:v>
                </c:pt>
                <c:pt idx="2">
                  <c:v>1475.5522570052919</c:v>
                </c:pt>
                <c:pt idx="3">
                  <c:v>1668.8003593480139</c:v>
                </c:pt>
                <c:pt idx="4">
                  <c:v>1843.9954406492641</c:v>
                </c:pt>
                <c:pt idx="5">
                  <c:v>2000.886563202155</c:v>
                </c:pt>
                <c:pt idx="6">
                  <c:v>2141.3848023245841</c:v>
                </c:pt>
                <c:pt idx="7">
                  <c:v>2265.9524483019582</c:v>
                </c:pt>
                <c:pt idx="8">
                  <c:v>2378.621545158011</c:v>
                </c:pt>
                <c:pt idx="9">
                  <c:v>2537.467294432869</c:v>
                </c:pt>
              </c:numCache>
            </c:numRef>
          </c:yVal>
          <c:smooth val="0"/>
          <c:extLst>
            <c:ext xmlns:c16="http://schemas.microsoft.com/office/drawing/2014/chart" uri="{C3380CC4-5D6E-409C-BE32-E72D297353CC}">
              <c16:uniqueId val="{00000003-AD53-4887-987E-E66623A3A636}"/>
            </c:ext>
          </c:extLst>
        </c:ser>
        <c:dLbls>
          <c:showLegendKey val="0"/>
          <c:showVal val="0"/>
          <c:showCatName val="0"/>
          <c:showSerName val="0"/>
          <c:showPercent val="0"/>
          <c:showBubbleSize val="0"/>
        </c:dLbls>
        <c:axId val="1699834976"/>
        <c:axId val="1699818656"/>
      </c:scatterChart>
      <c:valAx>
        <c:axId val="1699834976"/>
        <c:scaling>
          <c:orientation val="minMax"/>
          <c:max val="1000"/>
          <c:min val="26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699818656"/>
        <c:crosses val="autoZero"/>
        <c:crossBetween val="midCat"/>
      </c:valAx>
      <c:valAx>
        <c:axId val="1699818656"/>
        <c:scaling>
          <c:orientation val="minMax"/>
          <c:max val="2600"/>
          <c:min val="9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699834976"/>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CN"/>
              <a:t>Internal</a:t>
            </a:r>
            <a:r>
              <a:rPr lang="en-US" altLang="zh-CN" baseline="0"/>
              <a:t> energy</a:t>
            </a:r>
            <a:endParaRPr lang="zh-CN" alt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ltLang="en-US"/>
        </a:p>
      </c:txPr>
    </c:title>
    <c:autoTitleDeleted val="0"/>
    <c:plotArea>
      <c:layout/>
      <c:scatterChart>
        <c:scatterStyle val="lineMarker"/>
        <c:varyColors val="0"/>
        <c:ser>
          <c:idx val="0"/>
          <c:order val="0"/>
          <c:tx>
            <c:strRef>
              <c:f>Sheet1!$L$1870</c:f>
              <c:strCache>
                <c:ptCount val="1"/>
                <c:pt idx="0">
                  <c:v>experimental data</c:v>
                </c:pt>
              </c:strCache>
            </c:strRef>
          </c:tx>
          <c:spPr>
            <a:ln w="19050" cap="rnd">
              <a:solidFill>
                <a:schemeClr val="accent1"/>
              </a:solidFill>
              <a:round/>
            </a:ln>
            <a:effectLst/>
          </c:spPr>
          <c:marker>
            <c:symbol val="none"/>
          </c:marker>
          <c:xVal>
            <c:numRef>
              <c:f>Sheet1!$K$1871:$K$1880</c:f>
              <c:numCache>
                <c:formatCode>General</c:formatCode>
                <c:ptCount val="10"/>
                <c:pt idx="0">
                  <c:v>395.4</c:v>
                </c:pt>
                <c:pt idx="1">
                  <c:v>433.91109999999998</c:v>
                </c:pt>
                <c:pt idx="2">
                  <c:v>472.42219999999998</c:v>
                </c:pt>
                <c:pt idx="3">
                  <c:v>510.93329999999997</c:v>
                </c:pt>
                <c:pt idx="4">
                  <c:v>549.44439999999997</c:v>
                </c:pt>
                <c:pt idx="5">
                  <c:v>587.9556</c:v>
                </c:pt>
                <c:pt idx="6">
                  <c:v>626.46669999999995</c:v>
                </c:pt>
                <c:pt idx="7">
                  <c:v>664.9778</c:v>
                </c:pt>
                <c:pt idx="8">
                  <c:v>703.48889999999994</c:v>
                </c:pt>
                <c:pt idx="9">
                  <c:v>742</c:v>
                </c:pt>
              </c:numCache>
            </c:numRef>
          </c:xVal>
          <c:yVal>
            <c:numRef>
              <c:f>Sheet1!$L$1871:$L$1880</c:f>
              <c:numCache>
                <c:formatCode>General</c:formatCode>
                <c:ptCount val="10"/>
                <c:pt idx="0">
                  <c:v>-1147000</c:v>
                </c:pt>
                <c:pt idx="1">
                  <c:v>-1119900</c:v>
                </c:pt>
                <c:pt idx="2">
                  <c:v>-1091700</c:v>
                </c:pt>
                <c:pt idx="3">
                  <c:v>-1062300</c:v>
                </c:pt>
                <c:pt idx="4">
                  <c:v>-1031600</c:v>
                </c:pt>
                <c:pt idx="5">
                  <c:v>-999620</c:v>
                </c:pt>
                <c:pt idx="6">
                  <c:v>-966150</c:v>
                </c:pt>
                <c:pt idx="7">
                  <c:v>-930970</c:v>
                </c:pt>
                <c:pt idx="8">
                  <c:v>-893520</c:v>
                </c:pt>
                <c:pt idx="9">
                  <c:v>-852320</c:v>
                </c:pt>
              </c:numCache>
            </c:numRef>
          </c:yVal>
          <c:smooth val="0"/>
          <c:extLst>
            <c:ext xmlns:c16="http://schemas.microsoft.com/office/drawing/2014/chart" uri="{C3380CC4-5D6E-409C-BE32-E72D297353CC}">
              <c16:uniqueId val="{00000000-02EA-438F-94C9-D23D9CBACC7C}"/>
            </c:ext>
          </c:extLst>
        </c:ser>
        <c:ser>
          <c:idx val="1"/>
          <c:order val="1"/>
          <c:tx>
            <c:strRef>
              <c:f>Sheet1!$M$1870</c:f>
              <c:strCache>
                <c:ptCount val="1"/>
                <c:pt idx="0">
                  <c:v>ML</c:v>
                </c:pt>
              </c:strCache>
            </c:strRef>
          </c:tx>
          <c:spPr>
            <a:ln w="19050" cap="rnd">
              <a:solidFill>
                <a:schemeClr val="accent2"/>
              </a:solidFill>
              <a:round/>
            </a:ln>
            <a:effectLst/>
          </c:spPr>
          <c:marker>
            <c:symbol val="none"/>
          </c:marker>
          <c:xVal>
            <c:numRef>
              <c:f>Sheet1!$K$1871:$K$1880</c:f>
              <c:numCache>
                <c:formatCode>General</c:formatCode>
                <c:ptCount val="10"/>
                <c:pt idx="0">
                  <c:v>395.4</c:v>
                </c:pt>
                <c:pt idx="1">
                  <c:v>433.91109999999998</c:v>
                </c:pt>
                <c:pt idx="2">
                  <c:v>472.42219999999998</c:v>
                </c:pt>
                <c:pt idx="3">
                  <c:v>510.93329999999997</c:v>
                </c:pt>
                <c:pt idx="4">
                  <c:v>549.44439999999997</c:v>
                </c:pt>
                <c:pt idx="5">
                  <c:v>587.9556</c:v>
                </c:pt>
                <c:pt idx="6">
                  <c:v>626.46669999999995</c:v>
                </c:pt>
                <c:pt idx="7">
                  <c:v>664.9778</c:v>
                </c:pt>
                <c:pt idx="8">
                  <c:v>703.48889999999994</c:v>
                </c:pt>
                <c:pt idx="9">
                  <c:v>742</c:v>
                </c:pt>
              </c:numCache>
            </c:numRef>
          </c:xVal>
          <c:yVal>
            <c:numRef>
              <c:f>Sheet1!$M$1871:$M$1880</c:f>
              <c:numCache>
                <c:formatCode>General</c:formatCode>
                <c:ptCount val="10"/>
                <c:pt idx="0">
                  <c:v>-1109424</c:v>
                </c:pt>
                <c:pt idx="1">
                  <c:v>-1104858.1000000001</c:v>
                </c:pt>
                <c:pt idx="2">
                  <c:v>-1072739</c:v>
                </c:pt>
                <c:pt idx="3">
                  <c:v>-1043052.9</c:v>
                </c:pt>
                <c:pt idx="4">
                  <c:v>-1015908</c:v>
                </c:pt>
                <c:pt idx="5">
                  <c:v>-977103</c:v>
                </c:pt>
                <c:pt idx="6">
                  <c:v>-945985.6</c:v>
                </c:pt>
                <c:pt idx="7">
                  <c:v>-909225.6</c:v>
                </c:pt>
                <c:pt idx="8">
                  <c:v>-871925.1</c:v>
                </c:pt>
                <c:pt idx="9">
                  <c:v>-843101.3833333333</c:v>
                </c:pt>
              </c:numCache>
            </c:numRef>
          </c:yVal>
          <c:smooth val="0"/>
          <c:extLst>
            <c:ext xmlns:c16="http://schemas.microsoft.com/office/drawing/2014/chart" uri="{C3380CC4-5D6E-409C-BE32-E72D297353CC}">
              <c16:uniqueId val="{00000001-02EA-438F-94C9-D23D9CBACC7C}"/>
            </c:ext>
          </c:extLst>
        </c:ser>
        <c:ser>
          <c:idx val="2"/>
          <c:order val="2"/>
          <c:tx>
            <c:strRef>
              <c:f>Sheet1!$N$1870</c:f>
              <c:strCache>
                <c:ptCount val="1"/>
                <c:pt idx="0">
                  <c:v>ML+</c:v>
                </c:pt>
              </c:strCache>
            </c:strRef>
          </c:tx>
          <c:spPr>
            <a:ln w="19050" cap="rnd">
              <a:solidFill>
                <a:schemeClr val="accent3"/>
              </a:solidFill>
              <a:round/>
            </a:ln>
            <a:effectLst/>
          </c:spPr>
          <c:marker>
            <c:symbol val="none"/>
          </c:marker>
          <c:xVal>
            <c:numRef>
              <c:f>Sheet1!$K$1871:$K$1880</c:f>
              <c:numCache>
                <c:formatCode>General</c:formatCode>
                <c:ptCount val="10"/>
                <c:pt idx="0">
                  <c:v>395.4</c:v>
                </c:pt>
                <c:pt idx="1">
                  <c:v>433.91109999999998</c:v>
                </c:pt>
                <c:pt idx="2">
                  <c:v>472.42219999999998</c:v>
                </c:pt>
                <c:pt idx="3">
                  <c:v>510.93329999999997</c:v>
                </c:pt>
                <c:pt idx="4">
                  <c:v>549.44439999999997</c:v>
                </c:pt>
                <c:pt idx="5">
                  <c:v>587.9556</c:v>
                </c:pt>
                <c:pt idx="6">
                  <c:v>626.46669999999995</c:v>
                </c:pt>
                <c:pt idx="7">
                  <c:v>664.9778</c:v>
                </c:pt>
                <c:pt idx="8">
                  <c:v>703.48889999999994</c:v>
                </c:pt>
                <c:pt idx="9">
                  <c:v>742</c:v>
                </c:pt>
              </c:numCache>
            </c:numRef>
          </c:xVal>
          <c:yVal>
            <c:numRef>
              <c:f>Sheet1!$N$1871:$N$1880</c:f>
              <c:numCache>
                <c:formatCode>General</c:formatCode>
                <c:ptCount val="10"/>
                <c:pt idx="0">
                  <c:v>-1114204</c:v>
                </c:pt>
                <c:pt idx="1">
                  <c:v>-1095709</c:v>
                </c:pt>
                <c:pt idx="2">
                  <c:v>-1068298.7</c:v>
                </c:pt>
                <c:pt idx="3">
                  <c:v>-1035098.6</c:v>
                </c:pt>
                <c:pt idx="4">
                  <c:v>-1011398.4</c:v>
                </c:pt>
                <c:pt idx="5">
                  <c:v>-973214.8</c:v>
                </c:pt>
                <c:pt idx="6">
                  <c:v>-945116.1</c:v>
                </c:pt>
                <c:pt idx="7">
                  <c:v>-910488.8</c:v>
                </c:pt>
                <c:pt idx="8">
                  <c:v>-869030.7</c:v>
                </c:pt>
                <c:pt idx="9">
                  <c:v>-837609.2333333334</c:v>
                </c:pt>
              </c:numCache>
            </c:numRef>
          </c:yVal>
          <c:smooth val="0"/>
          <c:extLst>
            <c:ext xmlns:c16="http://schemas.microsoft.com/office/drawing/2014/chart" uri="{C3380CC4-5D6E-409C-BE32-E72D297353CC}">
              <c16:uniqueId val="{00000002-02EA-438F-94C9-D23D9CBACC7C}"/>
            </c:ext>
          </c:extLst>
        </c:ser>
        <c:ser>
          <c:idx val="3"/>
          <c:order val="3"/>
          <c:tx>
            <c:strRef>
              <c:f>Sheet1!$O$1870</c:f>
              <c:strCache>
                <c:ptCount val="1"/>
                <c:pt idx="0">
                  <c:v>ML++</c:v>
                </c:pt>
              </c:strCache>
            </c:strRef>
          </c:tx>
          <c:spPr>
            <a:ln w="19050" cap="rnd">
              <a:solidFill>
                <a:schemeClr val="accent4"/>
              </a:solidFill>
              <a:round/>
            </a:ln>
            <a:effectLst/>
          </c:spPr>
          <c:marker>
            <c:symbol val="none"/>
          </c:marker>
          <c:xVal>
            <c:numRef>
              <c:f>Sheet1!$K$1871:$K$1880</c:f>
              <c:numCache>
                <c:formatCode>General</c:formatCode>
                <c:ptCount val="10"/>
                <c:pt idx="0">
                  <c:v>395.4</c:v>
                </c:pt>
                <c:pt idx="1">
                  <c:v>433.91109999999998</c:v>
                </c:pt>
                <c:pt idx="2">
                  <c:v>472.42219999999998</c:v>
                </c:pt>
                <c:pt idx="3">
                  <c:v>510.93329999999997</c:v>
                </c:pt>
                <c:pt idx="4">
                  <c:v>549.44439999999997</c:v>
                </c:pt>
                <c:pt idx="5">
                  <c:v>587.9556</c:v>
                </c:pt>
                <c:pt idx="6">
                  <c:v>626.46669999999995</c:v>
                </c:pt>
                <c:pt idx="7">
                  <c:v>664.9778</c:v>
                </c:pt>
                <c:pt idx="8">
                  <c:v>703.48889999999994</c:v>
                </c:pt>
                <c:pt idx="9">
                  <c:v>742</c:v>
                </c:pt>
              </c:numCache>
            </c:numRef>
          </c:xVal>
          <c:yVal>
            <c:numRef>
              <c:f>Sheet1!$O$1871:$O$1880</c:f>
              <c:numCache>
                <c:formatCode>General</c:formatCode>
                <c:ptCount val="10"/>
                <c:pt idx="0">
                  <c:v>-1132780.90609617</c:v>
                </c:pt>
                <c:pt idx="1">
                  <c:v>-1105181.664675056</c:v>
                </c:pt>
                <c:pt idx="2">
                  <c:v>-1078809.9734959421</c:v>
                </c:pt>
                <c:pt idx="3">
                  <c:v>-1051678.896708783</c:v>
                </c:pt>
                <c:pt idx="4">
                  <c:v>-1023814.660671144</c:v>
                </c:pt>
                <c:pt idx="5">
                  <c:v>-993482.7069266442</c:v>
                </c:pt>
                <c:pt idx="6">
                  <c:v>-963532.05599660263</c:v>
                </c:pt>
                <c:pt idx="7">
                  <c:v>-928956.06482559245</c:v>
                </c:pt>
                <c:pt idx="8">
                  <c:v>-892072.6832947284</c:v>
                </c:pt>
                <c:pt idx="9">
                  <c:v>-859890.81010635081</c:v>
                </c:pt>
              </c:numCache>
            </c:numRef>
          </c:yVal>
          <c:smooth val="0"/>
          <c:extLst>
            <c:ext xmlns:c16="http://schemas.microsoft.com/office/drawing/2014/chart" uri="{C3380CC4-5D6E-409C-BE32-E72D297353CC}">
              <c16:uniqueId val="{00000003-02EA-438F-94C9-D23D9CBACC7C}"/>
            </c:ext>
          </c:extLst>
        </c:ser>
        <c:dLbls>
          <c:showLegendKey val="0"/>
          <c:showVal val="0"/>
          <c:showCatName val="0"/>
          <c:showSerName val="0"/>
          <c:showPercent val="0"/>
          <c:showBubbleSize val="0"/>
        </c:dLbls>
        <c:axId val="1854799952"/>
        <c:axId val="1854796592"/>
      </c:scatterChart>
      <c:valAx>
        <c:axId val="1854799952"/>
        <c:scaling>
          <c:orientation val="minMax"/>
          <c:max val="750"/>
          <c:min val="38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854796592"/>
        <c:crosses val="autoZero"/>
        <c:crossBetween val="midCat"/>
      </c:valAx>
      <c:valAx>
        <c:axId val="1854796592"/>
        <c:scaling>
          <c:orientation val="minMax"/>
          <c:max val="-800000"/>
          <c:min val="-1180000.0000000002"/>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854799952"/>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CN"/>
              <a:t>Internal</a:t>
            </a:r>
            <a:r>
              <a:rPr lang="en-US" altLang="zh-CN" baseline="0"/>
              <a:t> energy</a:t>
            </a:r>
            <a:endParaRPr lang="zh-CN" alt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ltLang="en-US"/>
        </a:p>
      </c:txPr>
    </c:title>
    <c:autoTitleDeleted val="0"/>
    <c:plotArea>
      <c:layout/>
      <c:scatterChart>
        <c:scatterStyle val="lineMarker"/>
        <c:varyColors val="0"/>
        <c:ser>
          <c:idx val="0"/>
          <c:order val="0"/>
          <c:tx>
            <c:strRef>
              <c:f>Sheet1!$AH$1682</c:f>
              <c:strCache>
                <c:ptCount val="1"/>
                <c:pt idx="0">
                  <c:v>experimental data</c:v>
                </c:pt>
              </c:strCache>
            </c:strRef>
          </c:tx>
          <c:spPr>
            <a:ln w="19050" cap="rnd">
              <a:solidFill>
                <a:schemeClr val="accent1"/>
              </a:solidFill>
              <a:round/>
            </a:ln>
            <a:effectLst/>
          </c:spPr>
          <c:marker>
            <c:symbol val="none"/>
          </c:marker>
          <c:xVal>
            <c:numRef>
              <c:f>Sheet1!$AG$1683:$AG$1692</c:f>
              <c:numCache>
                <c:formatCode>General</c:formatCode>
                <c:ptCount val="10"/>
                <c:pt idx="0">
                  <c:v>351.9</c:v>
                </c:pt>
                <c:pt idx="1">
                  <c:v>401.57780000000002</c:v>
                </c:pt>
                <c:pt idx="2">
                  <c:v>451.25560000000002</c:v>
                </c:pt>
                <c:pt idx="3">
                  <c:v>500.93329999999997</c:v>
                </c:pt>
                <c:pt idx="4">
                  <c:v>550.61109999999996</c:v>
                </c:pt>
                <c:pt idx="5">
                  <c:v>600.28890000000001</c:v>
                </c:pt>
                <c:pt idx="6">
                  <c:v>649.96669999999995</c:v>
                </c:pt>
                <c:pt idx="7">
                  <c:v>699.64440000000002</c:v>
                </c:pt>
                <c:pt idx="8">
                  <c:v>749.32219999999995</c:v>
                </c:pt>
                <c:pt idx="9">
                  <c:v>799</c:v>
                </c:pt>
              </c:numCache>
            </c:numRef>
          </c:xVal>
          <c:yVal>
            <c:numRef>
              <c:f>Sheet1!$AH$1683:$AH$1692</c:f>
              <c:numCache>
                <c:formatCode>General</c:formatCode>
                <c:ptCount val="10"/>
                <c:pt idx="0">
                  <c:v>-1205500</c:v>
                </c:pt>
                <c:pt idx="1">
                  <c:v>-1163500</c:v>
                </c:pt>
                <c:pt idx="2">
                  <c:v>-1120100</c:v>
                </c:pt>
                <c:pt idx="3">
                  <c:v>-1075100</c:v>
                </c:pt>
                <c:pt idx="4">
                  <c:v>-1028100</c:v>
                </c:pt>
                <c:pt idx="5">
                  <c:v>-978920</c:v>
                </c:pt>
                <c:pt idx="6">
                  <c:v>-927270</c:v>
                </c:pt>
                <c:pt idx="7">
                  <c:v>-872740</c:v>
                </c:pt>
                <c:pt idx="8">
                  <c:v>-814660</c:v>
                </c:pt>
                <c:pt idx="9">
                  <c:v>-751470</c:v>
                </c:pt>
              </c:numCache>
            </c:numRef>
          </c:yVal>
          <c:smooth val="0"/>
          <c:extLst>
            <c:ext xmlns:c16="http://schemas.microsoft.com/office/drawing/2014/chart" uri="{C3380CC4-5D6E-409C-BE32-E72D297353CC}">
              <c16:uniqueId val="{00000000-5C14-4AA0-BC27-45CB5A0E3039}"/>
            </c:ext>
          </c:extLst>
        </c:ser>
        <c:ser>
          <c:idx val="1"/>
          <c:order val="1"/>
          <c:tx>
            <c:strRef>
              <c:f>Sheet1!$AI$1682</c:f>
              <c:strCache>
                <c:ptCount val="1"/>
                <c:pt idx="0">
                  <c:v>QSPR</c:v>
                </c:pt>
              </c:strCache>
            </c:strRef>
          </c:tx>
          <c:spPr>
            <a:ln w="19050" cap="rnd">
              <a:solidFill>
                <a:schemeClr val="accent2"/>
              </a:solidFill>
              <a:round/>
            </a:ln>
            <a:effectLst/>
          </c:spPr>
          <c:marker>
            <c:symbol val="none"/>
          </c:marker>
          <c:xVal>
            <c:numRef>
              <c:f>Sheet1!$AG$1683:$AG$1692</c:f>
              <c:numCache>
                <c:formatCode>General</c:formatCode>
                <c:ptCount val="10"/>
                <c:pt idx="0">
                  <c:v>351.9</c:v>
                </c:pt>
                <c:pt idx="1">
                  <c:v>401.57780000000002</c:v>
                </c:pt>
                <c:pt idx="2">
                  <c:v>451.25560000000002</c:v>
                </c:pt>
                <c:pt idx="3">
                  <c:v>500.93329999999997</c:v>
                </c:pt>
                <c:pt idx="4">
                  <c:v>550.61109999999996</c:v>
                </c:pt>
                <c:pt idx="5">
                  <c:v>600.28890000000001</c:v>
                </c:pt>
                <c:pt idx="6">
                  <c:v>649.96669999999995</c:v>
                </c:pt>
                <c:pt idx="7">
                  <c:v>699.64440000000002</c:v>
                </c:pt>
                <c:pt idx="8">
                  <c:v>749.32219999999995</c:v>
                </c:pt>
                <c:pt idx="9">
                  <c:v>799</c:v>
                </c:pt>
              </c:numCache>
            </c:numRef>
          </c:xVal>
          <c:yVal>
            <c:numRef>
              <c:f>Sheet1!$AI$1683:$AI$1692</c:f>
              <c:numCache>
                <c:formatCode>General</c:formatCode>
                <c:ptCount val="10"/>
                <c:pt idx="0">
                  <c:v>-1182276</c:v>
                </c:pt>
                <c:pt idx="1">
                  <c:v>-1154978</c:v>
                </c:pt>
                <c:pt idx="2">
                  <c:v>-1111057.1000000001</c:v>
                </c:pt>
                <c:pt idx="3">
                  <c:v>-1063941.8</c:v>
                </c:pt>
                <c:pt idx="4">
                  <c:v>-995259.25730000006</c:v>
                </c:pt>
                <c:pt idx="5">
                  <c:v>-939724.78</c:v>
                </c:pt>
                <c:pt idx="6">
                  <c:v>-886433.62</c:v>
                </c:pt>
                <c:pt idx="7">
                  <c:v>-841376.7</c:v>
                </c:pt>
                <c:pt idx="8">
                  <c:v>-764704.66</c:v>
                </c:pt>
                <c:pt idx="9">
                  <c:v>-695976.05</c:v>
                </c:pt>
              </c:numCache>
            </c:numRef>
          </c:yVal>
          <c:smooth val="0"/>
          <c:extLst>
            <c:ext xmlns:c16="http://schemas.microsoft.com/office/drawing/2014/chart" uri="{C3380CC4-5D6E-409C-BE32-E72D297353CC}">
              <c16:uniqueId val="{00000001-5C14-4AA0-BC27-45CB5A0E3039}"/>
            </c:ext>
          </c:extLst>
        </c:ser>
        <c:ser>
          <c:idx val="2"/>
          <c:order val="2"/>
          <c:tx>
            <c:strRef>
              <c:f>Sheet1!$AJ$1682</c:f>
              <c:strCache>
                <c:ptCount val="1"/>
                <c:pt idx="0">
                  <c:v>QSPR+</c:v>
                </c:pt>
              </c:strCache>
            </c:strRef>
          </c:tx>
          <c:spPr>
            <a:ln w="19050" cap="rnd">
              <a:solidFill>
                <a:schemeClr val="accent3"/>
              </a:solidFill>
              <a:round/>
            </a:ln>
            <a:effectLst/>
          </c:spPr>
          <c:marker>
            <c:symbol val="none"/>
          </c:marker>
          <c:xVal>
            <c:numRef>
              <c:f>Sheet1!$AG$1683:$AG$1692</c:f>
              <c:numCache>
                <c:formatCode>General</c:formatCode>
                <c:ptCount val="10"/>
                <c:pt idx="0">
                  <c:v>351.9</c:v>
                </c:pt>
                <c:pt idx="1">
                  <c:v>401.57780000000002</c:v>
                </c:pt>
                <c:pt idx="2">
                  <c:v>451.25560000000002</c:v>
                </c:pt>
                <c:pt idx="3">
                  <c:v>500.93329999999997</c:v>
                </c:pt>
                <c:pt idx="4">
                  <c:v>550.61109999999996</c:v>
                </c:pt>
                <c:pt idx="5">
                  <c:v>600.28890000000001</c:v>
                </c:pt>
                <c:pt idx="6">
                  <c:v>649.96669999999995</c:v>
                </c:pt>
                <c:pt idx="7">
                  <c:v>699.64440000000002</c:v>
                </c:pt>
                <c:pt idx="8">
                  <c:v>749.32219999999995</c:v>
                </c:pt>
                <c:pt idx="9">
                  <c:v>799</c:v>
                </c:pt>
              </c:numCache>
            </c:numRef>
          </c:xVal>
          <c:yVal>
            <c:numRef>
              <c:f>Sheet1!$AJ$1683:$AJ$1692</c:f>
              <c:numCache>
                <c:formatCode>General</c:formatCode>
                <c:ptCount val="10"/>
                <c:pt idx="0">
                  <c:v>-1190906</c:v>
                </c:pt>
                <c:pt idx="1">
                  <c:v>-1150911</c:v>
                </c:pt>
                <c:pt idx="2">
                  <c:v>-1117435</c:v>
                </c:pt>
                <c:pt idx="3">
                  <c:v>-1074985.3</c:v>
                </c:pt>
                <c:pt idx="4">
                  <c:v>-1027497.8</c:v>
                </c:pt>
                <c:pt idx="5">
                  <c:v>-974642.7</c:v>
                </c:pt>
                <c:pt idx="6">
                  <c:v>-920182.7</c:v>
                </c:pt>
                <c:pt idx="7">
                  <c:v>-870683</c:v>
                </c:pt>
                <c:pt idx="8">
                  <c:v>-810544.5</c:v>
                </c:pt>
                <c:pt idx="9">
                  <c:v>-742436.4</c:v>
                </c:pt>
              </c:numCache>
            </c:numRef>
          </c:yVal>
          <c:smooth val="0"/>
          <c:extLst>
            <c:ext xmlns:c16="http://schemas.microsoft.com/office/drawing/2014/chart" uri="{C3380CC4-5D6E-409C-BE32-E72D297353CC}">
              <c16:uniqueId val="{00000002-5C14-4AA0-BC27-45CB5A0E3039}"/>
            </c:ext>
          </c:extLst>
        </c:ser>
        <c:dLbls>
          <c:showLegendKey val="0"/>
          <c:showVal val="0"/>
          <c:showCatName val="0"/>
          <c:showSerName val="0"/>
          <c:showPercent val="0"/>
          <c:showBubbleSize val="0"/>
        </c:dLbls>
        <c:axId val="527043456"/>
        <c:axId val="527042496"/>
      </c:scatterChart>
      <c:valAx>
        <c:axId val="527043456"/>
        <c:scaling>
          <c:orientation val="minMax"/>
          <c:max val="800"/>
          <c:min val="35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527042496"/>
        <c:crosses val="autoZero"/>
        <c:crossBetween val="midCat"/>
      </c:valAx>
      <c:valAx>
        <c:axId val="527042496"/>
        <c:scaling>
          <c:orientation val="minMax"/>
          <c:max val="-700000"/>
          <c:min val="-12200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527043456"/>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CN" dirty="0"/>
              <a:t>Gibbs free energy 205</a:t>
            </a:r>
            <a:endParaRPr lang="zh-CN" altLang="en-US" dirty="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ltLang="en-US"/>
        </a:p>
      </c:txPr>
    </c:title>
    <c:autoTitleDeleted val="0"/>
    <c:plotArea>
      <c:layout/>
      <c:scatterChart>
        <c:scatterStyle val="lineMarker"/>
        <c:varyColors val="0"/>
        <c:ser>
          <c:idx val="0"/>
          <c:order val="0"/>
          <c:tx>
            <c:strRef>
              <c:f>Sheet1!$L$1483</c:f>
              <c:strCache>
                <c:ptCount val="1"/>
                <c:pt idx="0">
                  <c:v>experimental data</c:v>
                </c:pt>
              </c:strCache>
            </c:strRef>
          </c:tx>
          <c:spPr>
            <a:ln w="19050" cap="rnd">
              <a:solidFill>
                <a:schemeClr val="accent1"/>
              </a:solidFill>
              <a:round/>
            </a:ln>
            <a:effectLst/>
          </c:spPr>
          <c:marker>
            <c:symbol val="none"/>
          </c:marker>
          <c:xVal>
            <c:numRef>
              <c:f>Sheet1!$K$1484:$K$1493</c:f>
              <c:numCache>
                <c:formatCode>General</c:formatCode>
                <c:ptCount val="10"/>
                <c:pt idx="0">
                  <c:v>267.76</c:v>
                </c:pt>
                <c:pt idx="1">
                  <c:v>313.00889999999998</c:v>
                </c:pt>
                <c:pt idx="2">
                  <c:v>358.25779999999997</c:v>
                </c:pt>
                <c:pt idx="3">
                  <c:v>403.50670000000002</c:v>
                </c:pt>
                <c:pt idx="4">
                  <c:v>448.75560000000002</c:v>
                </c:pt>
                <c:pt idx="5">
                  <c:v>494.00439999999998</c:v>
                </c:pt>
                <c:pt idx="6">
                  <c:v>539.25329999999997</c:v>
                </c:pt>
                <c:pt idx="7">
                  <c:v>584.50220000000002</c:v>
                </c:pt>
                <c:pt idx="8">
                  <c:v>629.75109999999995</c:v>
                </c:pt>
                <c:pt idx="9">
                  <c:v>675</c:v>
                </c:pt>
              </c:numCache>
            </c:numRef>
          </c:xVal>
          <c:yVal>
            <c:numRef>
              <c:f>Sheet1!$L$1484:$L$1493</c:f>
              <c:numCache>
                <c:formatCode>General</c:formatCode>
                <c:ptCount val="10"/>
                <c:pt idx="0">
                  <c:v>-9156.5859999999993</c:v>
                </c:pt>
                <c:pt idx="1">
                  <c:v>53815.77</c:v>
                </c:pt>
                <c:pt idx="2">
                  <c:v>114060</c:v>
                </c:pt>
                <c:pt idx="3">
                  <c:v>171759</c:v>
                </c:pt>
                <c:pt idx="4">
                  <c:v>227071</c:v>
                </c:pt>
                <c:pt idx="5">
                  <c:v>280141</c:v>
                </c:pt>
                <c:pt idx="6">
                  <c:v>331105</c:v>
                </c:pt>
                <c:pt idx="7">
                  <c:v>380094</c:v>
                </c:pt>
                <c:pt idx="8">
                  <c:v>427229</c:v>
                </c:pt>
                <c:pt idx="9">
                  <c:v>472626</c:v>
                </c:pt>
              </c:numCache>
            </c:numRef>
          </c:yVal>
          <c:smooth val="0"/>
          <c:extLst>
            <c:ext xmlns:c16="http://schemas.microsoft.com/office/drawing/2014/chart" uri="{C3380CC4-5D6E-409C-BE32-E72D297353CC}">
              <c16:uniqueId val="{00000000-A678-4B01-84C1-8E5E6678FF42}"/>
            </c:ext>
          </c:extLst>
        </c:ser>
        <c:ser>
          <c:idx val="1"/>
          <c:order val="1"/>
          <c:tx>
            <c:strRef>
              <c:f>Sheet1!$M$1483</c:f>
              <c:strCache>
                <c:ptCount val="1"/>
                <c:pt idx="0">
                  <c:v>ML</c:v>
                </c:pt>
              </c:strCache>
            </c:strRef>
          </c:tx>
          <c:spPr>
            <a:ln w="19050" cap="rnd">
              <a:solidFill>
                <a:schemeClr val="accent2"/>
              </a:solidFill>
              <a:round/>
            </a:ln>
            <a:effectLst/>
          </c:spPr>
          <c:marker>
            <c:symbol val="none"/>
          </c:marker>
          <c:xVal>
            <c:numRef>
              <c:f>Sheet1!$K$1484:$K$1493</c:f>
              <c:numCache>
                <c:formatCode>General</c:formatCode>
                <c:ptCount val="10"/>
                <c:pt idx="0">
                  <c:v>267.76</c:v>
                </c:pt>
                <c:pt idx="1">
                  <c:v>313.00889999999998</c:v>
                </c:pt>
                <c:pt idx="2">
                  <c:v>358.25779999999997</c:v>
                </c:pt>
                <c:pt idx="3">
                  <c:v>403.50670000000002</c:v>
                </c:pt>
                <c:pt idx="4">
                  <c:v>448.75560000000002</c:v>
                </c:pt>
                <c:pt idx="5">
                  <c:v>494.00439999999998</c:v>
                </c:pt>
                <c:pt idx="6">
                  <c:v>539.25329999999997</c:v>
                </c:pt>
                <c:pt idx="7">
                  <c:v>584.50220000000002</c:v>
                </c:pt>
                <c:pt idx="8">
                  <c:v>629.75109999999995</c:v>
                </c:pt>
                <c:pt idx="9">
                  <c:v>675</c:v>
                </c:pt>
              </c:numCache>
            </c:numRef>
          </c:xVal>
          <c:yVal>
            <c:numRef>
              <c:f>Sheet1!$M$1484:$M$1493</c:f>
              <c:numCache>
                <c:formatCode>General</c:formatCode>
                <c:ptCount val="10"/>
                <c:pt idx="0">
                  <c:v>-13220.86365999999</c:v>
                </c:pt>
                <c:pt idx="1">
                  <c:v>26616.51545000001</c:v>
                </c:pt>
                <c:pt idx="2">
                  <c:v>116312.0373</c:v>
                </c:pt>
                <c:pt idx="3">
                  <c:v>162432.42389999999</c:v>
                </c:pt>
                <c:pt idx="4">
                  <c:v>226279.13699999999</c:v>
                </c:pt>
                <c:pt idx="5">
                  <c:v>276438.23820000002</c:v>
                </c:pt>
                <c:pt idx="6">
                  <c:v>318738.08880000003</c:v>
                </c:pt>
                <c:pt idx="7">
                  <c:v>370666.28</c:v>
                </c:pt>
                <c:pt idx="8">
                  <c:v>423806.53</c:v>
                </c:pt>
                <c:pt idx="9">
                  <c:v>486943.25</c:v>
                </c:pt>
              </c:numCache>
            </c:numRef>
          </c:yVal>
          <c:smooth val="0"/>
          <c:extLst>
            <c:ext xmlns:c16="http://schemas.microsoft.com/office/drawing/2014/chart" uri="{C3380CC4-5D6E-409C-BE32-E72D297353CC}">
              <c16:uniqueId val="{00000001-A678-4B01-84C1-8E5E6678FF42}"/>
            </c:ext>
          </c:extLst>
        </c:ser>
        <c:ser>
          <c:idx val="2"/>
          <c:order val="2"/>
          <c:tx>
            <c:strRef>
              <c:f>Sheet1!$N$1483</c:f>
              <c:strCache>
                <c:ptCount val="1"/>
                <c:pt idx="0">
                  <c:v>ML+</c:v>
                </c:pt>
              </c:strCache>
            </c:strRef>
          </c:tx>
          <c:spPr>
            <a:ln w="19050" cap="rnd">
              <a:solidFill>
                <a:schemeClr val="accent3"/>
              </a:solidFill>
              <a:round/>
            </a:ln>
            <a:effectLst/>
          </c:spPr>
          <c:marker>
            <c:symbol val="none"/>
          </c:marker>
          <c:xVal>
            <c:numRef>
              <c:f>Sheet1!$K$1484:$K$1493</c:f>
              <c:numCache>
                <c:formatCode>General</c:formatCode>
                <c:ptCount val="10"/>
                <c:pt idx="0">
                  <c:v>267.76</c:v>
                </c:pt>
                <c:pt idx="1">
                  <c:v>313.00889999999998</c:v>
                </c:pt>
                <c:pt idx="2">
                  <c:v>358.25779999999997</c:v>
                </c:pt>
                <c:pt idx="3">
                  <c:v>403.50670000000002</c:v>
                </c:pt>
                <c:pt idx="4">
                  <c:v>448.75560000000002</c:v>
                </c:pt>
                <c:pt idx="5">
                  <c:v>494.00439999999998</c:v>
                </c:pt>
                <c:pt idx="6">
                  <c:v>539.25329999999997</c:v>
                </c:pt>
                <c:pt idx="7">
                  <c:v>584.50220000000002</c:v>
                </c:pt>
                <c:pt idx="8">
                  <c:v>629.75109999999995</c:v>
                </c:pt>
                <c:pt idx="9">
                  <c:v>675</c:v>
                </c:pt>
              </c:numCache>
            </c:numRef>
          </c:xVal>
          <c:yVal>
            <c:numRef>
              <c:f>Sheet1!$N$1484:$N$1493</c:f>
              <c:numCache>
                <c:formatCode>General</c:formatCode>
                <c:ptCount val="10"/>
                <c:pt idx="0">
                  <c:v>-12555.32785999999</c:v>
                </c:pt>
                <c:pt idx="1">
                  <c:v>44064.921340000008</c:v>
                </c:pt>
                <c:pt idx="2">
                  <c:v>118096.3817</c:v>
                </c:pt>
                <c:pt idx="3">
                  <c:v>170814.69159999999</c:v>
                </c:pt>
                <c:pt idx="4">
                  <c:v>219138.26</c:v>
                </c:pt>
                <c:pt idx="5">
                  <c:v>268788.71000000002</c:v>
                </c:pt>
                <c:pt idx="6">
                  <c:v>320241.98</c:v>
                </c:pt>
                <c:pt idx="7">
                  <c:v>370077.5</c:v>
                </c:pt>
                <c:pt idx="8">
                  <c:v>410332.97</c:v>
                </c:pt>
                <c:pt idx="9">
                  <c:v>455416.63</c:v>
                </c:pt>
              </c:numCache>
            </c:numRef>
          </c:yVal>
          <c:smooth val="0"/>
          <c:extLst>
            <c:ext xmlns:c16="http://schemas.microsoft.com/office/drawing/2014/chart" uri="{C3380CC4-5D6E-409C-BE32-E72D297353CC}">
              <c16:uniqueId val="{00000002-A678-4B01-84C1-8E5E6678FF42}"/>
            </c:ext>
          </c:extLst>
        </c:ser>
        <c:ser>
          <c:idx val="3"/>
          <c:order val="3"/>
          <c:tx>
            <c:strRef>
              <c:f>Sheet1!$O$1483</c:f>
              <c:strCache>
                <c:ptCount val="1"/>
                <c:pt idx="0">
                  <c:v>ML++</c:v>
                </c:pt>
              </c:strCache>
            </c:strRef>
          </c:tx>
          <c:spPr>
            <a:ln w="19050" cap="rnd">
              <a:solidFill>
                <a:schemeClr val="accent4"/>
              </a:solidFill>
              <a:round/>
            </a:ln>
            <a:effectLst/>
          </c:spPr>
          <c:marker>
            <c:symbol val="none"/>
          </c:marker>
          <c:xVal>
            <c:numRef>
              <c:f>Sheet1!$K$1484:$K$1493</c:f>
              <c:numCache>
                <c:formatCode>General</c:formatCode>
                <c:ptCount val="10"/>
                <c:pt idx="0">
                  <c:v>267.76</c:v>
                </c:pt>
                <c:pt idx="1">
                  <c:v>313.00889999999998</c:v>
                </c:pt>
                <c:pt idx="2">
                  <c:v>358.25779999999997</c:v>
                </c:pt>
                <c:pt idx="3">
                  <c:v>403.50670000000002</c:v>
                </c:pt>
                <c:pt idx="4">
                  <c:v>448.75560000000002</c:v>
                </c:pt>
                <c:pt idx="5">
                  <c:v>494.00439999999998</c:v>
                </c:pt>
                <c:pt idx="6">
                  <c:v>539.25329999999997</c:v>
                </c:pt>
                <c:pt idx="7">
                  <c:v>584.50220000000002</c:v>
                </c:pt>
                <c:pt idx="8">
                  <c:v>629.75109999999995</c:v>
                </c:pt>
                <c:pt idx="9">
                  <c:v>675</c:v>
                </c:pt>
              </c:numCache>
            </c:numRef>
          </c:xVal>
          <c:yVal>
            <c:numRef>
              <c:f>Sheet1!$O$1484:$O$1493</c:f>
              <c:numCache>
                <c:formatCode>General</c:formatCode>
                <c:ptCount val="10"/>
                <c:pt idx="0">
                  <c:v>2127.867657222705</c:v>
                </c:pt>
                <c:pt idx="1">
                  <c:v>70013.713325301738</c:v>
                </c:pt>
                <c:pt idx="2">
                  <c:v>124008.8145011514</c:v>
                </c:pt>
                <c:pt idx="3">
                  <c:v>178799.86027229001</c:v>
                </c:pt>
                <c:pt idx="4">
                  <c:v>229534.68119493491</c:v>
                </c:pt>
                <c:pt idx="5">
                  <c:v>278520.72237508983</c:v>
                </c:pt>
                <c:pt idx="6">
                  <c:v>327506.8718145602</c:v>
                </c:pt>
                <c:pt idx="7">
                  <c:v>377060.24233236362</c:v>
                </c:pt>
                <c:pt idx="8">
                  <c:v>420810.05638962198</c:v>
                </c:pt>
                <c:pt idx="9">
                  <c:v>451263.94225048809</c:v>
                </c:pt>
              </c:numCache>
            </c:numRef>
          </c:yVal>
          <c:smooth val="0"/>
          <c:extLst>
            <c:ext xmlns:c16="http://schemas.microsoft.com/office/drawing/2014/chart" uri="{C3380CC4-5D6E-409C-BE32-E72D297353CC}">
              <c16:uniqueId val="{00000003-A678-4B01-84C1-8E5E6678FF42}"/>
            </c:ext>
          </c:extLst>
        </c:ser>
        <c:dLbls>
          <c:showLegendKey val="0"/>
          <c:showVal val="0"/>
          <c:showCatName val="0"/>
          <c:showSerName val="0"/>
          <c:showPercent val="0"/>
          <c:showBubbleSize val="0"/>
        </c:dLbls>
        <c:axId val="533789056"/>
        <c:axId val="533790496"/>
      </c:scatterChart>
      <c:valAx>
        <c:axId val="533789056"/>
        <c:scaling>
          <c:orientation val="minMax"/>
          <c:max val="680"/>
          <c:min val="265"/>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533790496"/>
        <c:crosses val="autoZero"/>
        <c:crossBetween val="midCat"/>
      </c:valAx>
      <c:valAx>
        <c:axId val="533790496"/>
        <c:scaling>
          <c:orientation val="minMax"/>
          <c:max val="500000"/>
          <c:min val="-140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533789056"/>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rtl="0">
              <a:defRPr lang="en-US" altLang="zh-CN" sz="1400" b="0" i="0" u="none" strike="noStrike" kern="1200" spc="0" baseline="0" dirty="0">
                <a:solidFill>
                  <a:prstClr val="black">
                    <a:lumMod val="65000"/>
                    <a:lumOff val="35000"/>
                  </a:prstClr>
                </a:solidFill>
                <a:latin typeface="+mn-lt"/>
                <a:ea typeface="+mn-ea"/>
                <a:cs typeface="+mn-cs"/>
              </a:defRPr>
            </a:pPr>
            <a:r>
              <a:rPr lang="en-US" altLang="zh-CN" sz="1400" b="0" i="0" u="none" strike="noStrike" kern="1200" spc="0" baseline="0" dirty="0">
                <a:solidFill>
                  <a:prstClr val="black">
                    <a:lumMod val="65000"/>
                    <a:lumOff val="35000"/>
                  </a:prstClr>
                </a:solidFill>
                <a:latin typeface="+mn-lt"/>
                <a:ea typeface="+mn-ea"/>
                <a:cs typeface="+mn-cs"/>
              </a:rPr>
              <a:t>Gibbs free energy </a:t>
            </a:r>
          </a:p>
        </c:rich>
      </c:tx>
      <c:overlay val="0"/>
      <c:spPr>
        <a:noFill/>
        <a:ln>
          <a:noFill/>
        </a:ln>
        <a:effectLst/>
      </c:spPr>
      <c:txPr>
        <a:bodyPr rot="0" spcFirstLastPara="1" vertOverflow="ellipsis" vert="horz" wrap="square" anchor="ctr" anchorCtr="1"/>
        <a:lstStyle/>
        <a:p>
          <a:pPr algn="ctr" rtl="0">
            <a:defRPr lang="en-US" altLang="zh-CN" sz="1400" b="0" i="0" u="none" strike="noStrike" kern="1200" spc="0" baseline="0" dirty="0">
              <a:solidFill>
                <a:prstClr val="black">
                  <a:lumMod val="65000"/>
                  <a:lumOff val="35000"/>
                </a:prstClr>
              </a:solidFill>
              <a:latin typeface="+mn-lt"/>
              <a:ea typeface="+mn-ea"/>
              <a:cs typeface="+mn-cs"/>
            </a:defRPr>
          </a:pPr>
          <a:endParaRPr lang="zh-CN"/>
        </a:p>
      </c:txPr>
    </c:title>
    <c:autoTitleDeleted val="0"/>
    <c:plotArea>
      <c:layout/>
      <c:scatterChart>
        <c:scatterStyle val="lineMarker"/>
        <c:varyColors val="0"/>
        <c:ser>
          <c:idx val="0"/>
          <c:order val="0"/>
          <c:tx>
            <c:strRef>
              <c:f>Sheet1!$AG$531</c:f>
              <c:strCache>
                <c:ptCount val="1"/>
                <c:pt idx="0">
                  <c:v>experimental data</c:v>
                </c:pt>
              </c:strCache>
            </c:strRef>
          </c:tx>
          <c:spPr>
            <a:ln w="19050" cap="rnd">
              <a:solidFill>
                <a:schemeClr val="accent1"/>
              </a:solidFill>
              <a:round/>
            </a:ln>
            <a:effectLst/>
          </c:spPr>
          <c:marker>
            <c:symbol val="none"/>
          </c:marker>
          <c:xVal>
            <c:numRef>
              <c:f>Sheet1!$AF$532:$AF$541</c:f>
              <c:numCache>
                <c:formatCode>General</c:formatCode>
                <c:ptCount val="10"/>
                <c:pt idx="0">
                  <c:v>255.15</c:v>
                </c:pt>
                <c:pt idx="1">
                  <c:v>303.12220000000002</c:v>
                </c:pt>
                <c:pt idx="2">
                  <c:v>351.09440000000001</c:v>
                </c:pt>
                <c:pt idx="3">
                  <c:v>399.06670000000003</c:v>
                </c:pt>
                <c:pt idx="4">
                  <c:v>447.03890000000001</c:v>
                </c:pt>
                <c:pt idx="5">
                  <c:v>495.0111</c:v>
                </c:pt>
                <c:pt idx="6">
                  <c:v>542.98329999999999</c:v>
                </c:pt>
                <c:pt idx="7">
                  <c:v>590.9556</c:v>
                </c:pt>
                <c:pt idx="8">
                  <c:v>638.92780000000005</c:v>
                </c:pt>
                <c:pt idx="9">
                  <c:v>686.9</c:v>
                </c:pt>
              </c:numCache>
            </c:numRef>
          </c:xVal>
          <c:yVal>
            <c:numRef>
              <c:f>Sheet1!$AG$532:$AG$541</c:f>
              <c:numCache>
                <c:formatCode>General</c:formatCode>
                <c:ptCount val="10"/>
                <c:pt idx="0">
                  <c:v>-333610</c:v>
                </c:pt>
                <c:pt idx="1">
                  <c:v>-274550</c:v>
                </c:pt>
                <c:pt idx="2">
                  <c:v>-218190</c:v>
                </c:pt>
                <c:pt idx="3">
                  <c:v>-164380</c:v>
                </c:pt>
                <c:pt idx="4">
                  <c:v>-112980</c:v>
                </c:pt>
                <c:pt idx="5">
                  <c:v>-63878.7</c:v>
                </c:pt>
                <c:pt idx="6">
                  <c:v>-16961.32</c:v>
                </c:pt>
                <c:pt idx="7">
                  <c:v>27904.65</c:v>
                </c:pt>
                <c:pt idx="8">
                  <c:v>70861.789999999994</c:v>
                </c:pt>
                <c:pt idx="9">
                  <c:v>112071</c:v>
                </c:pt>
              </c:numCache>
            </c:numRef>
          </c:yVal>
          <c:smooth val="0"/>
          <c:extLst>
            <c:ext xmlns:c16="http://schemas.microsoft.com/office/drawing/2014/chart" uri="{C3380CC4-5D6E-409C-BE32-E72D297353CC}">
              <c16:uniqueId val="{00000000-FA73-4788-96C8-E8B74C937A79}"/>
            </c:ext>
          </c:extLst>
        </c:ser>
        <c:ser>
          <c:idx val="1"/>
          <c:order val="1"/>
          <c:tx>
            <c:strRef>
              <c:f>Sheet1!$AH$531</c:f>
              <c:strCache>
                <c:ptCount val="1"/>
                <c:pt idx="0">
                  <c:v>QSPR</c:v>
                </c:pt>
              </c:strCache>
            </c:strRef>
          </c:tx>
          <c:spPr>
            <a:ln w="19050" cap="rnd">
              <a:solidFill>
                <a:schemeClr val="accent2"/>
              </a:solidFill>
              <a:round/>
            </a:ln>
            <a:effectLst/>
          </c:spPr>
          <c:marker>
            <c:symbol val="none"/>
          </c:marker>
          <c:xVal>
            <c:numRef>
              <c:f>Sheet1!$AF$532:$AF$541</c:f>
              <c:numCache>
                <c:formatCode>General</c:formatCode>
                <c:ptCount val="10"/>
                <c:pt idx="0">
                  <c:v>255.15</c:v>
                </c:pt>
                <c:pt idx="1">
                  <c:v>303.12220000000002</c:v>
                </c:pt>
                <c:pt idx="2">
                  <c:v>351.09440000000001</c:v>
                </c:pt>
                <c:pt idx="3">
                  <c:v>399.06670000000003</c:v>
                </c:pt>
                <c:pt idx="4">
                  <c:v>447.03890000000001</c:v>
                </c:pt>
                <c:pt idx="5">
                  <c:v>495.0111</c:v>
                </c:pt>
                <c:pt idx="6">
                  <c:v>542.98329999999999</c:v>
                </c:pt>
                <c:pt idx="7">
                  <c:v>590.9556</c:v>
                </c:pt>
                <c:pt idx="8">
                  <c:v>638.92780000000005</c:v>
                </c:pt>
                <c:pt idx="9">
                  <c:v>686.9</c:v>
                </c:pt>
              </c:numCache>
            </c:numRef>
          </c:xVal>
          <c:yVal>
            <c:numRef>
              <c:f>Sheet1!$AH$532:$AH$541</c:f>
              <c:numCache>
                <c:formatCode>General</c:formatCode>
                <c:ptCount val="10"/>
                <c:pt idx="0">
                  <c:v>-308742.5</c:v>
                </c:pt>
                <c:pt idx="1">
                  <c:v>-262831.81439999997</c:v>
                </c:pt>
                <c:pt idx="2">
                  <c:v>-199474.42686000001</c:v>
                </c:pt>
                <c:pt idx="3">
                  <c:v>-140094.8106</c:v>
                </c:pt>
                <c:pt idx="4">
                  <c:v>-83793.208400000003</c:v>
                </c:pt>
                <c:pt idx="5">
                  <c:v>-47570.617000000042</c:v>
                </c:pt>
                <c:pt idx="6">
                  <c:v>-13154.29725999999</c:v>
                </c:pt>
                <c:pt idx="7">
                  <c:v>19459.557999999979</c:v>
                </c:pt>
                <c:pt idx="8">
                  <c:v>83392.174600000013</c:v>
                </c:pt>
                <c:pt idx="9">
                  <c:v>191326.77170000001</c:v>
                </c:pt>
              </c:numCache>
            </c:numRef>
          </c:yVal>
          <c:smooth val="0"/>
          <c:extLst>
            <c:ext xmlns:c16="http://schemas.microsoft.com/office/drawing/2014/chart" uri="{C3380CC4-5D6E-409C-BE32-E72D297353CC}">
              <c16:uniqueId val="{00000001-FA73-4788-96C8-E8B74C937A79}"/>
            </c:ext>
          </c:extLst>
        </c:ser>
        <c:ser>
          <c:idx val="2"/>
          <c:order val="2"/>
          <c:tx>
            <c:strRef>
              <c:f>Sheet1!$AI$531</c:f>
              <c:strCache>
                <c:ptCount val="1"/>
                <c:pt idx="0">
                  <c:v>QSPR+</c:v>
                </c:pt>
              </c:strCache>
            </c:strRef>
          </c:tx>
          <c:spPr>
            <a:ln w="19050" cap="rnd">
              <a:solidFill>
                <a:schemeClr val="accent3"/>
              </a:solidFill>
              <a:round/>
            </a:ln>
            <a:effectLst/>
          </c:spPr>
          <c:marker>
            <c:symbol val="none"/>
          </c:marker>
          <c:xVal>
            <c:numRef>
              <c:f>Sheet1!$AF$532:$AF$541</c:f>
              <c:numCache>
                <c:formatCode>General</c:formatCode>
                <c:ptCount val="10"/>
                <c:pt idx="0">
                  <c:v>255.15</c:v>
                </c:pt>
                <c:pt idx="1">
                  <c:v>303.12220000000002</c:v>
                </c:pt>
                <c:pt idx="2">
                  <c:v>351.09440000000001</c:v>
                </c:pt>
                <c:pt idx="3">
                  <c:v>399.06670000000003</c:v>
                </c:pt>
                <c:pt idx="4">
                  <c:v>447.03890000000001</c:v>
                </c:pt>
                <c:pt idx="5">
                  <c:v>495.0111</c:v>
                </c:pt>
                <c:pt idx="6">
                  <c:v>542.98329999999999</c:v>
                </c:pt>
                <c:pt idx="7">
                  <c:v>590.9556</c:v>
                </c:pt>
                <c:pt idx="8">
                  <c:v>638.92780000000005</c:v>
                </c:pt>
                <c:pt idx="9">
                  <c:v>686.9</c:v>
                </c:pt>
              </c:numCache>
            </c:numRef>
          </c:xVal>
          <c:yVal>
            <c:numRef>
              <c:f>Sheet1!$AI$532:$AI$541</c:f>
              <c:numCache>
                <c:formatCode>General</c:formatCode>
                <c:ptCount val="10"/>
                <c:pt idx="0">
                  <c:v>-317914.40000000002</c:v>
                </c:pt>
                <c:pt idx="1">
                  <c:v>-268064.3</c:v>
                </c:pt>
                <c:pt idx="2">
                  <c:v>-213960.79605999999</c:v>
                </c:pt>
                <c:pt idx="3">
                  <c:v>-156637.50520000001</c:v>
                </c:pt>
                <c:pt idx="4">
                  <c:v>-101625.394</c:v>
                </c:pt>
                <c:pt idx="5">
                  <c:v>-58322.784800000059</c:v>
                </c:pt>
                <c:pt idx="6">
                  <c:v>-16104.77288</c:v>
                </c:pt>
                <c:pt idx="7">
                  <c:v>20432.430399999968</c:v>
                </c:pt>
                <c:pt idx="8">
                  <c:v>70346.870289999977</c:v>
                </c:pt>
                <c:pt idx="9">
                  <c:v>114169.21090000001</c:v>
                </c:pt>
              </c:numCache>
            </c:numRef>
          </c:yVal>
          <c:smooth val="0"/>
          <c:extLst>
            <c:ext xmlns:c16="http://schemas.microsoft.com/office/drawing/2014/chart" uri="{C3380CC4-5D6E-409C-BE32-E72D297353CC}">
              <c16:uniqueId val="{00000002-FA73-4788-96C8-E8B74C937A79}"/>
            </c:ext>
          </c:extLst>
        </c:ser>
        <c:dLbls>
          <c:showLegendKey val="0"/>
          <c:showVal val="0"/>
          <c:showCatName val="0"/>
          <c:showSerName val="0"/>
          <c:showPercent val="0"/>
          <c:showBubbleSize val="0"/>
        </c:dLbls>
        <c:axId val="527019936"/>
        <c:axId val="527019456"/>
      </c:scatterChart>
      <c:valAx>
        <c:axId val="527019936"/>
        <c:scaling>
          <c:orientation val="minMax"/>
          <c:max val="700"/>
          <c:min val="25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527019456"/>
        <c:crosses val="autoZero"/>
        <c:crossBetween val="midCat"/>
      </c:valAx>
      <c:valAx>
        <c:axId val="527019456"/>
        <c:scaling>
          <c:orientation val="minMax"/>
          <c:max val="190000"/>
          <c:min val="-3400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527019936"/>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1665</TotalTime>
  <Pages>38</Pages>
  <Words>6825</Words>
  <Characters>43001</Characters>
  <Application>Microsoft Office Word</Application>
  <DocSecurity>0</DocSecurity>
  <Lines>1433</Lines>
  <Paragraphs>743</Paragraphs>
  <ScaleCrop>false</ScaleCrop>
  <Company/>
  <LinksUpToDate>false</LinksUpToDate>
  <CharactersWithSpaces>49083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帅 张</dc:creator>
  <cp:keywords/>
  <dc:description/>
  <cp:lastModifiedBy>帅 张</cp:lastModifiedBy>
  <cp:revision>11</cp:revision>
  <dcterms:created xsi:type="dcterms:W3CDTF">2025-11-18T05:44:00Z</dcterms:created>
  <dcterms:modified xsi:type="dcterms:W3CDTF">2025-11-24T02:57:00Z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d43102d0-9fcf-42c5-b715-2d86d1d650bc</vt:lpwstr>
  </property>
</Properties>
</file>