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A817" w14:textId="3B8A9A68" w:rsidR="00D2468A" w:rsidRDefault="00827D2B" w:rsidP="00D2468A">
      <w:pPr>
        <w:widowControl w:val="0"/>
        <w:spacing w:line="360" w:lineRule="auto"/>
        <w:jc w:val="center"/>
        <w:rPr>
          <w:rFonts w:ascii="Times New Roman" w:hAnsi="Times New Roman" w:cs="Times New Roman"/>
          <w:i/>
        </w:rPr>
      </w:pPr>
      <w:bookmarkStart w:id="0" w:name="OLE_LINK3"/>
      <w:bookmarkStart w:id="1" w:name="OLE_LINK4"/>
      <w:bookmarkStart w:id="2" w:name="_Hlk214012893"/>
      <w:r w:rsidRPr="00EB31DE">
        <w:rPr>
          <w:rFonts w:ascii="Times New Roman" w:hAnsi="Times New Roman" w:cs="Times New Roman"/>
          <w:b/>
          <w:bCs/>
        </w:rPr>
        <w:t xml:space="preserve">Trend- and </w:t>
      </w:r>
      <w:r>
        <w:rPr>
          <w:rFonts w:ascii="Times New Roman" w:hAnsi="Times New Roman" w:cs="Times New Roman" w:hint="eastAsia"/>
          <w:b/>
          <w:bCs/>
        </w:rPr>
        <w:t>Reference</w:t>
      </w:r>
      <w:r w:rsidRPr="00EB31DE">
        <w:rPr>
          <w:rFonts w:ascii="Times New Roman" w:hAnsi="Times New Roman" w:cs="Times New Roman"/>
          <w:b/>
          <w:bCs/>
        </w:rPr>
        <w:t>-Guided Hybrid Modeling of Temperature-Dependent Thermophysical Properties</w:t>
      </w:r>
      <w:r>
        <w:rPr>
          <w:rFonts w:ascii="Times New Roman" w:hAnsi="Times New Roman" w:cs="Times New Roman"/>
          <w:b/>
          <w:bCs/>
        </w:rPr>
        <w:br/>
      </w:r>
      <w:r>
        <w:rPr>
          <w:rFonts w:ascii="Times New Roman" w:hAnsi="Times New Roman" w:cs="Times New Roman" w:hint="eastAsia"/>
        </w:rPr>
        <w:t xml:space="preserve">Shuai Zhang </w:t>
      </w:r>
      <w:r w:rsidRPr="003E1A68">
        <w:rPr>
          <w:rFonts w:ascii="Times New Roman" w:hAnsi="Times New Roman" w:cs="Times New Roman" w:hint="eastAsia"/>
          <w:vertAlign w:val="superscript"/>
        </w:rPr>
        <w:t>a</w:t>
      </w:r>
      <w:r>
        <w:rPr>
          <w:rFonts w:ascii="Times New Roman" w:hAnsi="Times New Roman" w:cs="Times New Roman" w:hint="eastAsia"/>
        </w:rPr>
        <w:t xml:space="preserve">, </w:t>
      </w:r>
      <w:r w:rsidRPr="003E1A68">
        <w:rPr>
          <w:rFonts w:ascii="Times New Roman" w:hAnsi="Times New Roman" w:cs="Times New Roman" w:hint="eastAsia"/>
        </w:rPr>
        <w:t>Abdulelah S. Alshehri</w:t>
      </w:r>
      <w:del w:id="3" w:author="Abdulelah S. Alshehri" w:date="2025-12-16T16:48:00Z" w16du:dateUtc="2025-12-16T13:48:00Z">
        <w:r w:rsidRPr="003E1A68" w:rsidDel="00617B26">
          <w:rPr>
            <w:rFonts w:ascii="Times New Roman" w:hAnsi="Times New Roman" w:cs="Times New Roman" w:hint="eastAsia"/>
          </w:rPr>
          <w:delText>b</w:delText>
        </w:r>
      </w:del>
      <w:r>
        <w:rPr>
          <w:rFonts w:ascii="Times New Roman" w:hAnsi="Times New Roman" w:cs="Times New Roman" w:hint="eastAsia"/>
        </w:rPr>
        <w:t xml:space="preserve"> </w:t>
      </w:r>
      <w:r w:rsidRPr="003E1A68">
        <w:rPr>
          <w:rFonts w:ascii="Times New Roman" w:hAnsi="Times New Roman" w:cs="Times New Roman" w:hint="eastAsia"/>
          <w:vertAlign w:val="superscript"/>
        </w:rPr>
        <w:t>b</w:t>
      </w:r>
      <w:r w:rsidRPr="003E1A68">
        <w:rPr>
          <w:rFonts w:ascii="Times New Roman" w:hAnsi="Times New Roman" w:cs="Times New Roman" w:hint="eastAsia"/>
        </w:rPr>
        <w:t>, Mansour S. Alhoshan</w:t>
      </w:r>
      <w:r>
        <w:rPr>
          <w:rFonts w:ascii="Times New Roman" w:hAnsi="Times New Roman" w:cs="Times New Roman" w:hint="eastAsia"/>
        </w:rPr>
        <w:t xml:space="preserve"> </w:t>
      </w:r>
      <w:r w:rsidRPr="003E1A68">
        <w:rPr>
          <w:rFonts w:ascii="Times New Roman" w:hAnsi="Times New Roman" w:cs="Times New Roman" w:hint="eastAsia"/>
          <w:vertAlign w:val="superscript"/>
        </w:rPr>
        <w:t>b</w:t>
      </w:r>
      <w:bookmarkEnd w:id="0"/>
      <w:bookmarkEnd w:id="1"/>
      <w:r>
        <w:rPr>
          <w:rFonts w:ascii="Times New Roman" w:hAnsi="Times New Roman" w:cs="Times New Roman" w:hint="eastAsia"/>
        </w:rPr>
        <w:t>,</w:t>
      </w:r>
      <w:r w:rsidRPr="00873BB2">
        <w:rPr>
          <w:rFonts w:ascii="Times New Roman" w:hAnsi="Times New Roman" w:cs="Times New Roman"/>
        </w:rPr>
        <w:t xml:space="preserve"> Anjan Tula</w:t>
      </w:r>
      <w:r>
        <w:rPr>
          <w:rFonts w:ascii="Times New Roman" w:hAnsi="Times New Roman" w:cs="Times New Roman" w:hint="eastAsia"/>
        </w:rPr>
        <w:t xml:space="preserve"> </w:t>
      </w:r>
      <w:r w:rsidRPr="003E1A68">
        <w:rPr>
          <w:rFonts w:ascii="Times New Roman" w:hAnsi="Times New Roman" w:cs="Times New Roman" w:hint="eastAsia"/>
          <w:vertAlign w:val="superscript"/>
        </w:rPr>
        <w:t>a</w:t>
      </w:r>
      <w:r>
        <w:rPr>
          <w:rFonts w:ascii="Times New Roman" w:hAnsi="Times New Roman" w:cs="Times New Roman" w:hint="eastAsia"/>
          <w:vertAlign w:val="superscript"/>
        </w:rPr>
        <w:t>,</w:t>
      </w:r>
      <w:r w:rsidRPr="00873BB2">
        <w:rPr>
          <w:rStyle w:val="af0"/>
          <w:rFonts w:ascii="Times New Roman" w:hAnsi="Times New Roman" w:cs="Times New Roman"/>
        </w:rPr>
        <w:footnoteReference w:customMarkFollows="1" w:id="1"/>
        <w:sym w:font="Symbol" w:char="F02A"/>
      </w:r>
      <w:r>
        <w:rPr>
          <w:rFonts w:ascii="Times New Roman" w:hAnsi="Times New Roman" w:cs="Times New Roman"/>
        </w:rPr>
        <w:br/>
      </w:r>
      <w:r w:rsidRPr="003E1A68">
        <w:rPr>
          <w:rFonts w:ascii="Times New Roman" w:hAnsi="Times New Roman" w:cs="Times New Roman" w:hint="eastAsia"/>
          <w:i/>
          <w:vertAlign w:val="superscript"/>
        </w:rPr>
        <w:t>a</w:t>
      </w:r>
      <w:r>
        <w:rPr>
          <w:rFonts w:ascii="Times New Roman" w:hAnsi="Times New Roman" w:cs="Times New Roman" w:hint="eastAsia"/>
          <w:i/>
          <w:vertAlign w:val="superscript"/>
        </w:rPr>
        <w:t xml:space="preserve"> </w:t>
      </w:r>
      <w:r w:rsidRPr="00873BB2">
        <w:rPr>
          <w:rFonts w:ascii="Times New Roman" w:hAnsi="Times New Roman" w:cs="Times New Roman"/>
          <w:i/>
          <w:lang w:eastAsia="en-US"/>
        </w:rPr>
        <w:t>State Key Laboratory of Industrial Control Technology, College of Control Science and Engineering, Zhejiang University, Hangzhou 310027, China</w:t>
      </w:r>
      <w:r>
        <w:rPr>
          <w:rFonts w:ascii="Times New Roman" w:hAnsi="Times New Roman" w:cs="Times New Roman"/>
          <w:i/>
          <w:lang w:eastAsia="en-US"/>
        </w:rPr>
        <w:br/>
      </w:r>
      <w:r w:rsidRPr="003E1A68">
        <w:rPr>
          <w:rFonts w:ascii="Times New Roman" w:hAnsi="Times New Roman" w:cs="Times New Roman" w:hint="eastAsia"/>
          <w:i/>
          <w:vertAlign w:val="superscript"/>
        </w:rPr>
        <w:t>b</w:t>
      </w:r>
      <w:r>
        <w:rPr>
          <w:rFonts w:ascii="Times New Roman" w:hAnsi="Times New Roman" w:cs="Times New Roman" w:hint="eastAsia"/>
          <w:i/>
          <w:vertAlign w:val="superscript"/>
        </w:rPr>
        <w:t xml:space="preserve"> </w:t>
      </w:r>
      <w:r w:rsidRPr="003E1A68">
        <w:rPr>
          <w:rFonts w:ascii="Times New Roman" w:hAnsi="Times New Roman" w:cs="Times New Roman" w:hint="eastAsia"/>
          <w:i/>
        </w:rPr>
        <w:t>Chemical Engineering Department, College of Engineering, King Saud University, Riyadh 11421, KSA</w:t>
      </w:r>
      <w:r>
        <w:rPr>
          <w:rFonts w:ascii="Times New Roman" w:hAnsi="Times New Roman" w:cs="Times New Roman"/>
          <w:i/>
        </w:rPr>
        <w:br/>
      </w:r>
    </w:p>
    <w:p w14:paraId="46DA483E" w14:textId="38683C00" w:rsidR="00827D2B" w:rsidRPr="00AE257A" w:rsidRDefault="00827D2B" w:rsidP="00801EA0">
      <w:pPr>
        <w:widowControl w:val="0"/>
        <w:spacing w:line="360" w:lineRule="auto"/>
        <w:rPr>
          <w:rFonts w:ascii="Times New Roman" w:hAnsi="Times New Roman" w:cs="Times New Roman"/>
          <w:i/>
        </w:rPr>
      </w:pPr>
      <w:r w:rsidRPr="00801EA0">
        <w:rPr>
          <w:rFonts w:ascii="Times New Roman" w:hAnsi="Times New Roman" w:cs="Times New Roman"/>
          <w:b/>
          <w:bCs/>
          <w:kern w:val="2"/>
          <w:sz w:val="22"/>
          <w:szCs w:val="22"/>
        </w:rPr>
        <w:t>ABSTRACT</w:t>
      </w:r>
    </w:p>
    <w:p w14:paraId="3F1245C5" w14:textId="009BDEAA" w:rsidR="00827D2B" w:rsidRPr="009D74E6" w:rsidRDefault="00827D2B" w:rsidP="00BC3D02">
      <w:pPr>
        <w:spacing w:line="360" w:lineRule="auto"/>
        <w:jc w:val="both"/>
        <w:rPr>
          <w:rFonts w:ascii="Times New Roman" w:hAnsi="Times New Roman" w:cs="Times New Roman"/>
          <w:kern w:val="2"/>
          <w:sz w:val="22"/>
          <w:szCs w:val="22"/>
        </w:rPr>
      </w:pPr>
      <w:r w:rsidRPr="009D74E6">
        <w:rPr>
          <w:rFonts w:ascii="Times New Roman" w:hAnsi="Times New Roman" w:cs="Times New Roman"/>
          <w:kern w:val="2"/>
          <w:sz w:val="22"/>
          <w:szCs w:val="22"/>
        </w:rPr>
        <w:t xml:space="preserve">Temperature-dependent physicochemical property data are fundamental for process simulation, optimization, and sustainable molecular and product design. However, a critical data gap exists, with experimentally measured properties available for only a minuscule fraction of known chemicals, making their experimental determination resource-intensive and necessitating reliance on empirical methods. Furthermore, while numerous models predict single-point properties at fixed temperatures, accurately capturing continuous temperature-dependent behavior remains a significant challenge, as conventional approaches often neglect intermediate variations, leading to poor extrapolation. To address these limitations, we propose a mechanism-guided hybrid modeling framework that embeds physical knowledge into data-driven models. This framework integrates two complementary strategies: Strategy I corrects trend inconsistencies by constructing a temperature-dependent representation from multiple single-point predictors, incorporating both molecular descriptors and slope information, while Strategy II eliminates systematic bias by establishing a baseline function anchored by a high-accuracy single-point prediction and subsequently learning the residual deviations. Evaluation across ten thermophysical properties demonstrates the framework's effectiveness, with Strategy I reducing the </w:t>
      </w:r>
      <w:r w:rsidRPr="00ED28FC">
        <w:rPr>
          <w:rFonts w:ascii="Times New Roman" w:hAnsi="Times New Roman" w:cs="Times New Roman"/>
          <w:strike/>
          <w:color w:val="EE0000"/>
          <w:kern w:val="2"/>
          <w:sz w:val="22"/>
          <w:szCs w:val="22"/>
          <w:rPrChange w:id="4" w:author="帅 张" w:date="2025-12-22T12:32:00Z" w16du:dateUtc="2025-12-22T04:32:00Z">
            <w:rPr>
              <w:rFonts w:ascii="Times New Roman" w:hAnsi="Times New Roman" w:cs="Times New Roman"/>
              <w:kern w:val="2"/>
              <w:sz w:val="22"/>
              <w:szCs w:val="22"/>
            </w:rPr>
          </w:rPrChange>
        </w:rPr>
        <w:t>mean squared error (MSE)</w:t>
      </w:r>
      <w:ins w:id="5" w:author="帅 张" w:date="2025-12-22T12:32:00Z" w16du:dateUtc="2025-12-22T04:32:00Z">
        <w:r w:rsidR="00ED28FC" w:rsidRPr="00ED28FC">
          <w:rPr>
            <w:rFonts w:ascii="Times New Roman" w:hAnsi="Times New Roman" w:cs="Times New Roman" w:hint="eastAsia"/>
            <w:color w:val="000000" w:themeColor="text1"/>
            <w:kern w:val="2"/>
            <w:sz w:val="22"/>
            <w:szCs w:val="22"/>
            <w:rPrChange w:id="6" w:author="帅 张" w:date="2025-12-22T12:32:00Z" w16du:dateUtc="2025-12-22T04:32:00Z">
              <w:rPr>
                <w:rFonts w:ascii="Times New Roman" w:hAnsi="Times New Roman" w:cs="Times New Roman" w:hint="eastAsia"/>
                <w:strike/>
                <w:color w:val="EE0000"/>
                <w:kern w:val="2"/>
                <w:sz w:val="22"/>
                <w:szCs w:val="22"/>
              </w:rPr>
            </w:rPrChange>
          </w:rPr>
          <w:t>MSE</w:t>
        </w:r>
      </w:ins>
      <w:r w:rsidRPr="009D74E6">
        <w:rPr>
          <w:rFonts w:ascii="Times New Roman" w:hAnsi="Times New Roman" w:cs="Times New Roman"/>
          <w:kern w:val="2"/>
          <w:sz w:val="22"/>
          <w:szCs w:val="22"/>
        </w:rPr>
        <w:t xml:space="preserve"> by 19% for traditional QSPR models, approximately 20% for explicit regression models, and 36% for</w:t>
      </w:r>
      <w:r w:rsidRPr="00BC3D02">
        <w:rPr>
          <w:rFonts w:ascii="Times New Roman" w:hAnsi="Times New Roman" w:cs="Times New Roman"/>
          <w:strike/>
          <w:kern w:val="2"/>
          <w:sz w:val="22"/>
          <w:szCs w:val="22"/>
          <w:rPrChange w:id="7" w:author="帅 张" w:date="2025-12-21T14:32:00Z" w16du:dateUtc="2025-12-21T06:32:00Z">
            <w:rPr>
              <w:rFonts w:ascii="Times New Roman" w:hAnsi="Times New Roman" w:cs="Times New Roman"/>
              <w:kern w:val="2"/>
              <w:sz w:val="22"/>
              <w:szCs w:val="22"/>
            </w:rPr>
          </w:rPrChange>
        </w:rPr>
        <w:t xml:space="preserve"> </w:t>
      </w:r>
      <w:commentRangeStart w:id="8"/>
      <w:r w:rsidRPr="00BC3D02">
        <w:rPr>
          <w:rFonts w:ascii="Times New Roman" w:hAnsi="Times New Roman" w:cs="Times New Roman"/>
          <w:strike/>
          <w:color w:val="EE0000"/>
          <w:kern w:val="2"/>
          <w:sz w:val="22"/>
          <w:szCs w:val="22"/>
          <w:rPrChange w:id="9" w:author="帅 张" w:date="2025-12-21T14:32:00Z" w16du:dateUtc="2025-12-21T06:32:00Z">
            <w:rPr>
              <w:rFonts w:ascii="Times New Roman" w:hAnsi="Times New Roman" w:cs="Times New Roman"/>
              <w:kern w:val="2"/>
              <w:sz w:val="22"/>
              <w:szCs w:val="22"/>
            </w:rPr>
          </w:rPrChange>
        </w:rPr>
        <w:t>black-box</w:t>
      </w:r>
      <w:commentRangeEnd w:id="8"/>
      <w:r w:rsidR="00381FD3" w:rsidRPr="00BC3D02">
        <w:rPr>
          <w:rStyle w:val="af9"/>
          <w:rFonts w:asciiTheme="minorHAnsi" w:eastAsiaTheme="minorEastAsia" w:hAnsiTheme="minorHAnsi" w:cstheme="minorBidi" w:hint="eastAsia"/>
          <w:strike/>
          <w:color w:val="EE0000"/>
          <w:kern w:val="2"/>
          <w14:ligatures w14:val="standardContextual"/>
          <w:rPrChange w:id="10" w:author="帅 张" w:date="2025-12-21T14:32:00Z" w16du:dateUtc="2025-12-21T06:32:00Z">
            <w:rPr>
              <w:rStyle w:val="af9"/>
              <w:rFonts w:asciiTheme="minorHAnsi" w:eastAsiaTheme="minorEastAsia" w:hAnsiTheme="minorHAnsi" w:cstheme="minorBidi" w:hint="eastAsia"/>
              <w:kern w:val="2"/>
              <w14:ligatures w14:val="standardContextual"/>
            </w:rPr>
          </w:rPrChange>
        </w:rPr>
        <w:commentReference w:id="8"/>
      </w:r>
      <w:r w:rsidRPr="00BC3D02">
        <w:rPr>
          <w:rFonts w:ascii="Times New Roman" w:hAnsi="Times New Roman" w:cs="Times New Roman"/>
          <w:strike/>
          <w:color w:val="EE0000"/>
          <w:kern w:val="2"/>
          <w:sz w:val="22"/>
          <w:szCs w:val="22"/>
          <w:rPrChange w:id="11" w:author="帅 张" w:date="2025-12-21T14:32:00Z" w16du:dateUtc="2025-12-21T06:32:00Z">
            <w:rPr>
              <w:rFonts w:ascii="Times New Roman" w:hAnsi="Times New Roman" w:cs="Times New Roman"/>
              <w:kern w:val="2"/>
              <w:sz w:val="22"/>
              <w:szCs w:val="22"/>
            </w:rPr>
          </w:rPrChange>
        </w:rPr>
        <w:t xml:space="preserve"> machine learning</w:t>
      </w:r>
      <w:r w:rsidRPr="009D74E6">
        <w:rPr>
          <w:rFonts w:ascii="Times New Roman" w:hAnsi="Times New Roman" w:cs="Times New Roman"/>
          <w:kern w:val="2"/>
          <w:sz w:val="22"/>
          <w:szCs w:val="22"/>
        </w:rPr>
        <w:t xml:space="preserve"> </w:t>
      </w:r>
      <w:ins w:id="12" w:author="帅 张" w:date="2025-12-21T14:33:00Z" w16du:dateUtc="2025-12-21T06:33:00Z">
        <w:r w:rsidR="00BC3D02">
          <w:rPr>
            <w:rFonts w:ascii="Times New Roman" w:hAnsi="Times New Roman" w:cs="Times New Roman" w:hint="eastAsia"/>
            <w:kern w:val="2"/>
            <w:sz w:val="22"/>
            <w:szCs w:val="22"/>
          </w:rPr>
          <w:t>i</w:t>
        </w:r>
      </w:ins>
      <w:ins w:id="13" w:author="帅 张" w:date="2025-12-21T14:32:00Z">
        <w:r w:rsidR="00BC3D02" w:rsidRPr="00BC3D02">
          <w:rPr>
            <w:rFonts w:ascii="Times New Roman" w:hAnsi="Times New Roman" w:cs="Times New Roman"/>
            <w:kern w:val="2"/>
            <w:sz w:val="22"/>
            <w:szCs w:val="22"/>
          </w:rPr>
          <w:t xml:space="preserve">mplicit </w:t>
        </w:r>
      </w:ins>
      <w:r w:rsidRPr="009D74E6">
        <w:rPr>
          <w:rFonts w:ascii="Times New Roman" w:hAnsi="Times New Roman" w:cs="Times New Roman"/>
          <w:kern w:val="2"/>
          <w:sz w:val="22"/>
          <w:szCs w:val="22"/>
        </w:rPr>
        <w:t xml:space="preserve">models. Strategy II </w:t>
      </w:r>
      <w:commentRangeStart w:id="14"/>
      <w:r w:rsidRPr="00BC3D02">
        <w:rPr>
          <w:rFonts w:ascii="Times New Roman" w:hAnsi="Times New Roman" w:cs="Times New Roman"/>
          <w:strike/>
          <w:color w:val="EE0000"/>
          <w:kern w:val="2"/>
          <w:sz w:val="22"/>
          <w:szCs w:val="22"/>
          <w:rPrChange w:id="15" w:author="帅 张" w:date="2025-12-21T14:41:00Z" w16du:dateUtc="2025-12-21T06:41:00Z">
            <w:rPr>
              <w:rFonts w:ascii="Times New Roman" w:hAnsi="Times New Roman" w:cs="Times New Roman"/>
              <w:kern w:val="2"/>
              <w:sz w:val="22"/>
              <w:szCs w:val="22"/>
            </w:rPr>
          </w:rPrChange>
        </w:rPr>
        <w:t>alone</w:t>
      </w:r>
      <w:r w:rsidRPr="009D74E6">
        <w:rPr>
          <w:rFonts w:ascii="Times New Roman" w:hAnsi="Times New Roman" w:cs="Times New Roman"/>
          <w:kern w:val="2"/>
          <w:sz w:val="22"/>
          <w:szCs w:val="22"/>
        </w:rPr>
        <w:t xml:space="preserve"> </w:t>
      </w:r>
      <w:commentRangeEnd w:id="14"/>
      <w:r w:rsidR="00FC45A0">
        <w:rPr>
          <w:rStyle w:val="af9"/>
          <w:rFonts w:asciiTheme="minorHAnsi" w:eastAsiaTheme="minorEastAsia" w:hAnsiTheme="minorHAnsi" w:cstheme="minorBidi"/>
          <w:kern w:val="2"/>
          <w14:ligatures w14:val="standardContextual"/>
        </w:rPr>
        <w:commentReference w:id="14"/>
      </w:r>
      <w:r w:rsidRPr="009D74E6">
        <w:rPr>
          <w:rFonts w:ascii="Times New Roman" w:hAnsi="Times New Roman" w:cs="Times New Roman"/>
          <w:kern w:val="2"/>
          <w:sz w:val="22"/>
          <w:szCs w:val="22"/>
        </w:rPr>
        <w:t>achieved a 47% MSE reduction for</w:t>
      </w:r>
      <w:ins w:id="16" w:author="帅 张" w:date="2025-12-21T14:42:00Z" w16du:dateUtc="2025-12-21T06:42:00Z">
        <w:r w:rsidR="00102B5D" w:rsidRPr="00102B5D">
          <w:rPr>
            <w:rFonts w:ascii="Times New Roman" w:hAnsi="Times New Roman" w:cs="Times New Roman" w:hint="eastAsia"/>
            <w:kern w:val="2"/>
            <w:sz w:val="22"/>
            <w:szCs w:val="22"/>
          </w:rPr>
          <w:t xml:space="preserve"> </w:t>
        </w:r>
        <w:r w:rsidR="00102B5D">
          <w:rPr>
            <w:rFonts w:ascii="Times New Roman" w:hAnsi="Times New Roman" w:cs="Times New Roman" w:hint="eastAsia"/>
            <w:kern w:val="2"/>
            <w:sz w:val="22"/>
            <w:szCs w:val="22"/>
          </w:rPr>
          <w:t>i</w:t>
        </w:r>
        <w:r w:rsidR="00102B5D" w:rsidRPr="00BC3D02">
          <w:rPr>
            <w:rFonts w:ascii="Times New Roman" w:hAnsi="Times New Roman" w:cs="Times New Roman"/>
            <w:kern w:val="2"/>
            <w:sz w:val="22"/>
            <w:szCs w:val="22"/>
          </w:rPr>
          <w:t>mplicit</w:t>
        </w:r>
      </w:ins>
      <w:del w:id="17" w:author="帅 张" w:date="2025-12-21T14:42:00Z" w16du:dateUtc="2025-12-21T06:42:00Z">
        <w:r w:rsidRPr="009D74E6" w:rsidDel="00102B5D">
          <w:rPr>
            <w:rFonts w:ascii="Times New Roman" w:hAnsi="Times New Roman" w:cs="Times New Roman"/>
            <w:kern w:val="2"/>
            <w:sz w:val="22"/>
            <w:szCs w:val="22"/>
          </w:rPr>
          <w:delText xml:space="preserve"> the machine learning</w:delText>
        </w:r>
      </w:del>
      <w:r w:rsidRPr="009D74E6">
        <w:rPr>
          <w:rFonts w:ascii="Times New Roman" w:hAnsi="Times New Roman" w:cs="Times New Roman"/>
          <w:kern w:val="2"/>
          <w:sz w:val="22"/>
          <w:szCs w:val="22"/>
        </w:rPr>
        <w:t xml:space="preserve"> models</w:t>
      </w:r>
      <w:commentRangeStart w:id="18"/>
      <w:r w:rsidRPr="009D74E6">
        <w:rPr>
          <w:rFonts w:ascii="Times New Roman" w:hAnsi="Times New Roman" w:cs="Times New Roman"/>
          <w:kern w:val="2"/>
          <w:sz w:val="22"/>
          <w:szCs w:val="22"/>
        </w:rPr>
        <w:t xml:space="preserve">. </w:t>
      </w:r>
      <w:commentRangeEnd w:id="18"/>
      <w:r w:rsidR="00FC45A0">
        <w:rPr>
          <w:rStyle w:val="af9"/>
          <w:rFonts w:asciiTheme="minorHAnsi" w:eastAsiaTheme="minorEastAsia" w:hAnsiTheme="minorHAnsi" w:cstheme="minorBidi"/>
          <w:kern w:val="2"/>
          <w14:ligatures w14:val="standardContextual"/>
        </w:rPr>
        <w:commentReference w:id="18"/>
      </w:r>
      <w:r w:rsidRPr="009D74E6">
        <w:rPr>
          <w:rFonts w:ascii="Times New Roman" w:hAnsi="Times New Roman" w:cs="Times New Roman"/>
          <w:kern w:val="2"/>
          <w:sz w:val="22"/>
          <w:szCs w:val="22"/>
        </w:rPr>
        <w:t xml:space="preserve">This </w:t>
      </w:r>
      <w:r w:rsidRPr="009D74E6">
        <w:rPr>
          <w:rFonts w:ascii="Times New Roman" w:hAnsi="Times New Roman" w:cs="Times New Roman"/>
          <w:kern w:val="2"/>
          <w:sz w:val="22"/>
          <w:szCs w:val="22"/>
        </w:rPr>
        <w:lastRenderedPageBreak/>
        <w:t>study confirms that embedding trend and slope-based mechanistic constraints enables physically consistent, bias-corrected, and accurate prediction of temperature-dependent properties, providing a scalable path to bridge the experimental data gap and accelerate computer-aided process engineering and molecular design.</w:t>
      </w:r>
    </w:p>
    <w:p w14:paraId="3B0B68D7" w14:textId="77777777" w:rsidR="00827D2B" w:rsidRDefault="00827D2B" w:rsidP="00827D2B">
      <w:pPr>
        <w:jc w:val="both"/>
        <w:rPr>
          <w:ins w:id="19" w:author="帅 张" w:date="2025-12-21T16:21:00Z" w16du:dateUtc="2025-12-21T08:21:00Z"/>
          <w:rFonts w:ascii="Times New Roman" w:eastAsiaTheme="minorEastAsia" w:hAnsi="Times New Roman" w:cs="Times New Roman"/>
          <w:kern w:val="2"/>
          <w:sz w:val="22"/>
          <w:szCs w:val="22"/>
        </w:rPr>
      </w:pPr>
      <w:r w:rsidRPr="00801EA0">
        <w:rPr>
          <w:rFonts w:ascii="Times New Roman" w:eastAsiaTheme="minorEastAsia" w:hAnsi="Times New Roman" w:cs="Times New Roman"/>
          <w:b/>
          <w:bCs/>
          <w:kern w:val="2"/>
          <w:sz w:val="22"/>
          <w:szCs w:val="22"/>
        </w:rPr>
        <w:t>Keywords:</w:t>
      </w:r>
      <w:r w:rsidRPr="00F37E69">
        <w:rPr>
          <w:rFonts w:ascii="Times New Roman" w:hAnsi="Times New Roman" w:cs="Times New Roman"/>
          <w:szCs w:val="22"/>
        </w:rPr>
        <w:t xml:space="preserve"> </w:t>
      </w:r>
      <w:r w:rsidRPr="00801EA0">
        <w:rPr>
          <w:rFonts w:ascii="Times New Roman" w:eastAsiaTheme="minorEastAsia" w:hAnsi="Times New Roman" w:cs="Times New Roman"/>
          <w:kern w:val="2"/>
          <w:sz w:val="22"/>
          <w:szCs w:val="22"/>
        </w:rPr>
        <w:t>Temperature-dependent property prediction; Hybrid modeling; Mechanistic constraints; Machine learning; Slope-based correction; Bias correction</w:t>
      </w:r>
    </w:p>
    <w:p w14:paraId="6FDF57EA" w14:textId="77777777" w:rsidR="00471903" w:rsidRPr="00801EA0" w:rsidRDefault="00471903" w:rsidP="00827D2B">
      <w:pPr>
        <w:jc w:val="both"/>
        <w:rPr>
          <w:rFonts w:ascii="Times New Roman" w:eastAsiaTheme="minorEastAsia" w:hAnsi="Times New Roman" w:cs="Times New Roman"/>
          <w:kern w:val="2"/>
          <w:sz w:val="22"/>
          <w:szCs w:val="22"/>
        </w:rPr>
      </w:pPr>
    </w:p>
    <w:p w14:paraId="5EF25AEC" w14:textId="77777777" w:rsidR="00471903" w:rsidRPr="00D2468A" w:rsidRDefault="00471903" w:rsidP="00471903">
      <w:pPr>
        <w:keepNext/>
        <w:pBdr>
          <w:top w:val="single" w:sz="4" w:space="1" w:color="auto"/>
          <w:left w:val="single" w:sz="4" w:space="4" w:color="auto"/>
          <w:bottom w:val="single" w:sz="4" w:space="0" w:color="auto"/>
          <w:right w:val="single" w:sz="4" w:space="6" w:color="auto"/>
        </w:pBdr>
        <w:spacing w:line="360" w:lineRule="auto"/>
        <w:ind w:right="113" w:firstLineChars="100" w:firstLine="221"/>
        <w:outlineLvl w:val="2"/>
        <w:rPr>
          <w:moveTo w:id="20" w:author="帅 张" w:date="2025-12-21T16:21:00Z" w16du:dateUtc="2025-12-21T08:21:00Z"/>
          <w:rFonts w:ascii="Times New Roman" w:hAnsi="Times New Roman" w:cs="Times New Roman"/>
          <w:b/>
          <w:bCs/>
          <w:sz w:val="22"/>
          <w:szCs w:val="22"/>
          <w:lang w:eastAsia="en-US"/>
        </w:rPr>
      </w:pPr>
      <w:moveToRangeStart w:id="21" w:author="帅 张" w:date="2025-12-21T16:21:00Z" w:name="move217226508"/>
      <w:commentRangeStart w:id="22"/>
      <w:moveTo w:id="23" w:author="帅 张" w:date="2025-12-21T16:21:00Z" w16du:dateUtc="2025-12-21T08:21:00Z">
        <w:r w:rsidRPr="00D2468A">
          <w:rPr>
            <w:rFonts w:ascii="Times New Roman" w:hAnsi="Times New Roman" w:cs="Times New Roman"/>
            <w:b/>
            <w:bCs/>
            <w:sz w:val="22"/>
            <w:szCs w:val="22"/>
            <w:lang w:eastAsia="en-US"/>
          </w:rPr>
          <w:t>Nomenclature</w:t>
        </w:r>
        <w:commentRangeEnd w:id="22"/>
        <w:r>
          <w:rPr>
            <w:rStyle w:val="af9"/>
            <w:rFonts w:asciiTheme="minorHAnsi" w:eastAsiaTheme="minorEastAsia" w:hAnsiTheme="minorHAnsi" w:cstheme="minorBidi"/>
            <w:kern w:val="2"/>
            <w14:ligatures w14:val="standardContextual"/>
          </w:rPr>
          <w:commentReference w:id="22"/>
        </w:r>
      </w:moveTo>
    </w:p>
    <w:p w14:paraId="1296FCAF" w14:textId="48D788FF" w:rsidR="00471903" w:rsidRPr="00801EA0" w:rsidRDefault="00471903" w:rsidP="00471903">
      <w:pPr>
        <w:widowControl w:val="0"/>
        <w:pBdr>
          <w:top w:val="single" w:sz="4" w:space="1" w:color="auto"/>
          <w:left w:val="single" w:sz="4" w:space="4" w:color="auto"/>
          <w:bottom w:val="single" w:sz="4" w:space="0" w:color="auto"/>
          <w:right w:val="single" w:sz="4" w:space="0" w:color="auto"/>
        </w:pBdr>
        <w:jc w:val="both"/>
        <w:rPr>
          <w:moveTo w:id="24" w:author="帅 张" w:date="2025-12-21T16:21:00Z" w16du:dateUtc="2025-12-21T08:21:00Z"/>
          <w:rFonts w:ascii="Times New Roman" w:eastAsiaTheme="minorEastAsia" w:hAnsi="Times New Roman" w:cs="Times New Roman"/>
          <w:iCs/>
          <w:kern w:val="2"/>
          <w:sz w:val="22"/>
          <w:szCs w:val="22"/>
        </w:rPr>
      </w:pPr>
      <m:oMath>
        <m:r>
          <w:rPr>
            <w:rFonts w:ascii="Cambria Math" w:eastAsiaTheme="minorEastAsia" w:hAnsi="Cambria Math" w:cs="Times New Roman"/>
            <w:kern w:val="2"/>
            <w:sz w:val="22"/>
            <w:szCs w:val="22"/>
          </w:rPr>
          <m:t>MSE</m:t>
        </m:r>
      </m:oMath>
      <w:moveTo w:id="25" w:author="帅 张" w:date="2025-12-21T16:21:00Z" w16du:dateUtc="2025-12-21T08:21:00Z">
        <w:r w:rsidRPr="00801EA0">
          <w:rPr>
            <w:rFonts w:ascii="Times New Roman" w:eastAsiaTheme="minorEastAsia" w:hAnsi="Times New Roman" w:cs="Times New Roman"/>
            <w:iCs/>
            <w:kern w:val="2"/>
            <w:sz w:val="22"/>
            <w:szCs w:val="22"/>
          </w:rPr>
          <w:t xml:space="preserve"> </w:t>
        </w:r>
      </w:moveTo>
      <w:ins w:id="26" w:author="帅 张" w:date="2025-12-22T13:03:00Z" w16du:dateUtc="2025-12-22T05:03:00Z">
        <w:r w:rsidR="0002773D">
          <w:rPr>
            <w:rFonts w:ascii="Times New Roman" w:eastAsiaTheme="minorEastAsia" w:hAnsi="Times New Roman" w:cs="Times New Roman" w:hint="eastAsia"/>
            <w:iCs/>
            <w:kern w:val="2"/>
            <w:sz w:val="22"/>
            <w:szCs w:val="22"/>
          </w:rPr>
          <w:t xml:space="preserve"> </w:t>
        </w:r>
      </w:ins>
      <w:moveTo w:id="27" w:author="帅 张" w:date="2025-12-21T16:21:00Z" w16du:dateUtc="2025-12-21T08:21:00Z">
        <w:r w:rsidRPr="00801EA0">
          <w:rPr>
            <w:rFonts w:ascii="Times New Roman" w:eastAsiaTheme="minorEastAsia" w:hAnsi="Times New Roman" w:cs="Times New Roman"/>
            <w:iCs/>
            <w:kern w:val="2"/>
            <w:sz w:val="22"/>
            <w:szCs w:val="22"/>
          </w:rPr>
          <w:t xml:space="preserve">Mean </w:t>
        </w:r>
        <w:r>
          <w:rPr>
            <w:rFonts w:ascii="Times New Roman" w:eastAsiaTheme="minorEastAsia" w:hAnsi="Times New Roman" w:cs="Times New Roman" w:hint="eastAsia"/>
            <w:iCs/>
            <w:kern w:val="2"/>
            <w:sz w:val="22"/>
            <w:szCs w:val="22"/>
          </w:rPr>
          <w:t>s</w:t>
        </w:r>
        <w:r w:rsidRPr="00801EA0">
          <w:rPr>
            <w:rFonts w:ascii="Times New Roman" w:eastAsiaTheme="minorEastAsia" w:hAnsi="Times New Roman" w:cs="Times New Roman"/>
            <w:iCs/>
            <w:kern w:val="2"/>
            <w:sz w:val="22"/>
            <w:szCs w:val="22"/>
          </w:rPr>
          <w:t xml:space="preserve">quared </w:t>
        </w:r>
        <w:r>
          <w:rPr>
            <w:rFonts w:ascii="Times New Roman" w:eastAsiaTheme="minorEastAsia" w:hAnsi="Times New Roman" w:cs="Times New Roman" w:hint="eastAsia"/>
            <w:iCs/>
            <w:kern w:val="2"/>
            <w:sz w:val="22"/>
            <w:szCs w:val="22"/>
          </w:rPr>
          <w:t>e</w:t>
        </w:r>
        <w:r w:rsidRPr="00801EA0">
          <w:rPr>
            <w:rFonts w:ascii="Times New Roman" w:eastAsiaTheme="minorEastAsia" w:hAnsi="Times New Roman" w:cs="Times New Roman"/>
            <w:iCs/>
            <w:kern w:val="2"/>
            <w:sz w:val="22"/>
            <w:szCs w:val="22"/>
          </w:rPr>
          <w:t>rror</w:t>
        </w:r>
      </w:moveTo>
    </w:p>
    <w:p w14:paraId="45687D19" w14:textId="4FA4506C" w:rsidR="00471903" w:rsidRPr="00801EA0" w:rsidRDefault="00000000" w:rsidP="00471903">
      <w:pPr>
        <w:widowControl w:val="0"/>
        <w:pBdr>
          <w:top w:val="single" w:sz="4" w:space="1" w:color="auto"/>
          <w:left w:val="single" w:sz="4" w:space="4" w:color="auto"/>
          <w:bottom w:val="single" w:sz="4" w:space="0" w:color="auto"/>
          <w:right w:val="single" w:sz="4" w:space="0" w:color="auto"/>
        </w:pBdr>
        <w:jc w:val="both"/>
        <w:rPr>
          <w:moveTo w:id="28" w:author="帅 张" w:date="2025-12-21T16:21:00Z" w16du:dateUtc="2025-12-21T08:21:00Z"/>
          <w:rFonts w:ascii="Times New Roman" w:eastAsiaTheme="minorEastAsia" w:hAnsi="Times New Roman" w:cs="Times New Roman"/>
          <w:iCs/>
          <w:kern w:val="2"/>
          <w:sz w:val="22"/>
          <w:szCs w:val="22"/>
        </w:rPr>
      </w:pPr>
      <m:oMath>
        <m:sSup>
          <m:sSupPr>
            <m:ctrlPr>
              <w:rPr>
                <w:rFonts w:ascii="Cambria Math" w:eastAsiaTheme="minorEastAsia" w:hAnsi="Cambria Math" w:cs="Times New Roman"/>
                <w:iCs/>
                <w:kern w:val="2"/>
                <w:sz w:val="22"/>
                <w:szCs w:val="22"/>
              </w:rPr>
            </m:ctrlPr>
          </m:sSupPr>
          <m:e>
            <m:r>
              <w:rPr>
                <w:rFonts w:ascii="Cambria Math" w:eastAsiaTheme="minorEastAsia" w:hAnsi="Cambria Math" w:cs="Times New Roman"/>
                <w:kern w:val="2"/>
                <w:sz w:val="22"/>
                <w:szCs w:val="22"/>
              </w:rPr>
              <m:t>R</m:t>
            </m:r>
          </m:e>
          <m:sup>
            <m:r>
              <m:rPr>
                <m:sty m:val="p"/>
              </m:rPr>
              <w:rPr>
                <w:rFonts w:ascii="Cambria Math" w:eastAsiaTheme="minorEastAsia" w:hAnsi="Cambria Math" w:cs="Times New Roman"/>
                <w:kern w:val="2"/>
                <w:sz w:val="22"/>
                <w:szCs w:val="22"/>
              </w:rPr>
              <m:t>2</m:t>
            </m:r>
          </m:sup>
        </m:sSup>
      </m:oMath>
      <w:moveTo w:id="29" w:author="帅 张" w:date="2025-12-21T16:21:00Z" w16du:dateUtc="2025-12-21T08:21:00Z">
        <w:r w:rsidR="00471903" w:rsidRPr="00801EA0">
          <w:rPr>
            <w:rFonts w:ascii="Times New Roman" w:eastAsiaTheme="minorEastAsia" w:hAnsi="Times New Roman" w:cs="Times New Roman"/>
            <w:iCs/>
            <w:kern w:val="2"/>
            <w:sz w:val="22"/>
            <w:szCs w:val="22"/>
          </w:rPr>
          <w:tab/>
          <w:t xml:space="preserve"> </w:t>
        </w:r>
      </w:moveTo>
      <w:ins w:id="30" w:author="帅 张" w:date="2025-12-22T13:03:00Z" w16du:dateUtc="2025-12-22T05:03:00Z">
        <w:r w:rsidR="0002773D">
          <w:rPr>
            <w:rFonts w:ascii="Times New Roman" w:eastAsiaTheme="minorEastAsia" w:hAnsi="Times New Roman" w:cs="Times New Roman" w:hint="eastAsia"/>
            <w:iCs/>
            <w:kern w:val="2"/>
            <w:sz w:val="22"/>
            <w:szCs w:val="22"/>
          </w:rPr>
          <w:t xml:space="preserve"> </w:t>
        </w:r>
      </w:ins>
      <w:moveTo w:id="31" w:author="帅 张" w:date="2025-12-21T16:21:00Z" w16du:dateUtc="2025-12-21T08:21:00Z">
        <w:r w:rsidR="00471903" w:rsidRPr="00801EA0">
          <w:rPr>
            <w:rFonts w:ascii="Times New Roman" w:eastAsiaTheme="minorEastAsia" w:hAnsi="Times New Roman" w:cs="Times New Roman"/>
            <w:iCs/>
            <w:kern w:val="2"/>
            <w:sz w:val="22"/>
            <w:szCs w:val="22"/>
          </w:rPr>
          <w:t xml:space="preserve">Coefficient of </w:t>
        </w:r>
        <w:r w:rsidR="00471903">
          <w:rPr>
            <w:rFonts w:ascii="Times New Roman" w:eastAsiaTheme="minorEastAsia" w:hAnsi="Times New Roman" w:cs="Times New Roman" w:hint="eastAsia"/>
            <w:iCs/>
            <w:kern w:val="2"/>
            <w:sz w:val="22"/>
            <w:szCs w:val="22"/>
          </w:rPr>
          <w:t>d</w:t>
        </w:r>
        <w:r w:rsidR="00471903" w:rsidRPr="00801EA0">
          <w:rPr>
            <w:rFonts w:ascii="Times New Roman" w:eastAsiaTheme="minorEastAsia" w:hAnsi="Times New Roman" w:cs="Times New Roman"/>
            <w:iCs/>
            <w:kern w:val="2"/>
            <w:sz w:val="22"/>
            <w:szCs w:val="22"/>
          </w:rPr>
          <w:t>etermination</w:t>
        </w:r>
      </w:moveTo>
    </w:p>
    <w:p w14:paraId="5493F269" w14:textId="00066AE8" w:rsidR="00471903" w:rsidRPr="00801EA0" w:rsidRDefault="00471903" w:rsidP="00471903">
      <w:pPr>
        <w:widowControl w:val="0"/>
        <w:pBdr>
          <w:top w:val="single" w:sz="4" w:space="1" w:color="auto"/>
          <w:left w:val="single" w:sz="4" w:space="4" w:color="auto"/>
          <w:bottom w:val="single" w:sz="4" w:space="0" w:color="auto"/>
          <w:right w:val="single" w:sz="4" w:space="0" w:color="auto"/>
        </w:pBdr>
        <w:jc w:val="both"/>
        <w:rPr>
          <w:moveTo w:id="32" w:author="帅 张" w:date="2025-12-21T16:21:00Z" w16du:dateUtc="2025-12-21T08:21:00Z"/>
          <w:rFonts w:ascii="Times New Roman" w:eastAsiaTheme="minorEastAsia" w:hAnsi="Times New Roman" w:cs="Times New Roman"/>
          <w:iCs/>
          <w:kern w:val="2"/>
          <w:sz w:val="22"/>
          <w:szCs w:val="22"/>
        </w:rPr>
      </w:pPr>
      <m:oMath>
        <m:r>
          <w:rPr>
            <w:rFonts w:ascii="Cambria Math" w:eastAsiaTheme="minorEastAsia" w:hAnsi="Cambria Math" w:cs="Times New Roman"/>
            <w:kern w:val="2"/>
            <w:sz w:val="22"/>
            <w:szCs w:val="22"/>
          </w:rPr>
          <m:t>GC</m:t>
        </m:r>
      </m:oMath>
      <w:moveTo w:id="33" w:author="帅 张" w:date="2025-12-21T16:21:00Z" w16du:dateUtc="2025-12-21T08:21:00Z">
        <w:r w:rsidRPr="00801EA0">
          <w:rPr>
            <w:rFonts w:ascii="Times New Roman" w:eastAsiaTheme="minorEastAsia" w:hAnsi="Times New Roman" w:cs="Times New Roman"/>
            <w:iCs/>
            <w:kern w:val="2"/>
            <w:sz w:val="22"/>
            <w:szCs w:val="22"/>
          </w:rPr>
          <w:tab/>
          <w:t xml:space="preserve"> </w:t>
        </w:r>
      </w:moveTo>
      <w:ins w:id="34" w:author="帅 张" w:date="2025-12-22T13:03:00Z" w16du:dateUtc="2025-12-22T05:03:00Z">
        <w:r w:rsidR="0002773D">
          <w:rPr>
            <w:rFonts w:ascii="Times New Roman" w:eastAsiaTheme="minorEastAsia" w:hAnsi="Times New Roman" w:cs="Times New Roman" w:hint="eastAsia"/>
            <w:iCs/>
            <w:kern w:val="2"/>
            <w:sz w:val="22"/>
            <w:szCs w:val="22"/>
          </w:rPr>
          <w:t xml:space="preserve"> </w:t>
        </w:r>
      </w:ins>
      <w:moveTo w:id="35" w:author="帅 张" w:date="2025-12-21T16:21:00Z" w16du:dateUtc="2025-12-21T08:21:00Z">
        <w:r w:rsidRPr="00801EA0">
          <w:rPr>
            <w:rFonts w:ascii="Times New Roman" w:eastAsiaTheme="minorEastAsia" w:hAnsi="Times New Roman" w:cs="Times New Roman"/>
            <w:iCs/>
            <w:kern w:val="2"/>
            <w:sz w:val="22"/>
            <w:szCs w:val="22"/>
          </w:rPr>
          <w:t xml:space="preserve">Group </w:t>
        </w:r>
        <w:r>
          <w:rPr>
            <w:rFonts w:ascii="Times New Roman" w:eastAsiaTheme="minorEastAsia" w:hAnsi="Times New Roman" w:cs="Times New Roman" w:hint="eastAsia"/>
            <w:iCs/>
            <w:kern w:val="2"/>
            <w:sz w:val="22"/>
            <w:szCs w:val="22"/>
          </w:rPr>
          <w:t>c</w:t>
        </w:r>
        <w:r w:rsidRPr="00801EA0">
          <w:rPr>
            <w:rFonts w:ascii="Times New Roman" w:eastAsiaTheme="minorEastAsia" w:hAnsi="Times New Roman" w:cs="Times New Roman"/>
            <w:iCs/>
            <w:kern w:val="2"/>
            <w:sz w:val="22"/>
            <w:szCs w:val="22"/>
          </w:rPr>
          <w:t>ontribution method</w:t>
        </w:r>
      </w:moveTo>
    </w:p>
    <w:p w14:paraId="4AC7872D" w14:textId="77777777" w:rsidR="00471903" w:rsidRPr="00801EA0" w:rsidRDefault="00471903" w:rsidP="00471903">
      <w:pPr>
        <w:widowControl w:val="0"/>
        <w:pBdr>
          <w:top w:val="single" w:sz="4" w:space="1" w:color="auto"/>
          <w:left w:val="single" w:sz="4" w:space="4" w:color="auto"/>
          <w:bottom w:val="single" w:sz="4" w:space="0" w:color="auto"/>
          <w:right w:val="single" w:sz="4" w:space="0" w:color="auto"/>
        </w:pBdr>
        <w:jc w:val="both"/>
        <w:rPr>
          <w:moveTo w:id="36" w:author="帅 张" w:date="2025-12-21T16:21:00Z" w16du:dateUtc="2025-12-21T08:21:00Z"/>
          <w:rFonts w:ascii="Times New Roman" w:eastAsiaTheme="minorEastAsia" w:hAnsi="Times New Roman" w:cs="Times New Roman"/>
          <w:iCs/>
          <w:kern w:val="2"/>
          <w:sz w:val="22"/>
          <w:szCs w:val="22"/>
        </w:rPr>
      </w:pPr>
      <m:oMath>
        <m:r>
          <w:rPr>
            <w:rFonts w:ascii="Cambria Math" w:eastAsiaTheme="minorEastAsia" w:hAnsi="Cambria Math" w:cs="Times New Roman"/>
            <w:kern w:val="2"/>
            <w:sz w:val="22"/>
            <w:szCs w:val="22"/>
          </w:rPr>
          <m:t>QSPR</m:t>
        </m:r>
      </m:oMath>
      <w:moveTo w:id="37" w:author="帅 张" w:date="2025-12-21T16:21:00Z" w16du:dateUtc="2025-12-21T08:21:00Z">
        <w:r w:rsidRPr="00801EA0">
          <w:rPr>
            <w:rFonts w:ascii="Times New Roman" w:eastAsiaTheme="minorEastAsia" w:hAnsi="Times New Roman" w:cs="Times New Roman"/>
            <w:iCs/>
            <w:kern w:val="2"/>
            <w:sz w:val="22"/>
            <w:szCs w:val="22"/>
          </w:rPr>
          <w:t xml:space="preserve">      Quantitative </w:t>
        </w:r>
        <w:r>
          <w:rPr>
            <w:rFonts w:ascii="Times New Roman" w:eastAsiaTheme="minorEastAsia" w:hAnsi="Times New Roman" w:cs="Times New Roman" w:hint="eastAsia"/>
            <w:iCs/>
            <w:kern w:val="2"/>
            <w:sz w:val="22"/>
            <w:szCs w:val="22"/>
          </w:rPr>
          <w:t>s</w:t>
        </w:r>
        <w:r w:rsidRPr="00801EA0">
          <w:rPr>
            <w:rFonts w:ascii="Times New Roman" w:eastAsiaTheme="minorEastAsia" w:hAnsi="Times New Roman" w:cs="Times New Roman"/>
            <w:iCs/>
            <w:kern w:val="2"/>
            <w:sz w:val="22"/>
            <w:szCs w:val="22"/>
          </w:rPr>
          <w:t>tructure-</w:t>
        </w:r>
        <w:r>
          <w:rPr>
            <w:rFonts w:ascii="Times New Roman" w:eastAsiaTheme="minorEastAsia" w:hAnsi="Times New Roman" w:cs="Times New Roman" w:hint="eastAsia"/>
            <w:iCs/>
            <w:kern w:val="2"/>
            <w:sz w:val="22"/>
            <w:szCs w:val="22"/>
          </w:rPr>
          <w:t>p</w:t>
        </w:r>
        <w:r w:rsidRPr="00801EA0">
          <w:rPr>
            <w:rFonts w:ascii="Times New Roman" w:eastAsiaTheme="minorEastAsia" w:hAnsi="Times New Roman" w:cs="Times New Roman"/>
            <w:iCs/>
            <w:kern w:val="2"/>
            <w:sz w:val="22"/>
            <w:szCs w:val="22"/>
          </w:rPr>
          <w:t xml:space="preserve">roperty </w:t>
        </w:r>
        <w:r>
          <w:rPr>
            <w:rFonts w:ascii="Times New Roman" w:eastAsiaTheme="minorEastAsia" w:hAnsi="Times New Roman" w:cs="Times New Roman" w:hint="eastAsia"/>
            <w:iCs/>
            <w:kern w:val="2"/>
            <w:sz w:val="22"/>
            <w:szCs w:val="22"/>
          </w:rPr>
          <w:t>r</w:t>
        </w:r>
        <w:r w:rsidRPr="00801EA0">
          <w:rPr>
            <w:rFonts w:ascii="Times New Roman" w:eastAsiaTheme="minorEastAsia" w:hAnsi="Times New Roman" w:cs="Times New Roman"/>
            <w:iCs/>
            <w:kern w:val="2"/>
            <w:sz w:val="22"/>
            <w:szCs w:val="22"/>
          </w:rPr>
          <w:t>elationship</w:t>
        </w:r>
      </w:moveTo>
    </w:p>
    <w:p w14:paraId="6399ABCD" w14:textId="05B980C2" w:rsidR="00471903" w:rsidRDefault="00471903" w:rsidP="00471903">
      <w:pPr>
        <w:widowControl w:val="0"/>
        <w:pBdr>
          <w:top w:val="single" w:sz="4" w:space="1" w:color="auto"/>
          <w:left w:val="single" w:sz="4" w:space="4" w:color="auto"/>
          <w:bottom w:val="single" w:sz="4" w:space="0" w:color="auto"/>
          <w:right w:val="single" w:sz="4" w:space="0" w:color="auto"/>
        </w:pBdr>
        <w:jc w:val="both"/>
        <w:rPr>
          <w:ins w:id="38" w:author="帅 张" w:date="2025-12-22T13:01:00Z" w16du:dateUtc="2025-12-22T05:01:00Z"/>
          <w:rFonts w:ascii="Times New Roman" w:eastAsiaTheme="minorEastAsia" w:hAnsi="Times New Roman" w:cs="Times New Roman"/>
          <w:iCs/>
          <w:kern w:val="2"/>
          <w:sz w:val="22"/>
          <w:szCs w:val="22"/>
        </w:rPr>
      </w:pPr>
      <m:oMath>
        <m:r>
          <w:rPr>
            <w:rFonts w:ascii="Cambria Math" w:eastAsiaTheme="minorEastAsia" w:hAnsi="Cambria Math" w:cs="Times New Roman"/>
            <w:kern w:val="2"/>
            <w:sz w:val="22"/>
            <w:szCs w:val="22"/>
          </w:rPr>
          <m:t>ML</m:t>
        </m:r>
      </m:oMath>
      <w:moveTo w:id="39" w:author="帅 张" w:date="2025-12-21T16:21:00Z" w16du:dateUtc="2025-12-21T08:21:00Z">
        <w:r w:rsidRPr="00801EA0">
          <w:rPr>
            <w:rFonts w:ascii="Times New Roman" w:eastAsiaTheme="minorEastAsia" w:hAnsi="Times New Roman" w:cs="Times New Roman"/>
            <w:iCs/>
            <w:kern w:val="2"/>
            <w:sz w:val="22"/>
            <w:szCs w:val="22"/>
          </w:rPr>
          <w:tab/>
          <w:t xml:space="preserve"> </w:t>
        </w:r>
      </w:moveTo>
      <w:ins w:id="40" w:author="帅 张" w:date="2025-12-22T13:03:00Z" w16du:dateUtc="2025-12-22T05:03:00Z">
        <w:r w:rsidR="0002773D">
          <w:rPr>
            <w:rFonts w:ascii="Times New Roman" w:eastAsiaTheme="minorEastAsia" w:hAnsi="Times New Roman" w:cs="Times New Roman" w:hint="eastAsia"/>
            <w:iCs/>
            <w:kern w:val="2"/>
            <w:sz w:val="22"/>
            <w:szCs w:val="22"/>
          </w:rPr>
          <w:t xml:space="preserve"> </w:t>
        </w:r>
      </w:ins>
      <w:moveTo w:id="41" w:author="帅 张" w:date="2025-12-21T16:21:00Z" w16du:dateUtc="2025-12-21T08:21:00Z">
        <w:r w:rsidRPr="00801EA0">
          <w:rPr>
            <w:rFonts w:ascii="Times New Roman" w:eastAsiaTheme="minorEastAsia" w:hAnsi="Times New Roman" w:cs="Times New Roman"/>
            <w:iCs/>
            <w:kern w:val="2"/>
            <w:sz w:val="22"/>
            <w:szCs w:val="22"/>
          </w:rPr>
          <w:t xml:space="preserve">Machine </w:t>
        </w:r>
        <w:r>
          <w:rPr>
            <w:rFonts w:ascii="Times New Roman" w:eastAsiaTheme="minorEastAsia" w:hAnsi="Times New Roman" w:cs="Times New Roman" w:hint="eastAsia"/>
            <w:iCs/>
            <w:kern w:val="2"/>
            <w:sz w:val="22"/>
            <w:szCs w:val="22"/>
          </w:rPr>
          <w:t>l</w:t>
        </w:r>
        <w:r w:rsidRPr="00801EA0">
          <w:rPr>
            <w:rFonts w:ascii="Times New Roman" w:eastAsiaTheme="minorEastAsia" w:hAnsi="Times New Roman" w:cs="Times New Roman"/>
            <w:iCs/>
            <w:kern w:val="2"/>
            <w:sz w:val="22"/>
            <w:szCs w:val="22"/>
          </w:rPr>
          <w:t>earning</w:t>
        </w:r>
      </w:moveTo>
    </w:p>
    <w:p w14:paraId="4746D31B" w14:textId="10D20086" w:rsidR="0002773D" w:rsidRDefault="0002773D" w:rsidP="00471903">
      <w:pPr>
        <w:widowControl w:val="0"/>
        <w:pBdr>
          <w:top w:val="single" w:sz="4" w:space="1" w:color="auto"/>
          <w:left w:val="single" w:sz="4" w:space="4" w:color="auto"/>
          <w:bottom w:val="single" w:sz="4" w:space="0" w:color="auto"/>
          <w:right w:val="single" w:sz="4" w:space="0" w:color="auto"/>
        </w:pBdr>
        <w:jc w:val="both"/>
        <w:rPr>
          <w:ins w:id="42" w:author="帅 张" w:date="2025-12-22T13:09:00Z" w16du:dateUtc="2025-12-22T05:09:00Z"/>
          <w:rFonts w:ascii="Cambria Math" w:hAnsi="Cambria Math" w:cs="Times New Roman"/>
          <w:color w:val="000000" w:themeColor="text1"/>
          <w:szCs w:val="22"/>
        </w:rPr>
      </w:pPr>
      <w:ins w:id="43" w:author="帅 张" w:date="2025-12-22T13:01:00Z" w16du:dateUtc="2025-12-22T05:01:00Z">
        <w:r>
          <w:rPr>
            <w:rFonts w:ascii="Times New Roman" w:eastAsiaTheme="minorEastAsia" w:hAnsi="Times New Roman" w:cs="Times New Roman" w:hint="eastAsia"/>
            <w:iCs/>
            <w:kern w:val="2"/>
            <w:sz w:val="22"/>
            <w:szCs w:val="22"/>
          </w:rPr>
          <w:t>GBRT</w:t>
        </w:r>
      </w:ins>
      <w:ins w:id="44" w:author="帅 张" w:date="2025-12-22T13:02:00Z" w16du:dateUtc="2025-12-22T05:02:00Z">
        <w:r>
          <w:rPr>
            <w:rFonts w:ascii="Times New Roman" w:eastAsiaTheme="minorEastAsia" w:hAnsi="Times New Roman" w:cs="Times New Roman" w:hint="eastAsia"/>
            <w:iCs/>
            <w:kern w:val="2"/>
            <w:sz w:val="22"/>
            <w:szCs w:val="22"/>
          </w:rPr>
          <w:t xml:space="preserve"> </w:t>
        </w:r>
        <w:r>
          <w:rPr>
            <w:rFonts w:ascii="Cambria Math" w:hAnsi="Cambria Math" w:cs="Times New Roman" w:hint="eastAsia"/>
            <w:color w:val="000000" w:themeColor="text1"/>
            <w:szCs w:val="22"/>
          </w:rPr>
          <w:t>G</w:t>
        </w:r>
        <w:r w:rsidRPr="0002773D">
          <w:rPr>
            <w:rFonts w:ascii="Cambria Math" w:hAnsi="Cambria Math" w:cs="Times New Roman"/>
            <w:color w:val="000000" w:themeColor="text1"/>
            <w:szCs w:val="22"/>
            <w:rPrChange w:id="45" w:author="帅 张" w:date="2025-12-22T13:02:00Z" w16du:dateUtc="2025-12-22T05:02:00Z">
              <w:rPr>
                <w:rFonts w:ascii="Cambria Math" w:hAnsi="Cambria Math" w:cs="Times New Roman"/>
                <w:strike/>
                <w:color w:val="EE0000"/>
                <w:szCs w:val="22"/>
              </w:rPr>
            </w:rPrChange>
          </w:rPr>
          <w:t xml:space="preserve">radient </w:t>
        </w:r>
        <w:r w:rsidRPr="0002773D">
          <w:rPr>
            <w:rFonts w:ascii="Cambria Math" w:hAnsi="Cambria Math" w:cs="Times New Roman" w:hint="eastAsia"/>
            <w:color w:val="000000" w:themeColor="text1"/>
            <w:szCs w:val="22"/>
            <w:rPrChange w:id="46" w:author="帅 张" w:date="2025-12-22T13:02:00Z" w16du:dateUtc="2025-12-22T05:02:00Z">
              <w:rPr>
                <w:rFonts w:ascii="Cambria Math" w:hAnsi="Cambria Math" w:cs="Times New Roman" w:hint="eastAsia"/>
                <w:strike/>
                <w:color w:val="EE0000"/>
                <w:szCs w:val="22"/>
              </w:rPr>
            </w:rPrChange>
          </w:rPr>
          <w:t>b</w:t>
        </w:r>
        <w:r w:rsidRPr="0002773D">
          <w:rPr>
            <w:rFonts w:ascii="Cambria Math" w:hAnsi="Cambria Math" w:cs="Times New Roman"/>
            <w:color w:val="000000" w:themeColor="text1"/>
            <w:szCs w:val="22"/>
            <w:rPrChange w:id="47" w:author="帅 张" w:date="2025-12-22T13:02:00Z" w16du:dateUtc="2025-12-22T05:02:00Z">
              <w:rPr>
                <w:rFonts w:ascii="Cambria Math" w:hAnsi="Cambria Math" w:cs="Times New Roman"/>
                <w:strike/>
                <w:color w:val="EE0000"/>
                <w:szCs w:val="22"/>
              </w:rPr>
            </w:rPrChange>
          </w:rPr>
          <w:t xml:space="preserve">oosted </w:t>
        </w:r>
        <w:r w:rsidRPr="0002773D">
          <w:rPr>
            <w:rFonts w:ascii="Cambria Math" w:hAnsi="Cambria Math" w:cs="Times New Roman" w:hint="eastAsia"/>
            <w:color w:val="000000" w:themeColor="text1"/>
            <w:szCs w:val="22"/>
            <w:rPrChange w:id="48" w:author="帅 张" w:date="2025-12-22T13:02:00Z" w16du:dateUtc="2025-12-22T05:02:00Z">
              <w:rPr>
                <w:rFonts w:ascii="Cambria Math" w:hAnsi="Cambria Math" w:cs="Times New Roman" w:hint="eastAsia"/>
                <w:strike/>
                <w:color w:val="EE0000"/>
                <w:szCs w:val="22"/>
              </w:rPr>
            </w:rPrChange>
          </w:rPr>
          <w:t>r</w:t>
        </w:r>
        <w:r w:rsidRPr="0002773D">
          <w:rPr>
            <w:rFonts w:ascii="Cambria Math" w:hAnsi="Cambria Math" w:cs="Times New Roman"/>
            <w:color w:val="000000" w:themeColor="text1"/>
            <w:szCs w:val="22"/>
            <w:rPrChange w:id="49" w:author="帅 张" w:date="2025-12-22T13:02:00Z" w16du:dateUtc="2025-12-22T05:02:00Z">
              <w:rPr>
                <w:rFonts w:ascii="Cambria Math" w:hAnsi="Cambria Math" w:cs="Times New Roman"/>
                <w:strike/>
                <w:color w:val="EE0000"/>
                <w:szCs w:val="22"/>
              </w:rPr>
            </w:rPrChange>
          </w:rPr>
          <w:t xml:space="preserve">egression </w:t>
        </w:r>
        <w:r w:rsidRPr="0002773D">
          <w:rPr>
            <w:rFonts w:ascii="Cambria Math" w:hAnsi="Cambria Math" w:cs="Times New Roman" w:hint="eastAsia"/>
            <w:color w:val="000000" w:themeColor="text1"/>
            <w:szCs w:val="22"/>
            <w:rPrChange w:id="50" w:author="帅 张" w:date="2025-12-22T13:02:00Z" w16du:dateUtc="2025-12-22T05:02:00Z">
              <w:rPr>
                <w:rFonts w:ascii="Cambria Math" w:hAnsi="Cambria Math" w:cs="Times New Roman" w:hint="eastAsia"/>
                <w:strike/>
                <w:color w:val="EE0000"/>
                <w:szCs w:val="22"/>
              </w:rPr>
            </w:rPrChange>
          </w:rPr>
          <w:t>t</w:t>
        </w:r>
        <w:r w:rsidRPr="0002773D">
          <w:rPr>
            <w:rFonts w:ascii="Cambria Math" w:hAnsi="Cambria Math" w:cs="Times New Roman"/>
            <w:color w:val="000000" w:themeColor="text1"/>
            <w:szCs w:val="22"/>
            <w:rPrChange w:id="51" w:author="帅 张" w:date="2025-12-22T13:02:00Z" w16du:dateUtc="2025-12-22T05:02:00Z">
              <w:rPr>
                <w:rFonts w:ascii="Cambria Math" w:hAnsi="Cambria Math" w:cs="Times New Roman"/>
                <w:strike/>
                <w:color w:val="EE0000"/>
                <w:szCs w:val="22"/>
              </w:rPr>
            </w:rPrChange>
          </w:rPr>
          <w:t>rees</w:t>
        </w:r>
      </w:ins>
    </w:p>
    <w:p w14:paraId="1269C94E" w14:textId="61689020" w:rsidR="00BD7E5B" w:rsidRDefault="00BD7E5B" w:rsidP="00471903">
      <w:pPr>
        <w:widowControl w:val="0"/>
        <w:pBdr>
          <w:top w:val="single" w:sz="4" w:space="1" w:color="auto"/>
          <w:left w:val="single" w:sz="4" w:space="4" w:color="auto"/>
          <w:bottom w:val="single" w:sz="4" w:space="0" w:color="auto"/>
          <w:right w:val="single" w:sz="4" w:space="0" w:color="auto"/>
        </w:pBdr>
        <w:jc w:val="both"/>
        <w:rPr>
          <w:ins w:id="52" w:author="帅 张" w:date="2025-12-22T13:10:00Z" w16du:dateUtc="2025-12-22T05:10:00Z"/>
          <w:rFonts w:ascii="Cambria Math" w:hAnsi="Cambria Math" w:cs="Times New Roman"/>
          <w:color w:val="000000" w:themeColor="text1"/>
          <w:szCs w:val="22"/>
        </w:rPr>
      </w:pPr>
      <w:ins w:id="53" w:author="帅 张" w:date="2025-12-22T13:09:00Z" w16du:dateUtc="2025-12-22T05:09:00Z">
        <w:r>
          <w:rPr>
            <w:rFonts w:ascii="Cambria Math" w:hAnsi="Cambria Math" w:cs="Times New Roman" w:hint="eastAsia"/>
            <w:szCs w:val="22"/>
          </w:rPr>
          <w:t>DNNs</w:t>
        </w:r>
        <w:r w:rsidRPr="00BD7E5B">
          <w:rPr>
            <w:rFonts w:ascii="Cambria Math" w:hAnsi="Cambria Math" w:cs="Times New Roman"/>
            <w:color w:val="000000" w:themeColor="text1"/>
            <w:szCs w:val="22"/>
            <w:rPrChange w:id="54" w:author="帅 张" w:date="2025-12-22T13:09:00Z" w16du:dateUtc="2025-12-22T05:09:00Z">
              <w:rPr>
                <w:rFonts w:ascii="Cambria Math" w:hAnsi="Cambria Math" w:cs="Times New Roman"/>
                <w:strike/>
                <w:color w:val="EE0000"/>
                <w:szCs w:val="22"/>
              </w:rPr>
            </w:rPrChange>
          </w:rPr>
          <w:t xml:space="preserve"> </w:t>
        </w:r>
        <w:r>
          <w:rPr>
            <w:rFonts w:ascii="Cambria Math" w:hAnsi="Cambria Math" w:cs="Times New Roman" w:hint="eastAsia"/>
            <w:color w:val="000000" w:themeColor="text1"/>
            <w:szCs w:val="22"/>
          </w:rPr>
          <w:t>D</w:t>
        </w:r>
        <w:r w:rsidRPr="00BD7E5B">
          <w:rPr>
            <w:rFonts w:ascii="Cambria Math" w:hAnsi="Cambria Math" w:cs="Times New Roman"/>
            <w:color w:val="000000" w:themeColor="text1"/>
            <w:szCs w:val="22"/>
            <w:rPrChange w:id="55" w:author="帅 张" w:date="2025-12-22T13:09:00Z" w16du:dateUtc="2025-12-22T05:09:00Z">
              <w:rPr>
                <w:rFonts w:ascii="Cambria Math" w:hAnsi="Cambria Math" w:cs="Times New Roman"/>
                <w:strike/>
                <w:color w:val="EE0000"/>
                <w:szCs w:val="22"/>
              </w:rPr>
            </w:rPrChange>
          </w:rPr>
          <w:t>eep neural networks</w:t>
        </w:r>
      </w:ins>
    </w:p>
    <w:p w14:paraId="625F2052" w14:textId="7B56C58B" w:rsidR="00BD7E5B" w:rsidRDefault="00BD7E5B" w:rsidP="00471903">
      <w:pPr>
        <w:widowControl w:val="0"/>
        <w:pBdr>
          <w:top w:val="single" w:sz="4" w:space="1" w:color="auto"/>
          <w:left w:val="single" w:sz="4" w:space="4" w:color="auto"/>
          <w:bottom w:val="single" w:sz="4" w:space="0" w:color="auto"/>
          <w:right w:val="single" w:sz="4" w:space="0" w:color="auto"/>
        </w:pBdr>
        <w:jc w:val="both"/>
        <w:rPr>
          <w:ins w:id="56" w:author="帅 张" w:date="2025-12-22T13:11:00Z" w16du:dateUtc="2025-12-22T05:11:00Z"/>
          <w:rFonts w:ascii="Cambria Math" w:hAnsi="Cambria Math" w:cs="Times New Roman"/>
          <w:szCs w:val="22"/>
        </w:rPr>
      </w:pPr>
      <w:ins w:id="57" w:author="帅 张" w:date="2025-12-22T13:10:00Z" w16du:dateUtc="2025-12-22T05:10:00Z">
        <w:r w:rsidRPr="009D74E6">
          <w:rPr>
            <w:rFonts w:ascii="Cambria Math" w:hAnsi="Cambria Math" w:cs="Times New Roman"/>
            <w:szCs w:val="22"/>
          </w:rPr>
          <w:t>GNNs</w:t>
        </w:r>
        <w:r w:rsidRPr="00BD7E5B">
          <w:rPr>
            <w:rFonts w:ascii="Cambria Math" w:hAnsi="Cambria Math" w:cs="Times New Roman" w:hint="eastAsia"/>
            <w:szCs w:val="22"/>
          </w:rPr>
          <w:t xml:space="preserve"> </w:t>
        </w:r>
        <w:r>
          <w:rPr>
            <w:rFonts w:ascii="Cambria Math" w:hAnsi="Cambria Math" w:cs="Times New Roman" w:hint="eastAsia"/>
            <w:szCs w:val="22"/>
          </w:rPr>
          <w:t>G</w:t>
        </w:r>
        <w:r w:rsidRPr="009D74E6">
          <w:rPr>
            <w:rFonts w:ascii="Cambria Math" w:hAnsi="Cambria Math" w:cs="Times New Roman"/>
            <w:szCs w:val="22"/>
          </w:rPr>
          <w:t xml:space="preserve">raph </w:t>
        </w:r>
        <w:r w:rsidRPr="009D74E6">
          <w:rPr>
            <w:rFonts w:ascii="Cambria Math" w:hAnsi="Cambria Math" w:cs="Times New Roman" w:hint="eastAsia"/>
            <w:szCs w:val="22"/>
          </w:rPr>
          <w:t>n</w:t>
        </w:r>
        <w:r w:rsidRPr="009D74E6">
          <w:rPr>
            <w:rFonts w:ascii="Cambria Math" w:hAnsi="Cambria Math" w:cs="Times New Roman"/>
            <w:szCs w:val="22"/>
          </w:rPr>
          <w:t xml:space="preserve">eural </w:t>
        </w:r>
        <w:r w:rsidRPr="009D74E6">
          <w:rPr>
            <w:rFonts w:ascii="Cambria Math" w:hAnsi="Cambria Math" w:cs="Times New Roman" w:hint="eastAsia"/>
            <w:szCs w:val="22"/>
          </w:rPr>
          <w:t>n</w:t>
        </w:r>
        <w:r w:rsidRPr="009D74E6">
          <w:rPr>
            <w:rFonts w:ascii="Cambria Math" w:hAnsi="Cambria Math" w:cs="Times New Roman"/>
            <w:szCs w:val="22"/>
          </w:rPr>
          <w:t>etworks</w:t>
        </w:r>
      </w:ins>
    </w:p>
    <w:p w14:paraId="1BC5E18D" w14:textId="2C739A72" w:rsidR="00BD7E5B" w:rsidRPr="00BD7E5B" w:rsidRDefault="00BD7E5B" w:rsidP="00471903">
      <w:pPr>
        <w:widowControl w:val="0"/>
        <w:pBdr>
          <w:top w:val="single" w:sz="4" w:space="1" w:color="auto"/>
          <w:left w:val="single" w:sz="4" w:space="4" w:color="auto"/>
          <w:bottom w:val="single" w:sz="4" w:space="0" w:color="auto"/>
          <w:right w:val="single" w:sz="4" w:space="0" w:color="auto"/>
        </w:pBdr>
        <w:jc w:val="both"/>
        <w:rPr>
          <w:moveTo w:id="58" w:author="帅 张" w:date="2025-12-21T16:21:00Z" w16du:dateUtc="2025-12-21T08:21:00Z"/>
          <w:rFonts w:ascii="Times New Roman" w:eastAsiaTheme="minorEastAsia" w:hAnsi="Times New Roman" w:cs="Times New Roman" w:hint="eastAsia"/>
          <w:iCs/>
          <w:color w:val="000000" w:themeColor="text1"/>
          <w:kern w:val="2"/>
          <w:sz w:val="22"/>
          <w:szCs w:val="22"/>
          <w:rPrChange w:id="59" w:author="帅 张" w:date="2025-12-22T13:09:00Z" w16du:dateUtc="2025-12-22T05:09:00Z">
            <w:rPr>
              <w:moveTo w:id="60" w:author="帅 张" w:date="2025-12-21T16:21:00Z" w16du:dateUtc="2025-12-21T08:21:00Z"/>
              <w:rFonts w:ascii="Times New Roman" w:eastAsiaTheme="minorEastAsia" w:hAnsi="Times New Roman" w:cs="Times New Roman" w:hint="eastAsia"/>
              <w:iCs/>
              <w:kern w:val="2"/>
              <w:sz w:val="22"/>
              <w:szCs w:val="22"/>
            </w:rPr>
          </w:rPrChange>
        </w:rPr>
      </w:pPr>
      <w:ins w:id="61" w:author="帅 张" w:date="2025-12-22T13:11:00Z" w16du:dateUtc="2025-12-22T05:11:00Z">
        <w:r w:rsidRPr="009D74E6">
          <w:rPr>
            <w:rFonts w:ascii="Cambria Math" w:hAnsi="Cambria Math" w:cs="Times New Roman"/>
            <w:szCs w:val="22"/>
          </w:rPr>
          <w:t>TGML</w:t>
        </w:r>
        <w:r w:rsidRPr="00BD7E5B">
          <w:rPr>
            <w:rFonts w:ascii="Cambria Math" w:hAnsi="Cambria Math" w:cs="Times New Roman"/>
            <w:szCs w:val="22"/>
          </w:rPr>
          <w:t xml:space="preserve"> </w:t>
        </w:r>
        <w:r w:rsidRPr="009D74E6">
          <w:rPr>
            <w:rFonts w:ascii="Cambria Math" w:hAnsi="Cambria Math" w:cs="Times New Roman"/>
            <w:szCs w:val="22"/>
          </w:rPr>
          <w:t>Theory-guided machine learning</w:t>
        </w:r>
      </w:ins>
    </w:p>
    <w:p w14:paraId="1960CB3D" w14:textId="5A1E9B73" w:rsidR="00471903" w:rsidRPr="00801EA0" w:rsidRDefault="00000000" w:rsidP="00471903">
      <w:pPr>
        <w:widowControl w:val="0"/>
        <w:pBdr>
          <w:top w:val="single" w:sz="4" w:space="1" w:color="auto"/>
          <w:left w:val="single" w:sz="4" w:space="4" w:color="auto"/>
          <w:bottom w:val="single" w:sz="4" w:space="0" w:color="auto"/>
          <w:right w:val="single" w:sz="4" w:space="0" w:color="auto"/>
        </w:pBdr>
        <w:jc w:val="both"/>
        <w:rPr>
          <w:moveTo w:id="62" w:author="帅 张" w:date="2025-12-21T16:21:00Z" w16du:dateUtc="2025-12-21T08:21:00Z"/>
          <w:rFonts w:ascii="Times New Roman" w:eastAsiaTheme="minorEastAsia" w:hAnsi="Times New Roman" w:cs="Times New Roman"/>
          <w:iCs/>
          <w:kern w:val="2"/>
          <w:sz w:val="22"/>
          <w:szCs w:val="22"/>
        </w:rPr>
      </w:pPr>
      <m:oMath>
        <m:sSub>
          <m:sSubPr>
            <m:ctrlPr>
              <w:rPr>
                <w:rFonts w:ascii="Cambria Math" w:eastAsiaTheme="minorEastAsia" w:hAnsi="Cambria Math" w:cs="Times New Roman"/>
                <w:iCs/>
                <w:kern w:val="2"/>
                <w:sz w:val="22"/>
                <w:szCs w:val="22"/>
              </w:rPr>
            </m:ctrlPr>
          </m:sSubPr>
          <m:e>
            <m:r>
              <w:rPr>
                <w:rFonts w:ascii="Cambria Math" w:eastAsiaTheme="minorEastAsia" w:hAnsi="Cambria Math" w:cs="Times New Roman"/>
                <w:kern w:val="2"/>
                <w:sz w:val="22"/>
                <w:szCs w:val="22"/>
              </w:rPr>
              <m:t>C</m:t>
            </m:r>
          </m:e>
          <m:sub>
            <m:r>
              <w:rPr>
                <w:rFonts w:ascii="Cambria Math" w:eastAsiaTheme="minorEastAsia" w:hAnsi="Cambria Math" w:cs="Times New Roman"/>
                <w:kern w:val="2"/>
                <w:sz w:val="22"/>
                <w:szCs w:val="22"/>
              </w:rPr>
              <m:t>p</m:t>
            </m:r>
          </m:sub>
        </m:sSub>
      </m:oMath>
      <w:moveTo w:id="63" w:author="帅 张" w:date="2025-12-21T16:21:00Z" w16du:dateUtc="2025-12-21T08:21:00Z">
        <w:r w:rsidR="00471903" w:rsidRPr="00801EA0">
          <w:rPr>
            <w:rFonts w:ascii="Times New Roman" w:eastAsiaTheme="minorEastAsia" w:hAnsi="Times New Roman" w:cs="Times New Roman"/>
            <w:iCs/>
            <w:kern w:val="2"/>
            <w:sz w:val="22"/>
            <w:szCs w:val="22"/>
          </w:rPr>
          <w:tab/>
          <w:t xml:space="preserve"> </w:t>
        </w:r>
      </w:moveTo>
      <w:ins w:id="64" w:author="帅 张" w:date="2025-12-22T13:03:00Z" w16du:dateUtc="2025-12-22T05:03:00Z">
        <w:r w:rsidR="0002773D">
          <w:rPr>
            <w:rFonts w:ascii="Times New Roman" w:eastAsiaTheme="minorEastAsia" w:hAnsi="Times New Roman" w:cs="Times New Roman" w:hint="eastAsia"/>
            <w:iCs/>
            <w:kern w:val="2"/>
            <w:sz w:val="22"/>
            <w:szCs w:val="22"/>
          </w:rPr>
          <w:t xml:space="preserve"> </w:t>
        </w:r>
      </w:ins>
      <w:moveTo w:id="65" w:author="帅 张" w:date="2025-12-21T16:21:00Z" w16du:dateUtc="2025-12-21T08:21:00Z">
        <w:r w:rsidR="00471903" w:rsidRPr="00801EA0">
          <w:rPr>
            <w:rFonts w:ascii="Times New Roman" w:eastAsiaTheme="minorEastAsia" w:hAnsi="Times New Roman" w:cs="Times New Roman"/>
            <w:iCs/>
            <w:kern w:val="2"/>
            <w:sz w:val="22"/>
            <w:szCs w:val="22"/>
          </w:rPr>
          <w:t xml:space="preserve">Heat </w:t>
        </w:r>
        <w:r w:rsidR="00471903">
          <w:rPr>
            <w:rFonts w:ascii="Times New Roman" w:eastAsiaTheme="minorEastAsia" w:hAnsi="Times New Roman" w:cs="Times New Roman" w:hint="eastAsia"/>
            <w:iCs/>
            <w:kern w:val="2"/>
            <w:sz w:val="22"/>
            <w:szCs w:val="22"/>
          </w:rPr>
          <w:t>c</w:t>
        </w:r>
        <w:r w:rsidR="00471903" w:rsidRPr="00801EA0">
          <w:rPr>
            <w:rFonts w:ascii="Times New Roman" w:eastAsiaTheme="minorEastAsia" w:hAnsi="Times New Roman" w:cs="Times New Roman"/>
            <w:iCs/>
            <w:kern w:val="2"/>
            <w:sz w:val="22"/>
            <w:szCs w:val="22"/>
          </w:rPr>
          <w:t>apacity</w:t>
        </w:r>
      </w:moveTo>
    </w:p>
    <w:p w14:paraId="3161AEFD" w14:textId="77777777" w:rsidR="00471903" w:rsidRPr="00801EA0" w:rsidRDefault="00471903" w:rsidP="00471903">
      <w:pPr>
        <w:widowControl w:val="0"/>
        <w:pBdr>
          <w:top w:val="single" w:sz="4" w:space="1" w:color="auto"/>
          <w:left w:val="single" w:sz="4" w:space="4" w:color="auto"/>
          <w:bottom w:val="single" w:sz="4" w:space="0" w:color="auto"/>
          <w:right w:val="single" w:sz="4" w:space="0" w:color="auto"/>
        </w:pBdr>
        <w:jc w:val="both"/>
        <w:rPr>
          <w:moveTo w:id="66" w:author="帅 张" w:date="2025-12-21T16:21:00Z" w16du:dateUtc="2025-12-21T08:21:00Z"/>
          <w:rFonts w:ascii="Times New Roman" w:eastAsiaTheme="minorEastAsia" w:hAnsi="Times New Roman" w:cs="Times New Roman"/>
          <w:iCs/>
          <w:kern w:val="2"/>
          <w:sz w:val="22"/>
          <w:szCs w:val="22"/>
        </w:rPr>
      </w:pPr>
      <m:oMath>
        <m:r>
          <m:rPr>
            <m:sty m:val="p"/>
          </m:rPr>
          <w:rPr>
            <w:rFonts w:ascii="Cambria Math" w:eastAsiaTheme="minorEastAsia" w:hAnsi="Cambria Math" w:cs="Times New Roman"/>
            <w:kern w:val="2"/>
            <w:sz w:val="22"/>
            <w:szCs w:val="22"/>
          </w:rPr>
          <m:t>ΔHvap</m:t>
        </m:r>
      </m:oMath>
      <w:moveTo w:id="67" w:author="帅 张" w:date="2025-12-21T16:21:00Z" w16du:dateUtc="2025-12-21T08:21:00Z">
        <w:r w:rsidRPr="00801EA0">
          <w:rPr>
            <w:rFonts w:ascii="Times New Roman" w:eastAsiaTheme="minorEastAsia" w:hAnsi="Times New Roman" w:cs="Times New Roman"/>
            <w:iCs/>
            <w:kern w:val="2"/>
            <w:sz w:val="22"/>
            <w:szCs w:val="22"/>
          </w:rPr>
          <w:t xml:space="preserve"> Enthalpy of </w:t>
        </w:r>
        <w:r>
          <w:rPr>
            <w:rFonts w:ascii="Times New Roman" w:eastAsiaTheme="minorEastAsia" w:hAnsi="Times New Roman" w:cs="Times New Roman" w:hint="eastAsia"/>
            <w:iCs/>
            <w:kern w:val="2"/>
            <w:sz w:val="22"/>
            <w:szCs w:val="22"/>
          </w:rPr>
          <w:t>v</w:t>
        </w:r>
        <w:r w:rsidRPr="00801EA0">
          <w:rPr>
            <w:rFonts w:ascii="Times New Roman" w:eastAsiaTheme="minorEastAsia" w:hAnsi="Times New Roman" w:cs="Times New Roman"/>
            <w:iCs/>
            <w:kern w:val="2"/>
            <w:sz w:val="22"/>
            <w:szCs w:val="22"/>
          </w:rPr>
          <w:t>aporization</w:t>
        </w:r>
      </w:moveTo>
    </w:p>
    <w:p w14:paraId="0B82F2DC" w14:textId="6EC59D58" w:rsidR="00471903" w:rsidRPr="00801EA0" w:rsidRDefault="00471903" w:rsidP="00471903">
      <w:pPr>
        <w:widowControl w:val="0"/>
        <w:pBdr>
          <w:top w:val="single" w:sz="4" w:space="1" w:color="auto"/>
          <w:left w:val="single" w:sz="4" w:space="4" w:color="auto"/>
          <w:bottom w:val="single" w:sz="4" w:space="0" w:color="auto"/>
          <w:right w:val="single" w:sz="4" w:space="0" w:color="auto"/>
        </w:pBdr>
        <w:jc w:val="both"/>
        <w:rPr>
          <w:moveTo w:id="68" w:author="帅 张" w:date="2025-12-21T16:21:00Z" w16du:dateUtc="2025-12-21T08:21:00Z"/>
          <w:rFonts w:ascii="Times New Roman" w:eastAsiaTheme="minorEastAsia" w:hAnsi="Times New Roman" w:cs="Times New Roman"/>
          <w:iCs/>
          <w:kern w:val="2"/>
          <w:sz w:val="22"/>
          <w:szCs w:val="22"/>
        </w:rPr>
      </w:pPr>
      <m:oMath>
        <m:r>
          <w:rPr>
            <w:rFonts w:ascii="Cambria Math" w:eastAsiaTheme="minorEastAsia" w:hAnsi="Cambria Math" w:cs="Times New Roman"/>
            <w:kern w:val="2"/>
            <w:sz w:val="22"/>
            <w:szCs w:val="22"/>
          </w:rPr>
          <m:t>U</m:t>
        </m:r>
      </m:oMath>
      <w:moveTo w:id="69" w:author="帅 张" w:date="2025-12-21T16:21:00Z" w16du:dateUtc="2025-12-21T08:21:00Z">
        <w:r w:rsidRPr="00801EA0">
          <w:rPr>
            <w:rFonts w:ascii="Times New Roman" w:eastAsiaTheme="minorEastAsia" w:hAnsi="Times New Roman" w:cs="Times New Roman"/>
            <w:iCs/>
            <w:kern w:val="2"/>
            <w:sz w:val="22"/>
            <w:szCs w:val="22"/>
          </w:rPr>
          <w:tab/>
          <w:t xml:space="preserve"> </w:t>
        </w:r>
      </w:moveTo>
      <w:ins w:id="70" w:author="帅 张" w:date="2025-12-22T13:03:00Z" w16du:dateUtc="2025-12-22T05:03:00Z">
        <w:r w:rsidR="0002773D">
          <w:rPr>
            <w:rFonts w:ascii="Times New Roman" w:eastAsiaTheme="minorEastAsia" w:hAnsi="Times New Roman" w:cs="Times New Roman" w:hint="eastAsia"/>
            <w:iCs/>
            <w:kern w:val="2"/>
            <w:sz w:val="22"/>
            <w:szCs w:val="22"/>
          </w:rPr>
          <w:t xml:space="preserve"> </w:t>
        </w:r>
      </w:ins>
      <w:moveTo w:id="71" w:author="帅 张" w:date="2025-12-21T16:21:00Z" w16du:dateUtc="2025-12-21T08:21:00Z">
        <w:r w:rsidRPr="00801EA0">
          <w:rPr>
            <w:rFonts w:ascii="Times New Roman" w:eastAsiaTheme="minorEastAsia" w:hAnsi="Times New Roman" w:cs="Times New Roman"/>
            <w:iCs/>
            <w:kern w:val="2"/>
            <w:sz w:val="22"/>
            <w:szCs w:val="22"/>
          </w:rPr>
          <w:t xml:space="preserve">Internal </w:t>
        </w:r>
        <w:r>
          <w:rPr>
            <w:rFonts w:ascii="Times New Roman" w:eastAsiaTheme="minorEastAsia" w:hAnsi="Times New Roman" w:cs="Times New Roman" w:hint="eastAsia"/>
            <w:iCs/>
            <w:kern w:val="2"/>
            <w:sz w:val="22"/>
            <w:szCs w:val="22"/>
          </w:rPr>
          <w:t>e</w:t>
        </w:r>
        <w:r w:rsidRPr="00801EA0">
          <w:rPr>
            <w:rFonts w:ascii="Times New Roman" w:eastAsiaTheme="minorEastAsia" w:hAnsi="Times New Roman" w:cs="Times New Roman"/>
            <w:iCs/>
            <w:kern w:val="2"/>
            <w:sz w:val="22"/>
            <w:szCs w:val="22"/>
          </w:rPr>
          <w:t>nergy</w:t>
        </w:r>
      </w:moveTo>
    </w:p>
    <w:p w14:paraId="39AB9852" w14:textId="51866A33" w:rsidR="00471903" w:rsidRPr="00801EA0" w:rsidRDefault="00000000" w:rsidP="00471903">
      <w:pPr>
        <w:widowControl w:val="0"/>
        <w:pBdr>
          <w:top w:val="single" w:sz="4" w:space="1" w:color="auto"/>
          <w:left w:val="single" w:sz="4" w:space="4" w:color="auto"/>
          <w:bottom w:val="single" w:sz="4" w:space="0" w:color="auto"/>
          <w:right w:val="single" w:sz="4" w:space="0" w:color="auto"/>
        </w:pBdr>
        <w:jc w:val="both"/>
        <w:rPr>
          <w:moveTo w:id="72" w:author="帅 张" w:date="2025-12-21T16:21:00Z" w16du:dateUtc="2025-12-21T08:21:00Z"/>
          <w:rFonts w:ascii="Times New Roman" w:eastAsiaTheme="minorEastAsia" w:hAnsi="Times New Roman" w:cs="Times New Roman"/>
          <w:iCs/>
          <w:kern w:val="2"/>
          <w:sz w:val="22"/>
          <w:szCs w:val="22"/>
        </w:rPr>
      </w:pPr>
      <m:oMath>
        <m:sSub>
          <m:sSubPr>
            <m:ctrlPr>
              <w:rPr>
                <w:rFonts w:ascii="Cambria Math" w:eastAsiaTheme="minorEastAsia" w:hAnsi="Cambria Math" w:cs="Times New Roman"/>
                <w:iCs/>
                <w:kern w:val="2"/>
                <w:sz w:val="22"/>
                <w:szCs w:val="22"/>
              </w:rPr>
            </m:ctrlPr>
          </m:sSubPr>
          <m:e>
            <m:r>
              <w:rPr>
                <w:rFonts w:ascii="Cambria Math" w:eastAsiaTheme="minorEastAsia" w:hAnsi="Cambria Math" w:cs="Times New Roman"/>
                <w:kern w:val="2"/>
                <w:sz w:val="22"/>
                <w:szCs w:val="22"/>
              </w:rPr>
              <m:t>ρ</m:t>
            </m:r>
          </m:e>
          <m:sub>
            <m:r>
              <w:rPr>
                <w:rFonts w:ascii="Cambria Math" w:eastAsiaTheme="minorEastAsia" w:hAnsi="Cambria Math" w:cs="Times New Roman"/>
                <w:kern w:val="2"/>
                <w:sz w:val="22"/>
                <w:szCs w:val="22"/>
              </w:rPr>
              <m:t>L</m:t>
            </m:r>
          </m:sub>
        </m:sSub>
      </m:oMath>
      <w:moveTo w:id="73" w:author="帅 张" w:date="2025-12-21T16:21:00Z" w16du:dateUtc="2025-12-21T08:21:00Z">
        <w:r w:rsidR="00471903" w:rsidRPr="00801EA0">
          <w:rPr>
            <w:rFonts w:ascii="Times New Roman" w:eastAsiaTheme="minorEastAsia" w:hAnsi="Times New Roman" w:cs="Times New Roman"/>
            <w:iCs/>
            <w:kern w:val="2"/>
            <w:sz w:val="22"/>
            <w:szCs w:val="22"/>
          </w:rPr>
          <w:tab/>
          <w:t xml:space="preserve"> </w:t>
        </w:r>
      </w:moveTo>
      <w:ins w:id="74" w:author="帅 张" w:date="2025-12-22T13:03:00Z" w16du:dateUtc="2025-12-22T05:03:00Z">
        <w:r w:rsidR="0002773D">
          <w:rPr>
            <w:rFonts w:ascii="Times New Roman" w:eastAsiaTheme="minorEastAsia" w:hAnsi="Times New Roman" w:cs="Times New Roman" w:hint="eastAsia"/>
            <w:iCs/>
            <w:kern w:val="2"/>
            <w:sz w:val="22"/>
            <w:szCs w:val="22"/>
          </w:rPr>
          <w:t xml:space="preserve"> </w:t>
        </w:r>
      </w:ins>
      <w:moveTo w:id="75" w:author="帅 张" w:date="2025-12-21T16:21:00Z" w16du:dateUtc="2025-12-21T08:21:00Z">
        <w:r w:rsidR="00471903" w:rsidRPr="00801EA0">
          <w:rPr>
            <w:rFonts w:ascii="Times New Roman" w:eastAsiaTheme="minorEastAsia" w:hAnsi="Times New Roman" w:cs="Times New Roman"/>
            <w:iCs/>
            <w:kern w:val="2"/>
            <w:sz w:val="22"/>
            <w:szCs w:val="22"/>
          </w:rPr>
          <w:t xml:space="preserve">Liquid </w:t>
        </w:r>
        <w:r w:rsidR="00471903">
          <w:rPr>
            <w:rFonts w:ascii="Times New Roman" w:eastAsiaTheme="minorEastAsia" w:hAnsi="Times New Roman" w:cs="Times New Roman" w:hint="eastAsia"/>
            <w:iCs/>
            <w:kern w:val="2"/>
            <w:sz w:val="22"/>
            <w:szCs w:val="22"/>
          </w:rPr>
          <w:t>d</w:t>
        </w:r>
        <w:r w:rsidR="00471903" w:rsidRPr="00801EA0">
          <w:rPr>
            <w:rFonts w:ascii="Times New Roman" w:eastAsiaTheme="minorEastAsia" w:hAnsi="Times New Roman" w:cs="Times New Roman"/>
            <w:iCs/>
            <w:kern w:val="2"/>
            <w:sz w:val="22"/>
            <w:szCs w:val="22"/>
          </w:rPr>
          <w:t>ensity</w:t>
        </w:r>
      </w:moveTo>
    </w:p>
    <w:p w14:paraId="06FF56B0" w14:textId="15906C53" w:rsidR="00471903" w:rsidRPr="00801EA0" w:rsidRDefault="00471903" w:rsidP="00471903">
      <w:pPr>
        <w:widowControl w:val="0"/>
        <w:pBdr>
          <w:top w:val="single" w:sz="4" w:space="1" w:color="auto"/>
          <w:left w:val="single" w:sz="4" w:space="4" w:color="auto"/>
          <w:bottom w:val="single" w:sz="4" w:space="0" w:color="auto"/>
          <w:right w:val="single" w:sz="4" w:space="0" w:color="auto"/>
        </w:pBdr>
        <w:jc w:val="both"/>
        <w:rPr>
          <w:moveTo w:id="76" w:author="帅 张" w:date="2025-12-21T16:21:00Z" w16du:dateUtc="2025-12-21T08:21:00Z"/>
          <w:rFonts w:ascii="Times New Roman" w:eastAsiaTheme="minorEastAsia" w:hAnsi="Times New Roman" w:cs="Times New Roman"/>
          <w:iCs/>
          <w:kern w:val="2"/>
          <w:sz w:val="22"/>
          <w:szCs w:val="22"/>
        </w:rPr>
      </w:pPr>
      <m:oMath>
        <m:r>
          <w:rPr>
            <w:rFonts w:ascii="Cambria Math" w:eastAsiaTheme="minorEastAsia" w:hAnsi="Cambria Math" w:cs="Times New Roman"/>
            <w:kern w:val="2"/>
            <w:sz w:val="22"/>
            <w:szCs w:val="22"/>
          </w:rPr>
          <m:t>H</m:t>
        </m:r>
      </m:oMath>
      <w:moveTo w:id="77" w:author="帅 张" w:date="2025-12-21T16:21:00Z" w16du:dateUtc="2025-12-21T08:21:00Z">
        <w:r w:rsidRPr="00801EA0">
          <w:rPr>
            <w:rFonts w:ascii="Times New Roman" w:eastAsiaTheme="minorEastAsia" w:hAnsi="Times New Roman" w:cs="Times New Roman"/>
            <w:iCs/>
            <w:kern w:val="2"/>
            <w:sz w:val="22"/>
            <w:szCs w:val="22"/>
          </w:rPr>
          <w:tab/>
          <w:t xml:space="preserve"> </w:t>
        </w:r>
      </w:moveTo>
      <w:ins w:id="78" w:author="帅 张" w:date="2025-12-22T13:03:00Z" w16du:dateUtc="2025-12-22T05:03:00Z">
        <w:r w:rsidR="0002773D">
          <w:rPr>
            <w:rFonts w:ascii="Times New Roman" w:eastAsiaTheme="minorEastAsia" w:hAnsi="Times New Roman" w:cs="Times New Roman" w:hint="eastAsia"/>
            <w:iCs/>
            <w:kern w:val="2"/>
            <w:sz w:val="22"/>
            <w:szCs w:val="22"/>
          </w:rPr>
          <w:t xml:space="preserve"> </w:t>
        </w:r>
      </w:ins>
      <w:moveTo w:id="79" w:author="帅 张" w:date="2025-12-21T16:21:00Z" w16du:dateUtc="2025-12-21T08:21:00Z">
        <w:r w:rsidRPr="00801EA0">
          <w:rPr>
            <w:rFonts w:ascii="Times New Roman" w:eastAsiaTheme="minorEastAsia" w:hAnsi="Times New Roman" w:cs="Times New Roman"/>
            <w:iCs/>
            <w:kern w:val="2"/>
            <w:sz w:val="22"/>
            <w:szCs w:val="22"/>
          </w:rPr>
          <w:t xml:space="preserve">Pure component enthalpy  </w:t>
        </w:r>
      </w:moveTo>
    </w:p>
    <w:p w14:paraId="0CAD49B3" w14:textId="35E35A1A" w:rsidR="00471903" w:rsidRPr="00801EA0" w:rsidRDefault="00471903" w:rsidP="00471903">
      <w:pPr>
        <w:widowControl w:val="0"/>
        <w:pBdr>
          <w:top w:val="single" w:sz="4" w:space="1" w:color="auto"/>
          <w:left w:val="single" w:sz="4" w:space="4" w:color="auto"/>
          <w:bottom w:val="single" w:sz="4" w:space="0" w:color="auto"/>
          <w:right w:val="single" w:sz="4" w:space="0" w:color="auto"/>
        </w:pBdr>
        <w:jc w:val="both"/>
        <w:rPr>
          <w:moveTo w:id="80" w:author="帅 张" w:date="2025-12-21T16:21:00Z" w16du:dateUtc="2025-12-21T08:21:00Z"/>
          <w:rFonts w:ascii="Times New Roman" w:eastAsiaTheme="minorEastAsia" w:hAnsi="Times New Roman" w:cs="Times New Roman"/>
          <w:iCs/>
          <w:kern w:val="2"/>
          <w:sz w:val="22"/>
          <w:szCs w:val="22"/>
        </w:rPr>
      </w:pPr>
      <m:oMath>
        <m:r>
          <w:rPr>
            <w:rFonts w:ascii="Cambria Math" w:eastAsiaTheme="minorEastAsia" w:hAnsi="Cambria Math" w:cs="Times New Roman"/>
            <w:kern w:val="2"/>
            <w:sz w:val="22"/>
            <w:szCs w:val="22"/>
          </w:rPr>
          <m:t>Ex</m:t>
        </m:r>
      </m:oMath>
      <w:moveTo w:id="81" w:author="帅 张" w:date="2025-12-21T16:21:00Z" w16du:dateUtc="2025-12-21T08:21:00Z">
        <w:r w:rsidRPr="00801EA0">
          <w:rPr>
            <w:rFonts w:ascii="Times New Roman" w:eastAsiaTheme="minorEastAsia" w:hAnsi="Times New Roman" w:cs="Times New Roman"/>
            <w:iCs/>
            <w:kern w:val="2"/>
            <w:sz w:val="22"/>
            <w:szCs w:val="22"/>
          </w:rPr>
          <w:tab/>
          <w:t xml:space="preserve"> </w:t>
        </w:r>
      </w:moveTo>
      <w:ins w:id="82" w:author="帅 张" w:date="2025-12-22T13:03:00Z" w16du:dateUtc="2025-12-22T05:03:00Z">
        <w:r w:rsidR="0002773D">
          <w:rPr>
            <w:rFonts w:ascii="Times New Roman" w:eastAsiaTheme="minorEastAsia" w:hAnsi="Times New Roman" w:cs="Times New Roman" w:hint="eastAsia"/>
            <w:iCs/>
            <w:kern w:val="2"/>
            <w:sz w:val="22"/>
            <w:szCs w:val="22"/>
          </w:rPr>
          <w:t xml:space="preserve"> </w:t>
        </w:r>
      </w:ins>
      <w:moveTo w:id="83" w:author="帅 张" w:date="2025-12-21T16:21:00Z" w16du:dateUtc="2025-12-21T08:21:00Z">
        <w:r w:rsidRPr="00801EA0">
          <w:rPr>
            <w:rFonts w:ascii="Times New Roman" w:eastAsiaTheme="minorEastAsia" w:hAnsi="Times New Roman" w:cs="Times New Roman"/>
            <w:iCs/>
            <w:kern w:val="2"/>
            <w:sz w:val="22"/>
            <w:szCs w:val="22"/>
          </w:rPr>
          <w:t xml:space="preserve">Pure component </w:t>
        </w:r>
        <w:r>
          <w:rPr>
            <w:rFonts w:ascii="Times New Roman" w:eastAsiaTheme="minorEastAsia" w:hAnsi="Times New Roman" w:cs="Times New Roman" w:hint="eastAsia"/>
            <w:iCs/>
            <w:kern w:val="2"/>
            <w:sz w:val="22"/>
            <w:szCs w:val="22"/>
          </w:rPr>
          <w:t>e</w:t>
        </w:r>
        <w:r w:rsidRPr="00801EA0">
          <w:rPr>
            <w:rFonts w:ascii="Times New Roman" w:eastAsiaTheme="minorEastAsia" w:hAnsi="Times New Roman" w:cs="Times New Roman"/>
            <w:iCs/>
            <w:kern w:val="2"/>
            <w:sz w:val="22"/>
            <w:szCs w:val="22"/>
          </w:rPr>
          <w:t>xergy</w:t>
        </w:r>
      </w:moveTo>
    </w:p>
    <w:p w14:paraId="6EF10E7F" w14:textId="77777777" w:rsidR="00471903" w:rsidRPr="00801EA0" w:rsidRDefault="00471903" w:rsidP="00471903">
      <w:pPr>
        <w:widowControl w:val="0"/>
        <w:pBdr>
          <w:top w:val="single" w:sz="4" w:space="1" w:color="auto"/>
          <w:left w:val="single" w:sz="4" w:space="4" w:color="auto"/>
          <w:bottom w:val="single" w:sz="4" w:space="0" w:color="auto"/>
          <w:right w:val="single" w:sz="4" w:space="0" w:color="auto"/>
        </w:pBdr>
        <w:jc w:val="both"/>
        <w:rPr>
          <w:moveTo w:id="84" w:author="帅 张" w:date="2025-12-21T16:21:00Z" w16du:dateUtc="2025-12-21T08:21:00Z"/>
          <w:rFonts w:ascii="Times New Roman" w:eastAsiaTheme="minorEastAsia" w:hAnsi="Times New Roman" w:cs="Times New Roman"/>
          <w:iCs/>
          <w:kern w:val="2"/>
          <w:sz w:val="22"/>
          <w:szCs w:val="22"/>
        </w:rPr>
      </w:pPr>
      <m:oMath>
        <m:r>
          <w:rPr>
            <w:rFonts w:ascii="Cambria Math" w:eastAsiaTheme="minorEastAsia" w:hAnsi="Cambria Math" w:cs="Times New Roman"/>
            <w:kern w:val="2"/>
            <w:sz w:val="22"/>
            <w:szCs w:val="22"/>
          </w:rPr>
          <m:t>G</m:t>
        </m:r>
      </m:oMath>
      <w:moveTo w:id="85" w:author="帅 张" w:date="2025-12-21T16:21:00Z" w16du:dateUtc="2025-12-21T08:21:00Z">
        <w:r w:rsidRPr="00801EA0">
          <w:rPr>
            <w:rFonts w:ascii="Times New Roman" w:eastAsiaTheme="minorEastAsia" w:hAnsi="Times New Roman" w:cs="Times New Roman"/>
            <w:iCs/>
            <w:kern w:val="2"/>
            <w:sz w:val="22"/>
            <w:szCs w:val="22"/>
          </w:rPr>
          <w:t xml:space="preserve">    Gibbs </w:t>
        </w:r>
        <w:r>
          <w:rPr>
            <w:rFonts w:ascii="Times New Roman" w:eastAsiaTheme="minorEastAsia" w:hAnsi="Times New Roman" w:cs="Times New Roman" w:hint="eastAsia"/>
            <w:iCs/>
            <w:kern w:val="2"/>
            <w:sz w:val="22"/>
            <w:szCs w:val="22"/>
          </w:rPr>
          <w:t>f</w:t>
        </w:r>
        <w:r w:rsidRPr="00801EA0">
          <w:rPr>
            <w:rFonts w:ascii="Times New Roman" w:eastAsiaTheme="minorEastAsia" w:hAnsi="Times New Roman" w:cs="Times New Roman"/>
            <w:iCs/>
            <w:kern w:val="2"/>
            <w:sz w:val="22"/>
            <w:szCs w:val="22"/>
          </w:rPr>
          <w:t xml:space="preserve">ree </w:t>
        </w:r>
        <w:r>
          <w:rPr>
            <w:rFonts w:ascii="Times New Roman" w:eastAsiaTheme="minorEastAsia" w:hAnsi="Times New Roman" w:cs="Times New Roman" w:hint="eastAsia"/>
            <w:iCs/>
            <w:kern w:val="2"/>
            <w:sz w:val="22"/>
            <w:szCs w:val="22"/>
          </w:rPr>
          <w:t>e</w:t>
        </w:r>
        <w:r w:rsidRPr="00801EA0">
          <w:rPr>
            <w:rFonts w:ascii="Times New Roman" w:eastAsiaTheme="minorEastAsia" w:hAnsi="Times New Roman" w:cs="Times New Roman"/>
            <w:iCs/>
            <w:kern w:val="2"/>
            <w:sz w:val="22"/>
            <w:szCs w:val="22"/>
          </w:rPr>
          <w:t>nergy</w:t>
        </w:r>
      </w:moveTo>
    </w:p>
    <w:p w14:paraId="30C6205D" w14:textId="706DD462" w:rsidR="00471903" w:rsidRPr="00801EA0" w:rsidRDefault="00471903" w:rsidP="00471903">
      <w:pPr>
        <w:widowControl w:val="0"/>
        <w:pBdr>
          <w:top w:val="single" w:sz="4" w:space="1" w:color="auto"/>
          <w:left w:val="single" w:sz="4" w:space="4" w:color="auto"/>
          <w:bottom w:val="single" w:sz="4" w:space="0" w:color="auto"/>
          <w:right w:val="single" w:sz="4" w:space="0" w:color="auto"/>
        </w:pBdr>
        <w:jc w:val="both"/>
        <w:rPr>
          <w:moveTo w:id="86" w:author="帅 张" w:date="2025-12-21T16:21:00Z" w16du:dateUtc="2025-12-21T08:21:00Z"/>
          <w:rFonts w:ascii="Times New Roman" w:eastAsiaTheme="minorEastAsia" w:hAnsi="Times New Roman" w:cs="Times New Roman"/>
          <w:iCs/>
          <w:kern w:val="2"/>
          <w:sz w:val="22"/>
          <w:szCs w:val="22"/>
        </w:rPr>
      </w:pPr>
      <m:oMath>
        <m:r>
          <w:rPr>
            <w:rFonts w:ascii="Cambria Math" w:eastAsiaTheme="minorEastAsia" w:hAnsi="Cambria Math" w:cs="Times New Roman"/>
            <w:kern w:val="2"/>
            <w:sz w:val="22"/>
            <w:szCs w:val="22"/>
          </w:rPr>
          <m:t>γ</m:t>
        </m:r>
      </m:oMath>
      <w:moveTo w:id="87" w:author="帅 张" w:date="2025-12-21T16:21:00Z" w16du:dateUtc="2025-12-21T08:21:00Z">
        <w:r w:rsidRPr="00801EA0">
          <w:rPr>
            <w:rFonts w:ascii="Times New Roman" w:eastAsiaTheme="minorEastAsia" w:hAnsi="Times New Roman" w:cs="Times New Roman"/>
            <w:iCs/>
            <w:kern w:val="2"/>
            <w:sz w:val="22"/>
            <w:szCs w:val="22"/>
          </w:rPr>
          <w:t xml:space="preserve">   </w:t>
        </w:r>
      </w:moveTo>
      <w:ins w:id="88" w:author="帅 张" w:date="2025-12-22T13:03:00Z" w16du:dateUtc="2025-12-22T05:03:00Z">
        <w:r w:rsidR="0002773D">
          <w:rPr>
            <w:rFonts w:ascii="Times New Roman" w:eastAsiaTheme="minorEastAsia" w:hAnsi="Times New Roman" w:cs="Times New Roman" w:hint="eastAsia"/>
            <w:iCs/>
            <w:kern w:val="2"/>
            <w:sz w:val="22"/>
            <w:szCs w:val="22"/>
          </w:rPr>
          <w:t xml:space="preserve"> </w:t>
        </w:r>
      </w:ins>
      <w:moveTo w:id="89" w:author="帅 张" w:date="2025-12-21T16:21:00Z" w16du:dateUtc="2025-12-21T08:21:00Z">
        <w:r w:rsidRPr="00801EA0">
          <w:rPr>
            <w:rFonts w:ascii="Times New Roman" w:eastAsiaTheme="minorEastAsia" w:hAnsi="Times New Roman" w:cs="Times New Roman"/>
            <w:iCs/>
            <w:kern w:val="2"/>
            <w:sz w:val="22"/>
            <w:szCs w:val="22"/>
          </w:rPr>
          <w:t xml:space="preserve">Isentropic </w:t>
        </w:r>
        <w:r>
          <w:rPr>
            <w:rFonts w:ascii="Times New Roman" w:eastAsiaTheme="minorEastAsia" w:hAnsi="Times New Roman" w:cs="Times New Roman" w:hint="eastAsia"/>
            <w:iCs/>
            <w:kern w:val="2"/>
            <w:sz w:val="22"/>
            <w:szCs w:val="22"/>
          </w:rPr>
          <w:t>e</w:t>
        </w:r>
        <w:r w:rsidRPr="00801EA0">
          <w:rPr>
            <w:rFonts w:ascii="Times New Roman" w:eastAsiaTheme="minorEastAsia" w:hAnsi="Times New Roman" w:cs="Times New Roman"/>
            <w:iCs/>
            <w:kern w:val="2"/>
            <w:sz w:val="22"/>
            <w:szCs w:val="22"/>
          </w:rPr>
          <w:t>xponent</w:t>
        </w:r>
      </w:moveTo>
    </w:p>
    <w:p w14:paraId="3BD45DF0" w14:textId="77777777" w:rsidR="00471903" w:rsidRPr="00801EA0" w:rsidRDefault="00000000" w:rsidP="00471903">
      <w:pPr>
        <w:widowControl w:val="0"/>
        <w:pBdr>
          <w:top w:val="single" w:sz="4" w:space="1" w:color="auto"/>
          <w:left w:val="single" w:sz="4" w:space="4" w:color="auto"/>
          <w:bottom w:val="single" w:sz="4" w:space="0" w:color="auto"/>
          <w:right w:val="single" w:sz="4" w:space="0" w:color="auto"/>
        </w:pBdr>
        <w:jc w:val="both"/>
        <w:rPr>
          <w:moveTo w:id="90" w:author="帅 张" w:date="2025-12-21T16:21:00Z" w16du:dateUtc="2025-12-21T08:21:00Z"/>
          <w:rFonts w:ascii="Times New Roman" w:eastAsiaTheme="minorEastAsia" w:hAnsi="Times New Roman" w:cs="Times New Roman"/>
          <w:iCs/>
          <w:kern w:val="2"/>
          <w:sz w:val="22"/>
          <w:szCs w:val="22"/>
        </w:rPr>
      </w:pPr>
      <m:oMath>
        <m:sSub>
          <m:sSubPr>
            <m:ctrlPr>
              <w:rPr>
                <w:rFonts w:ascii="Cambria Math" w:eastAsiaTheme="minorEastAsia" w:hAnsi="Cambria Math" w:cs="Times New Roman"/>
                <w:iCs/>
                <w:kern w:val="2"/>
                <w:sz w:val="22"/>
                <w:szCs w:val="22"/>
              </w:rPr>
            </m:ctrlPr>
          </m:sSubPr>
          <m:e>
            <m:r>
              <w:rPr>
                <w:rFonts w:ascii="Cambria Math" w:eastAsiaTheme="minorEastAsia" w:hAnsi="Cambria Math" w:cs="Times New Roman"/>
                <w:kern w:val="2"/>
                <w:sz w:val="22"/>
                <w:szCs w:val="22"/>
              </w:rPr>
              <m:t>P</m:t>
            </m:r>
          </m:e>
          <m:sub>
            <m:r>
              <w:rPr>
                <w:rFonts w:ascii="Cambria Math" w:eastAsiaTheme="minorEastAsia" w:hAnsi="Cambria Math" w:cs="Times New Roman"/>
                <w:kern w:val="2"/>
                <w:sz w:val="22"/>
                <w:szCs w:val="22"/>
              </w:rPr>
              <m:t>vap</m:t>
            </m:r>
          </m:sub>
        </m:sSub>
      </m:oMath>
      <w:moveTo w:id="91" w:author="帅 张" w:date="2025-12-21T16:21:00Z" w16du:dateUtc="2025-12-21T08:21:00Z">
        <w:r w:rsidR="00471903" w:rsidRPr="00801EA0">
          <w:rPr>
            <w:rFonts w:ascii="Times New Roman" w:eastAsiaTheme="minorEastAsia" w:hAnsi="Times New Roman" w:cs="Times New Roman"/>
            <w:iCs/>
            <w:kern w:val="2"/>
            <w:sz w:val="22"/>
            <w:szCs w:val="22"/>
          </w:rPr>
          <w:t xml:space="preserve"> Vapor pressure</w:t>
        </w:r>
      </w:moveTo>
    </w:p>
    <w:p w14:paraId="5D2484F8" w14:textId="77777777" w:rsidR="00471903" w:rsidRDefault="00471903" w:rsidP="00471903">
      <w:pPr>
        <w:widowControl w:val="0"/>
        <w:pBdr>
          <w:top w:val="single" w:sz="4" w:space="1" w:color="auto"/>
          <w:left w:val="single" w:sz="4" w:space="4" w:color="auto"/>
          <w:bottom w:val="single" w:sz="4" w:space="0" w:color="auto"/>
          <w:right w:val="single" w:sz="4" w:space="0" w:color="auto"/>
        </w:pBdr>
        <w:jc w:val="both"/>
        <w:rPr>
          <w:moveTo w:id="92" w:author="帅 张" w:date="2025-12-21T16:21:00Z" w16du:dateUtc="2025-12-21T08:21:00Z"/>
          <w:rFonts w:ascii="Times New Roman" w:eastAsiaTheme="minorEastAsia" w:hAnsi="Times New Roman" w:cs="Times New Roman"/>
          <w:iCs/>
          <w:kern w:val="2"/>
          <w:sz w:val="22"/>
          <w:szCs w:val="22"/>
        </w:rPr>
      </w:pPr>
      <m:oMath>
        <m:r>
          <w:rPr>
            <w:rFonts w:ascii="Cambria Math" w:eastAsiaTheme="minorEastAsia" w:hAnsi="Cambria Math" w:cs="Times New Roman"/>
            <w:kern w:val="2"/>
            <w:sz w:val="22"/>
            <w:szCs w:val="22"/>
          </w:rPr>
          <m:t>V</m:t>
        </m:r>
      </m:oMath>
      <w:moveTo w:id="93" w:author="帅 张" w:date="2025-12-21T16:21:00Z" w16du:dateUtc="2025-12-21T08:21:00Z">
        <w:r w:rsidRPr="00801EA0">
          <w:rPr>
            <w:rFonts w:ascii="Times New Roman" w:eastAsiaTheme="minorEastAsia" w:hAnsi="Times New Roman" w:cs="Times New Roman"/>
            <w:iCs/>
            <w:kern w:val="2"/>
            <w:sz w:val="22"/>
            <w:szCs w:val="22"/>
          </w:rPr>
          <w:t xml:space="preserve">    Volume</w:t>
        </w:r>
      </w:moveTo>
    </w:p>
    <w:p w14:paraId="5D0E148E" w14:textId="77777777" w:rsidR="00471903" w:rsidRDefault="00471903" w:rsidP="00471903">
      <w:pPr>
        <w:widowControl w:val="0"/>
        <w:pBdr>
          <w:top w:val="single" w:sz="4" w:space="1" w:color="auto"/>
          <w:left w:val="single" w:sz="4" w:space="4" w:color="auto"/>
          <w:bottom w:val="single" w:sz="4" w:space="0" w:color="auto"/>
          <w:right w:val="single" w:sz="4" w:space="0" w:color="auto"/>
        </w:pBdr>
        <w:jc w:val="both"/>
        <w:rPr>
          <w:moveTo w:id="94" w:author="帅 张" w:date="2025-12-21T16:21:00Z" w16du:dateUtc="2025-12-21T08:21:00Z"/>
          <w:rFonts w:ascii="Times New Roman" w:hAnsi="Times New Roman" w:cs="Times New Roman"/>
          <w:sz w:val="22"/>
          <w:szCs w:val="22"/>
        </w:rPr>
      </w:pPr>
      <m:oMath>
        <m:r>
          <w:rPr>
            <w:rFonts w:ascii="Cambria Math" w:hAnsi="Cambria Math" w:cs="Times New Roman"/>
            <w:sz w:val="22"/>
            <w:szCs w:val="22"/>
          </w:rPr>
          <m:t>mw</m:t>
        </m:r>
      </m:oMath>
      <w:moveTo w:id="95" w:author="帅 张" w:date="2025-12-21T16:21:00Z" w16du:dateUtc="2025-12-21T08:21:00Z">
        <w:r>
          <w:rPr>
            <w:rFonts w:ascii="Times New Roman" w:eastAsiaTheme="minorEastAsia" w:hAnsi="Times New Roman" w:cs="Times New Roman" w:hint="eastAsia"/>
            <w:iCs/>
            <w:sz w:val="22"/>
            <w:szCs w:val="22"/>
          </w:rPr>
          <w:t xml:space="preserve">  </w:t>
        </w:r>
        <w:r>
          <w:rPr>
            <w:rFonts w:ascii="Times New Roman" w:hAnsi="Times New Roman" w:cs="Times New Roman" w:hint="eastAsia"/>
            <w:sz w:val="22"/>
            <w:szCs w:val="22"/>
          </w:rPr>
          <w:t>M</w:t>
        </w:r>
        <w:r w:rsidRPr="009D74E6">
          <w:rPr>
            <w:rFonts w:ascii="Times New Roman" w:hAnsi="Times New Roman" w:cs="Times New Roman"/>
            <w:sz w:val="22"/>
            <w:szCs w:val="22"/>
          </w:rPr>
          <w:t>olecular weight</w:t>
        </w:r>
      </w:moveTo>
    </w:p>
    <w:p w14:paraId="00376C19" w14:textId="77777777" w:rsidR="00471903" w:rsidRPr="00801EA0" w:rsidDel="00471903" w:rsidRDefault="00000000" w:rsidP="00471903">
      <w:pPr>
        <w:widowControl w:val="0"/>
        <w:pBdr>
          <w:top w:val="single" w:sz="4" w:space="1" w:color="auto"/>
          <w:left w:val="single" w:sz="4" w:space="4" w:color="auto"/>
          <w:bottom w:val="single" w:sz="4" w:space="0" w:color="auto"/>
          <w:right w:val="single" w:sz="4" w:space="0" w:color="auto"/>
        </w:pBdr>
        <w:jc w:val="both"/>
        <w:rPr>
          <w:del w:id="96" w:author="帅 张" w:date="2025-12-21T16:21:00Z" w16du:dateUtc="2025-12-21T08:21:00Z"/>
          <w:moveTo w:id="97" w:author="帅 张" w:date="2025-12-21T16:21:00Z" w16du:dateUtc="2025-12-21T08:21:00Z"/>
          <w:rFonts w:ascii="Times New Roman" w:hAnsi="Times New Roman" w:cs="Times New Roman"/>
          <w:iCs/>
          <w:szCs w:val="22"/>
        </w:rPr>
      </w:pPr>
      <m:oMath>
        <m:sSub>
          <m:sSubPr>
            <m:ctrlPr>
              <w:rPr>
                <w:rFonts w:ascii="Cambria Math" w:hAnsi="Cambria Math" w:cs="Times New Roman"/>
                <w:sz w:val="22"/>
                <w:szCs w:val="22"/>
              </w:rPr>
            </m:ctrlPr>
          </m:sSubPr>
          <m:e>
            <m:r>
              <w:rPr>
                <w:rFonts w:ascii="Cambria Math" w:hAnsi="Cambria Math" w:cs="Times New Roman"/>
                <w:sz w:val="22"/>
                <w:szCs w:val="22"/>
              </w:rPr>
              <m:t>η</m:t>
            </m:r>
          </m:e>
          <m:sub>
            <m:r>
              <w:rPr>
                <w:rFonts w:ascii="Cambria Math" w:hAnsi="Cambria Math" w:cs="Times New Roman"/>
                <w:sz w:val="22"/>
                <w:szCs w:val="22"/>
              </w:rPr>
              <m:t>L</m:t>
            </m:r>
          </m:sub>
        </m:sSub>
      </m:oMath>
      <w:moveTo w:id="98" w:author="帅 张" w:date="2025-12-21T16:21:00Z" w16du:dateUtc="2025-12-21T08:21:00Z">
        <w:r w:rsidR="00471903">
          <w:rPr>
            <w:rFonts w:ascii="Times New Roman" w:eastAsiaTheme="minorEastAsia" w:hAnsi="Times New Roman" w:cs="Times New Roman" w:hint="eastAsia"/>
            <w:sz w:val="22"/>
            <w:szCs w:val="22"/>
          </w:rPr>
          <w:t xml:space="preserve">   </w:t>
        </w:r>
        <w:r w:rsidR="00471903" w:rsidRPr="009D74E6">
          <w:rPr>
            <w:rFonts w:ascii="Times New Roman" w:hAnsi="Times New Roman" w:cs="Times New Roman"/>
            <w:sz w:val="22"/>
            <w:szCs w:val="22"/>
          </w:rPr>
          <w:t>liquid viscosity</w:t>
        </w:r>
      </w:moveTo>
    </w:p>
    <w:moveToRangeEnd w:id="21"/>
    <w:p w14:paraId="1386A414" w14:textId="77777777" w:rsidR="00471903" w:rsidRPr="00471903" w:rsidRDefault="00471903">
      <w:pPr>
        <w:widowControl w:val="0"/>
        <w:pBdr>
          <w:top w:val="single" w:sz="4" w:space="1" w:color="auto"/>
          <w:left w:val="single" w:sz="4" w:space="4" w:color="auto"/>
          <w:bottom w:val="single" w:sz="4" w:space="0" w:color="auto"/>
          <w:right w:val="single" w:sz="4" w:space="0" w:color="auto"/>
        </w:pBdr>
        <w:jc w:val="both"/>
        <w:rPr>
          <w:rFonts w:ascii="Times New Roman" w:eastAsiaTheme="minorEastAsia" w:hAnsi="Times New Roman" w:cs="Times New Roman"/>
          <w:kern w:val="2"/>
          <w:sz w:val="22"/>
          <w:szCs w:val="22"/>
        </w:rPr>
        <w:pPrChange w:id="99" w:author="帅 张" w:date="2025-12-21T16:21:00Z" w16du:dateUtc="2025-12-21T08:21:00Z">
          <w:pPr>
            <w:ind w:firstLineChars="200" w:firstLine="440"/>
            <w:jc w:val="both"/>
          </w:pPr>
        </w:pPrChange>
      </w:pPr>
    </w:p>
    <w:p w14:paraId="208645E4" w14:textId="148D6407" w:rsidR="003A487C" w:rsidRPr="00801EA0" w:rsidRDefault="00827D2B" w:rsidP="00801EA0">
      <w:pPr>
        <w:pStyle w:val="2"/>
        <w:numPr>
          <w:ilvl w:val="0"/>
          <w:numId w:val="14"/>
        </w:numPr>
        <w:rPr>
          <w:rFonts w:ascii="Times New Roman" w:eastAsia="宋体" w:hAnsi="Times New Roman" w:cs="Times New Roman"/>
          <w:b/>
          <w:bCs/>
          <w:sz w:val="22"/>
          <w:szCs w:val="22"/>
          <w14:ligatures w14:val="none"/>
        </w:rPr>
      </w:pPr>
      <w:r w:rsidRPr="00801EA0">
        <w:rPr>
          <w:rFonts w:ascii="Times New Roman" w:eastAsia="宋体" w:hAnsi="Times New Roman" w:cs="Times New Roman"/>
          <w:b/>
          <w:bCs/>
          <w:color w:val="auto"/>
          <w:sz w:val="22"/>
          <w:szCs w:val="22"/>
          <w14:ligatures w14:val="none"/>
        </w:rPr>
        <w:t xml:space="preserve">Introduction </w:t>
      </w:r>
    </w:p>
    <w:p w14:paraId="476BC88F" w14:textId="68D9060C" w:rsidR="00732184" w:rsidRDefault="00801EA0" w:rsidP="00801EA0">
      <w:pPr>
        <w:pStyle w:val="a9"/>
        <w:spacing w:line="360" w:lineRule="auto"/>
        <w:ind w:left="0" w:firstLineChars="200" w:firstLine="440"/>
        <w:jc w:val="both"/>
        <w:rPr>
          <w:ins w:id="100" w:author="帅 张" w:date="2025-12-21T16:56:00Z" w16du:dateUtc="2025-12-21T08:56:00Z"/>
          <w:rFonts w:ascii="Times New Roman" w:eastAsia="宋体" w:hAnsi="Times New Roman" w:cs="Times New Roman"/>
          <w:szCs w:val="22"/>
          <w14:ligatures w14:val="none"/>
        </w:rPr>
      </w:pPr>
      <w:r w:rsidRPr="00801EA0">
        <w:rPr>
          <w:rFonts w:ascii="Times New Roman" w:eastAsia="宋体" w:hAnsi="Times New Roman" w:cs="Times New Roman"/>
          <w:szCs w:val="22"/>
          <w14:ligatures w14:val="none"/>
        </w:rPr>
        <w:t xml:space="preserve">Organic compounds are defined by their measurable properties, such as boiling point, solubility, and </w:t>
      </w:r>
      <w:proofErr w:type="gramStart"/>
      <w:r w:rsidRPr="00801EA0">
        <w:rPr>
          <w:rFonts w:ascii="Times New Roman" w:eastAsia="宋体" w:hAnsi="Times New Roman" w:cs="Times New Roman"/>
          <w:szCs w:val="22"/>
          <w14:ligatures w14:val="none"/>
        </w:rPr>
        <w:t>density</w:t>
      </w:r>
      <w:commentRangeStart w:id="101"/>
      <w:r w:rsidRPr="00801EA0">
        <w:rPr>
          <w:rFonts w:ascii="Times New Roman" w:eastAsia="宋体" w:hAnsi="Times New Roman" w:cs="Times New Roman"/>
          <w:szCs w:val="22"/>
          <w14:ligatures w14:val="none"/>
        </w:rPr>
        <w:t>.</w:t>
      </w:r>
      <w:ins w:id="102" w:author="帅 张" w:date="2025-12-21T16:56:00Z" w16du:dateUtc="2025-12-21T08:56:00Z">
        <w:r w:rsidR="00732184" w:rsidRPr="00732184">
          <w:rPr>
            <w:rFonts w:ascii="Times New Roman" w:eastAsia="宋体" w:hAnsi="Times New Roman" w:cs="Times New Roman" w:hint="eastAsia"/>
            <w:color w:val="EE0000"/>
            <w:szCs w:val="22"/>
            <w14:ligatures w14:val="none"/>
            <w:rPrChange w:id="103" w:author="帅 张" w:date="2025-12-21T16:56:00Z" w16du:dateUtc="2025-12-21T08:56:00Z">
              <w:rPr>
                <w:rFonts w:ascii="Times New Roman" w:eastAsia="宋体" w:hAnsi="Times New Roman" w:cs="Times New Roman" w:hint="eastAsia"/>
                <w:szCs w:val="22"/>
                <w14:ligatures w14:val="none"/>
              </w:rPr>
            </w:rPrChange>
          </w:rPr>
          <w:t>（</w:t>
        </w:r>
        <w:proofErr w:type="spellStart"/>
        <w:proofErr w:type="gramEnd"/>
        <w:r w:rsidR="00732184" w:rsidRPr="00732184">
          <w:rPr>
            <w:rFonts w:ascii="Times New Roman" w:eastAsia="宋体" w:hAnsi="Times New Roman" w:cs="Times New Roman"/>
            <w:color w:val="EE0000"/>
            <w:szCs w:val="22"/>
            <w14:ligatures w14:val="none"/>
            <w:rPrChange w:id="104" w:author="帅 张" w:date="2025-12-21T16:56:00Z" w16du:dateUtc="2025-12-21T08:56:00Z">
              <w:rPr>
                <w:rFonts w:ascii="Times New Roman" w:eastAsia="宋体" w:hAnsi="Times New Roman" w:cs="Times New Roman"/>
                <w:szCs w:val="22"/>
                <w14:ligatures w14:val="none"/>
              </w:rPr>
            </w:rPrChange>
          </w:rPr>
          <w:t>shriner</w:t>
        </w:r>
        <w:proofErr w:type="spellEnd"/>
        <w:r w:rsidR="00732184" w:rsidRPr="00732184">
          <w:rPr>
            <w:rFonts w:ascii="Times New Roman" w:eastAsia="宋体" w:hAnsi="Times New Roman" w:cs="Times New Roman"/>
            <w:color w:val="EE0000"/>
            <w:szCs w:val="22"/>
            <w14:ligatures w14:val="none"/>
            <w:rPrChange w:id="105" w:author="帅 张" w:date="2025-12-21T16:56:00Z" w16du:dateUtc="2025-12-21T08:56:00Z">
              <w:rPr>
                <w:rFonts w:ascii="Times New Roman" w:eastAsia="宋体" w:hAnsi="Times New Roman" w:cs="Times New Roman"/>
                <w:szCs w:val="22"/>
                <w14:ligatures w14:val="none"/>
              </w:rPr>
            </w:rPrChange>
          </w:rPr>
          <w:t xml:space="preserve"> 2003</w:t>
        </w:r>
        <w:r w:rsidR="00732184" w:rsidRPr="00732184">
          <w:rPr>
            <w:rFonts w:ascii="Times New Roman" w:eastAsia="宋体" w:hAnsi="Times New Roman" w:cs="Times New Roman" w:hint="eastAsia"/>
            <w:color w:val="EE0000"/>
            <w:szCs w:val="22"/>
            <w14:ligatures w14:val="none"/>
            <w:rPrChange w:id="106" w:author="帅 张" w:date="2025-12-21T16:56:00Z" w16du:dateUtc="2025-12-21T08:56:00Z">
              <w:rPr>
                <w:rFonts w:ascii="Times New Roman" w:eastAsia="宋体" w:hAnsi="Times New Roman" w:cs="Times New Roman" w:hint="eastAsia"/>
                <w:szCs w:val="22"/>
                <w14:ligatures w14:val="none"/>
              </w:rPr>
            </w:rPrChange>
          </w:rPr>
          <w:t>）</w:t>
        </w:r>
      </w:ins>
    </w:p>
    <w:p w14:paraId="7088D931" w14:textId="5C637D44" w:rsidR="00732184" w:rsidRPr="00732184" w:rsidRDefault="00732184" w:rsidP="00801EA0">
      <w:pPr>
        <w:pStyle w:val="a9"/>
        <w:spacing w:line="360" w:lineRule="auto"/>
        <w:ind w:left="0" w:firstLineChars="200" w:firstLine="440"/>
        <w:jc w:val="both"/>
        <w:rPr>
          <w:ins w:id="107" w:author="帅 张" w:date="2025-12-21T16:56:00Z" w16du:dateUtc="2025-12-21T08:56:00Z"/>
          <w:rFonts w:ascii="Times New Roman" w:eastAsia="宋体" w:hAnsi="Times New Roman" w:cs="Times New Roman"/>
          <w:color w:val="EE0000"/>
          <w:szCs w:val="22"/>
          <w14:ligatures w14:val="none"/>
          <w:rPrChange w:id="108" w:author="帅 张" w:date="2025-12-21T16:56:00Z" w16du:dateUtc="2025-12-21T08:56:00Z">
            <w:rPr>
              <w:ins w:id="109" w:author="帅 张" w:date="2025-12-21T16:56:00Z" w16du:dateUtc="2025-12-21T08:56:00Z"/>
              <w:rFonts w:ascii="Times New Roman" w:eastAsia="宋体" w:hAnsi="Times New Roman" w:cs="Times New Roman"/>
              <w:szCs w:val="22"/>
              <w14:ligatures w14:val="none"/>
            </w:rPr>
          </w:rPrChange>
        </w:rPr>
      </w:pPr>
      <w:ins w:id="110" w:author="帅 张" w:date="2025-12-21T16:56:00Z" w16du:dateUtc="2025-12-21T08:56:00Z">
        <w:r w:rsidRPr="00732184">
          <w:rPr>
            <w:rFonts w:ascii="Times New Roman" w:eastAsia="宋体" w:hAnsi="Times New Roman" w:cs="Times New Roman"/>
            <w:color w:val="EE0000"/>
            <w:szCs w:val="22"/>
            <w14:ligatures w14:val="none"/>
            <w:rPrChange w:id="111" w:author="帅 张" w:date="2025-12-21T16:56:00Z" w16du:dateUtc="2025-12-21T08:56:00Z">
              <w:rPr>
                <w:rFonts w:ascii="Times New Roman" w:eastAsia="宋体" w:hAnsi="Times New Roman" w:cs="Times New Roman"/>
                <w:szCs w:val="22"/>
                <w14:ligatures w14:val="none"/>
              </w:rPr>
            </w:rPrChange>
          </w:rPr>
          <w:t>Shriner, R. L.; Hermann, C. K. F.; Morrill, T. C.; Curtin, D. Y. The Systematic Identification of Organic Compounds; John Wiley &amp; Sons: New York, 2003.</w:t>
        </w:r>
      </w:ins>
    </w:p>
    <w:p w14:paraId="079CCF94" w14:textId="5509B59B" w:rsidR="00827D2B" w:rsidRDefault="003A487C" w:rsidP="00801EA0">
      <w:pPr>
        <w:pStyle w:val="a9"/>
        <w:spacing w:line="360" w:lineRule="auto"/>
        <w:ind w:left="0" w:firstLineChars="200" w:firstLine="440"/>
        <w:jc w:val="both"/>
        <w:rPr>
          <w:rFonts w:ascii="Times New Roman" w:eastAsia="宋体" w:hAnsi="Times New Roman" w:cs="Times New Roman"/>
          <w:szCs w:val="22"/>
          <w14:ligatures w14:val="none"/>
        </w:rPr>
      </w:pPr>
      <w:r w:rsidRPr="009D74E6">
        <w:rPr>
          <w:rFonts w:ascii="Times New Roman" w:eastAsia="宋体" w:hAnsi="Times New Roman" w:cs="Times New Roman"/>
          <w:szCs w:val="22"/>
          <w14:ligatures w14:val="none"/>
        </w:rPr>
        <w:t xml:space="preserve"> </w:t>
      </w:r>
      <w:commentRangeEnd w:id="101"/>
      <w:r w:rsidR="00FC45A0">
        <w:rPr>
          <w:rStyle w:val="af9"/>
        </w:rPr>
        <w:commentReference w:id="101"/>
      </w:r>
      <w:commentRangeStart w:id="112"/>
      <w:r w:rsidRPr="00471903">
        <w:rPr>
          <w:rFonts w:ascii="Times New Roman" w:eastAsia="宋体" w:hAnsi="Times New Roman" w:cs="Times New Roman"/>
          <w:strike/>
          <w:color w:val="EE0000"/>
          <w:szCs w:val="22"/>
          <w14:ligatures w14:val="none"/>
          <w:rPrChange w:id="113" w:author="帅 张" w:date="2025-12-21T16:20:00Z" w16du:dateUtc="2025-12-21T08:20:00Z">
            <w:rPr>
              <w:rFonts w:ascii="Times New Roman" w:eastAsia="宋体" w:hAnsi="Times New Roman" w:cs="Times New Roman"/>
              <w:szCs w:val="22"/>
              <w14:ligatures w14:val="none"/>
            </w:rPr>
          </w:rPrChange>
        </w:rPr>
        <w:t>We can categorize these properties</w:t>
      </w:r>
      <w:r w:rsidRPr="009D74E6">
        <w:rPr>
          <w:rFonts w:ascii="Times New Roman" w:eastAsia="宋体" w:hAnsi="Times New Roman" w:cs="Times New Roman"/>
          <w:szCs w:val="22"/>
          <w14:ligatures w14:val="none"/>
        </w:rPr>
        <w:t xml:space="preserve"> </w:t>
      </w:r>
      <w:commentRangeEnd w:id="112"/>
      <w:r w:rsidR="00FC45A0">
        <w:rPr>
          <w:rStyle w:val="af9"/>
        </w:rPr>
        <w:commentReference w:id="112"/>
      </w:r>
      <w:ins w:id="114" w:author="帅 张" w:date="2025-12-21T16:20:00Z" w16du:dateUtc="2025-12-21T08:20:00Z">
        <w:r w:rsidR="00471903" w:rsidRPr="00471903">
          <w:rPr>
            <w:rFonts w:ascii="Times New Roman" w:eastAsia="宋体" w:hAnsi="Times New Roman" w:cs="Times New Roman" w:hint="eastAsia"/>
            <w:szCs w:val="22"/>
            <w14:ligatures w14:val="none"/>
            <w:rPrChange w:id="115" w:author="帅 张" w:date="2025-12-21T16:21:00Z" w16du:dateUtc="2025-12-21T08:21:00Z">
              <w:rPr>
                <w:rFonts w:hint="eastAsia"/>
              </w:rPr>
            </w:rPrChange>
          </w:rPr>
          <w:t>These properties can be categorized</w:t>
        </w:r>
        <w:r w:rsidR="00471903" w:rsidRPr="009D74E6">
          <w:rPr>
            <w:rFonts w:ascii="Times New Roman" w:eastAsia="宋体" w:hAnsi="Times New Roman" w:cs="Times New Roman"/>
            <w:szCs w:val="22"/>
            <w14:ligatures w14:val="none"/>
          </w:rPr>
          <w:t xml:space="preserve"> </w:t>
        </w:r>
      </w:ins>
      <w:r w:rsidRPr="009D74E6">
        <w:rPr>
          <w:rFonts w:ascii="Times New Roman" w:eastAsia="宋体" w:hAnsi="Times New Roman" w:cs="Times New Roman"/>
          <w:szCs w:val="22"/>
          <w14:ligatures w14:val="none"/>
        </w:rPr>
        <w:t>into two main classes:</w:t>
      </w:r>
      <w:r w:rsidR="00827D2B" w:rsidRPr="009D74E6">
        <w:rPr>
          <w:rFonts w:ascii="Times New Roman" w:eastAsia="宋体" w:hAnsi="Times New Roman" w:cs="Times New Roman" w:hint="eastAsia"/>
          <w:szCs w:val="22"/>
          <w14:ligatures w14:val="none"/>
        </w:rPr>
        <w:t xml:space="preserve"> physical properties and chemical properties. Physical properties are attributes that can be determined without altering the chemical composition of the substance, such as melting point, </w:t>
      </w:r>
      <w:r w:rsidR="00827D2B" w:rsidRPr="009D74E6">
        <w:rPr>
          <w:rFonts w:ascii="Times New Roman" w:eastAsia="宋体" w:hAnsi="Times New Roman" w:cs="Times New Roman" w:hint="eastAsia"/>
          <w:szCs w:val="22"/>
          <w14:ligatures w14:val="none"/>
        </w:rPr>
        <w:lastRenderedPageBreak/>
        <w:t>boiling point, solubility, density, and refractive index. These parameters are fundamental for identifying purity and designing separation processes, with standard data often compiled in authoritative references like the CRC Handbook of Chemistry and Physics</w:t>
      </w:r>
      <w:ins w:id="116" w:author="Abdulelah S. Alshehri" w:date="2025-12-16T16:57:00Z" w16du:dateUtc="2025-12-16T13:57:00Z">
        <w:r w:rsidR="00FC45A0">
          <w:rPr>
            <w:rFonts w:ascii="Times New Roman" w:eastAsia="宋体" w:hAnsi="Times New Roman" w:cs="Times New Roman"/>
            <w:szCs w:val="22"/>
            <w14:ligatures w14:val="none"/>
          </w:rPr>
          <w:t xml:space="preserve"> </w:t>
        </w:r>
      </w:ins>
      <w:r w:rsidR="00827D2B" w:rsidRPr="009D74E6">
        <w:rPr>
          <w:rFonts w:ascii="Times New Roman" w:eastAsia="宋体" w:hAnsi="Times New Roman" w:cs="Times New Roman" w:hint="eastAsia"/>
          <w:szCs w:val="22"/>
          <w14:ligatures w14:val="none"/>
        </w:rPr>
        <w:t>[1]. Conversely, chemical properties describe the behavior of a substance during chemical transformations, encompassing acidity/basicity, reactivity, redox stability, and the characteristic transformations of functional groups, with their underlying principles and mechanisms deeply elaborated in seminal texts such as March's Advanced Organic Chemistry</w:t>
      </w:r>
      <w:ins w:id="117" w:author="Abdulelah S. Alshehri" w:date="2025-12-16T16:57:00Z" w16du:dateUtc="2025-12-16T13:57:00Z">
        <w:r w:rsidR="00FC45A0">
          <w:rPr>
            <w:rFonts w:ascii="Times New Roman" w:eastAsia="宋体" w:hAnsi="Times New Roman" w:cs="Times New Roman"/>
            <w:szCs w:val="22"/>
            <w14:ligatures w14:val="none"/>
          </w:rPr>
          <w:t xml:space="preserve"> </w:t>
        </w:r>
      </w:ins>
      <w:r w:rsidR="00827D2B" w:rsidRPr="009D74E6">
        <w:rPr>
          <w:rFonts w:ascii="Times New Roman" w:eastAsia="宋体" w:hAnsi="Times New Roman" w:cs="Times New Roman" w:hint="eastAsia"/>
          <w:szCs w:val="22"/>
          <w14:ligatures w14:val="none"/>
        </w:rPr>
        <w:t>[2].</w:t>
      </w:r>
      <w:ins w:id="118" w:author="Abdulelah S. Alshehri" w:date="2025-12-16T16:56:00Z" w16du:dateUtc="2025-12-16T13:56:00Z">
        <w:r w:rsidR="00FC45A0">
          <w:rPr>
            <w:rFonts w:ascii="Times New Roman" w:eastAsia="宋体" w:hAnsi="Times New Roman" w:cs="Times New Roman"/>
            <w:szCs w:val="22"/>
            <w14:ligatures w14:val="none"/>
          </w:rPr>
          <w:t xml:space="preserve"> </w:t>
        </w:r>
      </w:ins>
      <w:r w:rsidR="00827D2B" w:rsidRPr="009D74E6">
        <w:rPr>
          <w:rFonts w:ascii="Times New Roman" w:eastAsia="宋体" w:hAnsi="Times New Roman" w:cs="Times New Roman" w:hint="eastAsia"/>
          <w:szCs w:val="22"/>
          <w14:ligatures w14:val="none"/>
        </w:rPr>
        <w:t>These two classes of properties collectively form the cornerstone of functional applications for organic compounds. For example, the volatility and chemical inertness of a solvent make it an ideal reaction medium, while its purification relies on a profound understanding of its physical characteristics</w:t>
      </w:r>
      <w:ins w:id="119" w:author="Abdulelah S. Alshehri" w:date="2025-12-16T16:57:00Z" w16du:dateUtc="2025-12-16T13:57:00Z">
        <w:r w:rsidR="00FC45A0">
          <w:rPr>
            <w:rFonts w:ascii="Times New Roman" w:eastAsia="宋体" w:hAnsi="Times New Roman" w:cs="Times New Roman"/>
            <w:szCs w:val="22"/>
            <w14:ligatures w14:val="none"/>
          </w:rPr>
          <w:t xml:space="preserve"> </w:t>
        </w:r>
      </w:ins>
      <w:r w:rsidR="00827D2B" w:rsidRPr="009D74E6">
        <w:rPr>
          <w:rFonts w:ascii="Times New Roman" w:eastAsia="宋体" w:hAnsi="Times New Roman" w:cs="Times New Roman" w:hint="eastAsia"/>
          <w:szCs w:val="22"/>
          <w14:ligatures w14:val="none"/>
        </w:rPr>
        <w:t>[3]. In pharmaceuticals, a drug's aqueous solubility and its metabolic reactivity within the body jointly determine its efficacy and safety, a core principle in rational drug design</w:t>
      </w:r>
      <w:ins w:id="120" w:author="Abdulelah S. Alshehri" w:date="2025-12-16T16:57:00Z" w16du:dateUtc="2025-12-16T13:57:00Z">
        <w:r w:rsidR="00FC45A0">
          <w:rPr>
            <w:rFonts w:ascii="Times New Roman" w:eastAsia="宋体" w:hAnsi="Times New Roman" w:cs="Times New Roman"/>
            <w:szCs w:val="22"/>
            <w14:ligatures w14:val="none"/>
          </w:rPr>
          <w:t xml:space="preserve"> </w:t>
        </w:r>
      </w:ins>
      <w:r w:rsidR="00827D2B" w:rsidRPr="009D74E6">
        <w:rPr>
          <w:rFonts w:ascii="Times New Roman" w:eastAsia="宋体" w:hAnsi="Times New Roman" w:cs="Times New Roman" w:hint="eastAsia"/>
          <w:szCs w:val="22"/>
          <w14:ligatures w14:val="none"/>
        </w:rPr>
        <w:t>[4]. The mechanical strength of a polymeric material directly originates from the polymerization capability of its monomers</w:t>
      </w:r>
      <w:ins w:id="121" w:author="Abdulelah S. Alshehri" w:date="2025-12-16T16:57:00Z" w16du:dateUtc="2025-12-16T13:57:00Z">
        <w:r w:rsidR="00FC45A0">
          <w:rPr>
            <w:rFonts w:ascii="Times New Roman" w:eastAsia="宋体" w:hAnsi="Times New Roman" w:cs="Times New Roman"/>
            <w:szCs w:val="22"/>
            <w14:ligatures w14:val="none"/>
          </w:rPr>
          <w:t xml:space="preserve"> </w:t>
        </w:r>
      </w:ins>
      <w:r w:rsidR="00827D2B" w:rsidRPr="009D74E6">
        <w:rPr>
          <w:rFonts w:ascii="Times New Roman" w:eastAsia="宋体" w:hAnsi="Times New Roman" w:cs="Times New Roman" w:hint="eastAsia"/>
          <w:szCs w:val="22"/>
          <w14:ligatures w14:val="none"/>
        </w:rPr>
        <w:t>[5]. Similarly, the optoelectronic function of conjugated organic molecules is dictated by their specific electronic structures</w:t>
      </w:r>
      <w:ins w:id="122" w:author="Abdulelah S. Alshehri" w:date="2025-12-16T16:57:00Z" w16du:dateUtc="2025-12-16T13:57:00Z">
        <w:r w:rsidR="00FC45A0">
          <w:rPr>
            <w:rFonts w:ascii="Times New Roman" w:eastAsia="宋体" w:hAnsi="Times New Roman" w:cs="Times New Roman"/>
            <w:szCs w:val="22"/>
            <w14:ligatures w14:val="none"/>
          </w:rPr>
          <w:t xml:space="preserve"> </w:t>
        </w:r>
      </w:ins>
      <w:r w:rsidR="00827D2B" w:rsidRPr="009D74E6">
        <w:rPr>
          <w:rFonts w:ascii="Times New Roman" w:eastAsia="宋体" w:hAnsi="Times New Roman" w:cs="Times New Roman" w:hint="eastAsia"/>
          <w:szCs w:val="22"/>
          <w14:ligatures w14:val="none"/>
        </w:rPr>
        <w:t>[6].</w:t>
      </w:r>
      <w:r w:rsidR="00827D2B" w:rsidRPr="009D74E6">
        <w:rPr>
          <w:rFonts w:ascii="Times New Roman" w:eastAsia="宋体" w:hAnsi="Times New Roman" w:cs="Times New Roman"/>
          <w:szCs w:val="22"/>
          <w14:ligatures w14:val="none"/>
        </w:rPr>
        <w:t xml:space="preserve"> Therefore, the physical and chemical properties of organic compounds act as the critical bridge between molecular structure and macroscopic function</w:t>
      </w:r>
      <w:r w:rsidR="00827D2B" w:rsidRPr="009D74E6">
        <w:rPr>
          <w:rFonts w:ascii="Times New Roman" w:eastAsia="宋体" w:hAnsi="Times New Roman" w:cs="Times New Roman" w:hint="eastAsia"/>
          <w:szCs w:val="22"/>
          <w14:ligatures w14:val="none"/>
        </w:rPr>
        <w:t xml:space="preserve">. </w:t>
      </w:r>
    </w:p>
    <w:p w14:paraId="01CCC8FB" w14:textId="77777777" w:rsidR="00905A84" w:rsidRPr="009D74E6" w:rsidRDefault="00905A84" w:rsidP="00801EA0">
      <w:pPr>
        <w:pStyle w:val="a9"/>
        <w:spacing w:line="360" w:lineRule="auto"/>
        <w:ind w:left="0" w:firstLineChars="200" w:firstLine="440"/>
        <w:jc w:val="both"/>
        <w:rPr>
          <w:rFonts w:ascii="Times New Roman" w:eastAsia="宋体" w:hAnsi="Times New Roman" w:cs="Times New Roman"/>
          <w:szCs w:val="22"/>
          <w14:ligatures w14:val="none"/>
        </w:rPr>
      </w:pPr>
    </w:p>
    <w:p w14:paraId="7CF88F9B" w14:textId="1F1AC12A" w:rsidR="0083302B" w:rsidRPr="00732184" w:rsidDel="00471903" w:rsidRDefault="0083302B" w:rsidP="00801EA0">
      <w:pPr>
        <w:keepNext/>
        <w:pBdr>
          <w:top w:val="single" w:sz="4" w:space="1" w:color="auto"/>
          <w:left w:val="single" w:sz="4" w:space="4" w:color="auto"/>
          <w:bottom w:val="single" w:sz="4" w:space="0" w:color="auto"/>
          <w:right w:val="single" w:sz="4" w:space="6" w:color="auto"/>
        </w:pBdr>
        <w:spacing w:line="360" w:lineRule="auto"/>
        <w:ind w:right="113" w:firstLineChars="100" w:firstLine="221"/>
        <w:outlineLvl w:val="2"/>
        <w:rPr>
          <w:moveFrom w:id="123" w:author="帅 张" w:date="2025-12-21T16:21:00Z" w16du:dateUtc="2025-12-21T08:21:00Z"/>
          <w:rFonts w:ascii="Times New Roman" w:hAnsi="Times New Roman" w:cs="Times New Roman"/>
          <w:b/>
          <w:bCs/>
          <w:strike/>
          <w:color w:val="EE0000"/>
          <w:sz w:val="22"/>
          <w:szCs w:val="22"/>
          <w:lang w:eastAsia="en-US"/>
          <w:rPrChange w:id="124" w:author="帅 张" w:date="2025-12-21T16:50:00Z" w16du:dateUtc="2025-12-21T08:50:00Z">
            <w:rPr>
              <w:moveFrom w:id="125" w:author="帅 张" w:date="2025-12-21T16:21:00Z" w16du:dateUtc="2025-12-21T08:21:00Z"/>
              <w:rFonts w:ascii="Times New Roman" w:hAnsi="Times New Roman" w:cs="Times New Roman"/>
              <w:b/>
              <w:bCs/>
              <w:sz w:val="22"/>
              <w:szCs w:val="22"/>
              <w:lang w:eastAsia="en-US"/>
            </w:rPr>
          </w:rPrChange>
        </w:rPr>
      </w:pPr>
      <w:moveFromRangeStart w:id="126" w:author="帅 张" w:date="2025-12-21T16:21:00Z" w:name="move217226508"/>
      <w:commentRangeStart w:id="127"/>
      <w:moveFrom w:id="128" w:author="帅 张" w:date="2025-12-21T16:21:00Z" w16du:dateUtc="2025-12-21T08:21:00Z">
        <w:r w:rsidRPr="00732184" w:rsidDel="00471903">
          <w:rPr>
            <w:rFonts w:ascii="Times New Roman" w:hAnsi="Times New Roman" w:cs="Times New Roman"/>
            <w:b/>
            <w:bCs/>
            <w:strike/>
            <w:color w:val="EE0000"/>
            <w:sz w:val="22"/>
            <w:szCs w:val="22"/>
            <w:lang w:eastAsia="en-US"/>
            <w:rPrChange w:id="129" w:author="帅 张" w:date="2025-12-21T16:50:00Z" w16du:dateUtc="2025-12-21T08:50:00Z">
              <w:rPr>
                <w:rFonts w:ascii="Times New Roman" w:hAnsi="Times New Roman" w:cs="Times New Roman"/>
                <w:b/>
                <w:bCs/>
                <w:sz w:val="22"/>
                <w:szCs w:val="22"/>
                <w:lang w:eastAsia="en-US"/>
              </w:rPr>
            </w:rPrChange>
          </w:rPr>
          <w:t>Nomenclature</w:t>
        </w:r>
        <w:commentRangeEnd w:id="127"/>
        <w:r w:rsidR="00FC45A0" w:rsidRPr="00732184" w:rsidDel="00471903">
          <w:rPr>
            <w:rStyle w:val="af9"/>
            <w:rFonts w:asciiTheme="minorHAnsi" w:eastAsiaTheme="minorEastAsia" w:hAnsiTheme="minorHAnsi" w:cstheme="minorBidi" w:hint="eastAsia"/>
            <w:strike/>
            <w:color w:val="EE0000"/>
            <w:kern w:val="2"/>
            <w14:ligatures w14:val="standardContextual"/>
            <w:rPrChange w:id="130" w:author="帅 张" w:date="2025-12-21T16:50:00Z" w16du:dateUtc="2025-12-21T08:50:00Z">
              <w:rPr>
                <w:rStyle w:val="af9"/>
                <w:rFonts w:asciiTheme="minorHAnsi" w:eastAsiaTheme="minorEastAsia" w:hAnsiTheme="minorHAnsi" w:cstheme="minorBidi" w:hint="eastAsia"/>
                <w:kern w:val="2"/>
                <w14:ligatures w14:val="standardContextual"/>
              </w:rPr>
            </w:rPrChange>
          </w:rPr>
          <w:commentReference w:id="127"/>
        </w:r>
      </w:moveFrom>
    </w:p>
    <w:p w14:paraId="66AA306E" w14:textId="5C506B61" w:rsidR="0083302B" w:rsidRPr="00732184" w:rsidDel="00471903" w:rsidRDefault="0083302B" w:rsidP="00801EA0">
      <w:pPr>
        <w:widowControl w:val="0"/>
        <w:pBdr>
          <w:top w:val="single" w:sz="4" w:space="1" w:color="auto"/>
          <w:left w:val="single" w:sz="4" w:space="4" w:color="auto"/>
          <w:bottom w:val="single" w:sz="4" w:space="0" w:color="auto"/>
          <w:right w:val="single" w:sz="4" w:space="0" w:color="auto"/>
        </w:pBdr>
        <w:jc w:val="both"/>
        <w:rPr>
          <w:moveFrom w:id="131" w:author="帅 张" w:date="2025-12-21T16:21:00Z" w16du:dateUtc="2025-12-21T08:21:00Z"/>
          <w:rFonts w:ascii="Times New Roman" w:eastAsiaTheme="minorEastAsia" w:hAnsi="Times New Roman" w:cs="Times New Roman"/>
          <w:iCs/>
          <w:strike/>
          <w:color w:val="EE0000"/>
          <w:kern w:val="2"/>
          <w:sz w:val="22"/>
          <w:szCs w:val="22"/>
          <w:rPrChange w:id="132" w:author="帅 张" w:date="2025-12-21T16:50:00Z" w16du:dateUtc="2025-12-21T08:50:00Z">
            <w:rPr>
              <w:moveFrom w:id="133" w:author="帅 张" w:date="2025-12-21T16:21:00Z" w16du:dateUtc="2025-12-21T08:21:00Z"/>
              <w:rFonts w:ascii="Times New Roman" w:eastAsiaTheme="minorEastAsia" w:hAnsi="Times New Roman" w:cs="Times New Roman"/>
              <w:iCs/>
              <w:kern w:val="2"/>
              <w:sz w:val="22"/>
              <w:szCs w:val="22"/>
            </w:rPr>
          </w:rPrChange>
        </w:rPr>
      </w:pPr>
      <m:oMath>
        <m:r>
          <w:rPr>
            <w:rFonts w:ascii="Cambria Math" w:eastAsiaTheme="minorEastAsia" w:hAnsi="Cambria Math" w:cs="Times New Roman"/>
            <w:strike/>
            <w:color w:val="EE0000"/>
            <w:kern w:val="2"/>
            <w:sz w:val="22"/>
            <w:szCs w:val="22"/>
            <w:rPrChange w:id="134" w:author="帅 张" w:date="2025-12-21T16:50:00Z" w16du:dateUtc="2025-12-21T08:50:00Z">
              <w:rPr>
                <w:rFonts w:ascii="Cambria Math" w:eastAsiaTheme="minorEastAsia" w:hAnsi="Cambria Math" w:cs="Times New Roman"/>
                <w:kern w:val="2"/>
                <w:sz w:val="22"/>
                <w:szCs w:val="22"/>
              </w:rPr>
            </w:rPrChange>
          </w:rPr>
          <m:t>MSE</m:t>
        </m:r>
      </m:oMath>
      <w:moveFrom w:id="135" w:author="帅 张" w:date="2025-12-21T16:21:00Z" w16du:dateUtc="2025-12-21T08:21:00Z">
        <w:r w:rsidRPr="00732184" w:rsidDel="00471903">
          <w:rPr>
            <w:rFonts w:ascii="Times New Roman" w:eastAsiaTheme="minorEastAsia" w:hAnsi="Times New Roman" w:cs="Times New Roman"/>
            <w:iCs/>
            <w:strike/>
            <w:color w:val="EE0000"/>
            <w:kern w:val="2"/>
            <w:sz w:val="22"/>
            <w:szCs w:val="22"/>
            <w:rPrChange w:id="136"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137" w:author="帅 张" w:date="2025-12-21T16:50:00Z" w16du:dateUtc="2025-12-21T08:50:00Z">
              <w:rPr>
                <w:rFonts w:ascii="Times New Roman" w:eastAsiaTheme="minorEastAsia" w:hAnsi="Times New Roman" w:cs="Times New Roman"/>
                <w:iCs/>
                <w:kern w:val="2"/>
                <w:sz w:val="22"/>
                <w:szCs w:val="22"/>
              </w:rPr>
            </w:rPrChange>
          </w:rPr>
          <w:t xml:space="preserve">Mean </w:t>
        </w:r>
        <w:r w:rsidR="00905A84" w:rsidRPr="00732184" w:rsidDel="00471903">
          <w:rPr>
            <w:rFonts w:ascii="Times New Roman" w:eastAsiaTheme="minorEastAsia" w:hAnsi="Times New Roman" w:cs="Times New Roman"/>
            <w:iCs/>
            <w:strike/>
            <w:color w:val="EE0000"/>
            <w:kern w:val="2"/>
            <w:sz w:val="22"/>
            <w:szCs w:val="22"/>
            <w:rPrChange w:id="138" w:author="帅 张" w:date="2025-12-21T16:50:00Z" w16du:dateUtc="2025-12-21T08:50:00Z">
              <w:rPr>
                <w:rFonts w:ascii="Times New Roman" w:eastAsiaTheme="minorEastAsia" w:hAnsi="Times New Roman" w:cs="Times New Roman"/>
                <w:iCs/>
                <w:kern w:val="2"/>
                <w:sz w:val="22"/>
                <w:szCs w:val="22"/>
              </w:rPr>
            </w:rPrChange>
          </w:rPr>
          <w:t>s</w:t>
        </w:r>
        <w:r w:rsidR="004B3A2C" w:rsidRPr="00732184" w:rsidDel="00471903">
          <w:rPr>
            <w:rFonts w:ascii="Times New Roman" w:eastAsiaTheme="minorEastAsia" w:hAnsi="Times New Roman" w:cs="Times New Roman"/>
            <w:iCs/>
            <w:strike/>
            <w:color w:val="EE0000"/>
            <w:kern w:val="2"/>
            <w:sz w:val="22"/>
            <w:szCs w:val="22"/>
            <w:rPrChange w:id="139" w:author="帅 张" w:date="2025-12-21T16:50:00Z" w16du:dateUtc="2025-12-21T08:50:00Z">
              <w:rPr>
                <w:rFonts w:ascii="Times New Roman" w:eastAsiaTheme="minorEastAsia" w:hAnsi="Times New Roman" w:cs="Times New Roman"/>
                <w:iCs/>
                <w:kern w:val="2"/>
                <w:sz w:val="22"/>
                <w:szCs w:val="22"/>
              </w:rPr>
            </w:rPrChange>
          </w:rPr>
          <w:t xml:space="preserve">quared </w:t>
        </w:r>
        <w:r w:rsidR="00905A84" w:rsidRPr="00732184" w:rsidDel="00471903">
          <w:rPr>
            <w:rFonts w:ascii="Times New Roman" w:eastAsiaTheme="minorEastAsia" w:hAnsi="Times New Roman" w:cs="Times New Roman"/>
            <w:iCs/>
            <w:strike/>
            <w:color w:val="EE0000"/>
            <w:kern w:val="2"/>
            <w:sz w:val="22"/>
            <w:szCs w:val="22"/>
            <w:rPrChange w:id="140" w:author="帅 张" w:date="2025-12-21T16:50:00Z" w16du:dateUtc="2025-12-21T08:50:00Z">
              <w:rPr>
                <w:rFonts w:ascii="Times New Roman" w:eastAsiaTheme="minorEastAsia" w:hAnsi="Times New Roman" w:cs="Times New Roman"/>
                <w:iCs/>
                <w:kern w:val="2"/>
                <w:sz w:val="22"/>
                <w:szCs w:val="22"/>
              </w:rPr>
            </w:rPrChange>
          </w:rPr>
          <w:t>e</w:t>
        </w:r>
        <w:r w:rsidR="004B3A2C" w:rsidRPr="00732184" w:rsidDel="00471903">
          <w:rPr>
            <w:rFonts w:ascii="Times New Roman" w:eastAsiaTheme="minorEastAsia" w:hAnsi="Times New Roman" w:cs="Times New Roman"/>
            <w:iCs/>
            <w:strike/>
            <w:color w:val="EE0000"/>
            <w:kern w:val="2"/>
            <w:sz w:val="22"/>
            <w:szCs w:val="22"/>
            <w:rPrChange w:id="141" w:author="帅 张" w:date="2025-12-21T16:50:00Z" w16du:dateUtc="2025-12-21T08:50:00Z">
              <w:rPr>
                <w:rFonts w:ascii="Times New Roman" w:eastAsiaTheme="minorEastAsia" w:hAnsi="Times New Roman" w:cs="Times New Roman"/>
                <w:iCs/>
                <w:kern w:val="2"/>
                <w:sz w:val="22"/>
                <w:szCs w:val="22"/>
              </w:rPr>
            </w:rPrChange>
          </w:rPr>
          <w:t>rror</w:t>
        </w:r>
      </w:moveFrom>
    </w:p>
    <w:p w14:paraId="2A10E75F" w14:textId="6F2251BA" w:rsidR="0083302B" w:rsidRPr="00732184" w:rsidDel="00471903" w:rsidRDefault="00000000" w:rsidP="00801EA0">
      <w:pPr>
        <w:widowControl w:val="0"/>
        <w:pBdr>
          <w:top w:val="single" w:sz="4" w:space="1" w:color="auto"/>
          <w:left w:val="single" w:sz="4" w:space="4" w:color="auto"/>
          <w:bottom w:val="single" w:sz="4" w:space="0" w:color="auto"/>
          <w:right w:val="single" w:sz="4" w:space="0" w:color="auto"/>
        </w:pBdr>
        <w:jc w:val="both"/>
        <w:rPr>
          <w:moveFrom w:id="142" w:author="帅 张" w:date="2025-12-21T16:21:00Z" w16du:dateUtc="2025-12-21T08:21:00Z"/>
          <w:rFonts w:ascii="Times New Roman" w:eastAsiaTheme="minorEastAsia" w:hAnsi="Times New Roman" w:cs="Times New Roman"/>
          <w:iCs/>
          <w:strike/>
          <w:color w:val="EE0000"/>
          <w:kern w:val="2"/>
          <w:sz w:val="22"/>
          <w:szCs w:val="22"/>
          <w:rPrChange w:id="143" w:author="帅 张" w:date="2025-12-21T16:50:00Z" w16du:dateUtc="2025-12-21T08:50:00Z">
            <w:rPr>
              <w:moveFrom w:id="144" w:author="帅 张" w:date="2025-12-21T16:21:00Z" w16du:dateUtc="2025-12-21T08:21:00Z"/>
              <w:rFonts w:ascii="Times New Roman" w:eastAsiaTheme="minorEastAsia" w:hAnsi="Times New Roman" w:cs="Times New Roman"/>
              <w:iCs/>
              <w:kern w:val="2"/>
              <w:sz w:val="22"/>
              <w:szCs w:val="22"/>
            </w:rPr>
          </w:rPrChange>
        </w:rPr>
      </w:pPr>
      <m:oMath>
        <m:sSup>
          <m:sSupPr>
            <m:ctrlPr>
              <w:rPr>
                <w:rFonts w:ascii="Cambria Math" w:eastAsiaTheme="minorEastAsia" w:hAnsi="Cambria Math" w:cs="Times New Roman"/>
                <w:iCs/>
                <w:strike/>
                <w:color w:val="EE0000"/>
                <w:kern w:val="2"/>
                <w:sz w:val="22"/>
                <w:szCs w:val="22"/>
              </w:rPr>
            </m:ctrlPr>
          </m:sSupPr>
          <m:e>
            <m:r>
              <w:rPr>
                <w:rFonts w:ascii="Cambria Math" w:eastAsiaTheme="minorEastAsia" w:hAnsi="Cambria Math" w:cs="Times New Roman"/>
                <w:strike/>
                <w:color w:val="EE0000"/>
                <w:kern w:val="2"/>
                <w:sz w:val="22"/>
                <w:szCs w:val="22"/>
                <w:rPrChange w:id="145" w:author="帅 张" w:date="2025-12-21T16:50:00Z" w16du:dateUtc="2025-12-21T08:50:00Z">
                  <w:rPr>
                    <w:rFonts w:ascii="Cambria Math" w:eastAsiaTheme="minorEastAsia" w:hAnsi="Cambria Math" w:cs="Times New Roman"/>
                    <w:kern w:val="2"/>
                    <w:sz w:val="22"/>
                    <w:szCs w:val="22"/>
                  </w:rPr>
                </w:rPrChange>
              </w:rPr>
              <m:t>R</m:t>
            </m:r>
          </m:e>
          <m:sup>
            <m:r>
              <m:rPr>
                <m:sty m:val="p"/>
              </m:rPr>
              <w:rPr>
                <w:rFonts w:ascii="Cambria Math" w:eastAsiaTheme="minorEastAsia" w:hAnsi="Cambria Math" w:cs="Times New Roman"/>
                <w:strike/>
                <w:color w:val="EE0000"/>
                <w:kern w:val="2"/>
                <w:sz w:val="22"/>
                <w:szCs w:val="22"/>
                <w:rPrChange w:id="146" w:author="帅 张" w:date="2025-12-21T16:50:00Z" w16du:dateUtc="2025-12-21T08:50:00Z">
                  <w:rPr>
                    <w:rFonts w:ascii="Cambria Math" w:eastAsiaTheme="minorEastAsia" w:hAnsi="Cambria Math" w:cs="Times New Roman"/>
                    <w:kern w:val="2"/>
                    <w:sz w:val="22"/>
                    <w:szCs w:val="22"/>
                  </w:rPr>
                </w:rPrChange>
              </w:rPr>
              <m:t>2</m:t>
            </m:r>
          </m:sup>
        </m:sSup>
      </m:oMath>
      <w:moveFrom w:id="147" w:author="帅 张" w:date="2025-12-21T16:21:00Z" w16du:dateUtc="2025-12-21T08:21:00Z">
        <w:r w:rsidR="0083302B" w:rsidRPr="00732184" w:rsidDel="00471903">
          <w:rPr>
            <w:rFonts w:ascii="Times New Roman" w:eastAsiaTheme="minorEastAsia" w:hAnsi="Times New Roman" w:cs="Times New Roman"/>
            <w:iCs/>
            <w:strike/>
            <w:color w:val="EE0000"/>
            <w:kern w:val="2"/>
            <w:sz w:val="22"/>
            <w:szCs w:val="22"/>
            <w:rPrChange w:id="148" w:author="帅 张" w:date="2025-12-21T16:50:00Z" w16du:dateUtc="2025-12-21T08:50:00Z">
              <w:rPr>
                <w:rFonts w:ascii="Times New Roman" w:eastAsiaTheme="minorEastAsia" w:hAnsi="Times New Roman" w:cs="Times New Roman"/>
                <w:iCs/>
                <w:kern w:val="2"/>
                <w:sz w:val="22"/>
                <w:szCs w:val="22"/>
              </w:rPr>
            </w:rPrChange>
          </w:rPr>
          <w:tab/>
        </w:r>
        <w:r w:rsidR="00787154" w:rsidRPr="00732184" w:rsidDel="00471903">
          <w:rPr>
            <w:rFonts w:ascii="Times New Roman" w:eastAsiaTheme="minorEastAsia" w:hAnsi="Times New Roman" w:cs="Times New Roman"/>
            <w:iCs/>
            <w:strike/>
            <w:color w:val="EE0000"/>
            <w:kern w:val="2"/>
            <w:sz w:val="22"/>
            <w:szCs w:val="22"/>
            <w:rPrChange w:id="149"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150" w:author="帅 张" w:date="2025-12-21T16:50:00Z" w16du:dateUtc="2025-12-21T08:50:00Z">
              <w:rPr>
                <w:rFonts w:ascii="Times New Roman" w:eastAsiaTheme="minorEastAsia" w:hAnsi="Times New Roman" w:cs="Times New Roman"/>
                <w:iCs/>
                <w:kern w:val="2"/>
                <w:sz w:val="22"/>
                <w:szCs w:val="22"/>
              </w:rPr>
            </w:rPrChange>
          </w:rPr>
          <w:t xml:space="preserve">Coefficient of </w:t>
        </w:r>
        <w:r w:rsidR="003E6AB6" w:rsidRPr="00732184" w:rsidDel="00471903">
          <w:rPr>
            <w:rFonts w:ascii="Times New Roman" w:eastAsiaTheme="minorEastAsia" w:hAnsi="Times New Roman" w:cs="Times New Roman"/>
            <w:iCs/>
            <w:strike/>
            <w:color w:val="EE0000"/>
            <w:kern w:val="2"/>
            <w:sz w:val="22"/>
            <w:szCs w:val="22"/>
            <w:rPrChange w:id="151" w:author="帅 张" w:date="2025-12-21T16:50:00Z" w16du:dateUtc="2025-12-21T08:50:00Z">
              <w:rPr>
                <w:rFonts w:ascii="Times New Roman" w:eastAsiaTheme="minorEastAsia" w:hAnsi="Times New Roman" w:cs="Times New Roman"/>
                <w:iCs/>
                <w:kern w:val="2"/>
                <w:sz w:val="22"/>
                <w:szCs w:val="22"/>
              </w:rPr>
            </w:rPrChange>
          </w:rPr>
          <w:t>d</w:t>
        </w:r>
        <w:r w:rsidR="004B3A2C" w:rsidRPr="00732184" w:rsidDel="00471903">
          <w:rPr>
            <w:rFonts w:ascii="Times New Roman" w:eastAsiaTheme="minorEastAsia" w:hAnsi="Times New Roman" w:cs="Times New Roman"/>
            <w:iCs/>
            <w:strike/>
            <w:color w:val="EE0000"/>
            <w:kern w:val="2"/>
            <w:sz w:val="22"/>
            <w:szCs w:val="22"/>
            <w:rPrChange w:id="152" w:author="帅 张" w:date="2025-12-21T16:50:00Z" w16du:dateUtc="2025-12-21T08:50:00Z">
              <w:rPr>
                <w:rFonts w:ascii="Times New Roman" w:eastAsiaTheme="minorEastAsia" w:hAnsi="Times New Roman" w:cs="Times New Roman"/>
                <w:iCs/>
                <w:kern w:val="2"/>
                <w:sz w:val="22"/>
                <w:szCs w:val="22"/>
              </w:rPr>
            </w:rPrChange>
          </w:rPr>
          <w:t>etermination</w:t>
        </w:r>
      </w:moveFrom>
    </w:p>
    <w:p w14:paraId="6588E134" w14:textId="36F0EBCF" w:rsidR="0083302B" w:rsidRPr="00732184" w:rsidDel="00471903" w:rsidRDefault="000C2460" w:rsidP="00801EA0">
      <w:pPr>
        <w:widowControl w:val="0"/>
        <w:pBdr>
          <w:top w:val="single" w:sz="4" w:space="1" w:color="auto"/>
          <w:left w:val="single" w:sz="4" w:space="4" w:color="auto"/>
          <w:bottom w:val="single" w:sz="4" w:space="0" w:color="auto"/>
          <w:right w:val="single" w:sz="4" w:space="0" w:color="auto"/>
        </w:pBdr>
        <w:jc w:val="both"/>
        <w:rPr>
          <w:moveFrom w:id="153" w:author="帅 张" w:date="2025-12-21T16:21:00Z" w16du:dateUtc="2025-12-21T08:21:00Z"/>
          <w:rFonts w:ascii="Times New Roman" w:eastAsiaTheme="minorEastAsia" w:hAnsi="Times New Roman" w:cs="Times New Roman"/>
          <w:iCs/>
          <w:strike/>
          <w:color w:val="EE0000"/>
          <w:kern w:val="2"/>
          <w:sz w:val="22"/>
          <w:szCs w:val="22"/>
          <w:rPrChange w:id="154" w:author="帅 张" w:date="2025-12-21T16:50:00Z" w16du:dateUtc="2025-12-21T08:50:00Z">
            <w:rPr>
              <w:moveFrom w:id="155" w:author="帅 张" w:date="2025-12-21T16:21:00Z" w16du:dateUtc="2025-12-21T08:21:00Z"/>
              <w:rFonts w:ascii="Times New Roman" w:eastAsiaTheme="minorEastAsia" w:hAnsi="Times New Roman" w:cs="Times New Roman"/>
              <w:iCs/>
              <w:kern w:val="2"/>
              <w:sz w:val="22"/>
              <w:szCs w:val="22"/>
            </w:rPr>
          </w:rPrChange>
        </w:rPr>
      </w:pPr>
      <m:oMath>
        <m:r>
          <w:rPr>
            <w:rFonts w:ascii="Cambria Math" w:eastAsiaTheme="minorEastAsia" w:hAnsi="Cambria Math" w:cs="Times New Roman"/>
            <w:strike/>
            <w:color w:val="EE0000"/>
            <w:kern w:val="2"/>
            <w:sz w:val="22"/>
            <w:szCs w:val="22"/>
            <w:rPrChange w:id="156" w:author="帅 张" w:date="2025-12-21T16:50:00Z" w16du:dateUtc="2025-12-21T08:50:00Z">
              <w:rPr>
                <w:rFonts w:ascii="Cambria Math" w:eastAsiaTheme="minorEastAsia" w:hAnsi="Cambria Math" w:cs="Times New Roman"/>
                <w:kern w:val="2"/>
                <w:sz w:val="22"/>
                <w:szCs w:val="22"/>
              </w:rPr>
            </w:rPrChange>
          </w:rPr>
          <m:t>GC</m:t>
        </m:r>
      </m:oMath>
      <w:moveFrom w:id="157" w:author="帅 张" w:date="2025-12-21T16:21:00Z" w16du:dateUtc="2025-12-21T08:21:00Z">
        <w:r w:rsidR="0083302B" w:rsidRPr="00732184" w:rsidDel="00471903">
          <w:rPr>
            <w:rFonts w:ascii="Times New Roman" w:eastAsiaTheme="minorEastAsia" w:hAnsi="Times New Roman" w:cs="Times New Roman"/>
            <w:iCs/>
            <w:strike/>
            <w:color w:val="EE0000"/>
            <w:kern w:val="2"/>
            <w:sz w:val="22"/>
            <w:szCs w:val="22"/>
            <w:rPrChange w:id="158" w:author="帅 张" w:date="2025-12-21T16:50:00Z" w16du:dateUtc="2025-12-21T08:50:00Z">
              <w:rPr>
                <w:rFonts w:ascii="Times New Roman" w:eastAsiaTheme="minorEastAsia" w:hAnsi="Times New Roman" w:cs="Times New Roman"/>
                <w:iCs/>
                <w:kern w:val="2"/>
                <w:sz w:val="22"/>
                <w:szCs w:val="22"/>
              </w:rPr>
            </w:rPrChange>
          </w:rPr>
          <w:tab/>
        </w:r>
        <w:r w:rsidR="00787154" w:rsidRPr="00732184" w:rsidDel="00471903">
          <w:rPr>
            <w:rFonts w:ascii="Times New Roman" w:eastAsiaTheme="minorEastAsia" w:hAnsi="Times New Roman" w:cs="Times New Roman"/>
            <w:iCs/>
            <w:strike/>
            <w:color w:val="EE0000"/>
            <w:kern w:val="2"/>
            <w:sz w:val="22"/>
            <w:szCs w:val="22"/>
            <w:rPrChange w:id="159"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160" w:author="帅 张" w:date="2025-12-21T16:50:00Z" w16du:dateUtc="2025-12-21T08:50:00Z">
              <w:rPr>
                <w:rFonts w:ascii="Times New Roman" w:eastAsiaTheme="minorEastAsia" w:hAnsi="Times New Roman" w:cs="Times New Roman"/>
                <w:iCs/>
                <w:kern w:val="2"/>
                <w:sz w:val="22"/>
                <w:szCs w:val="22"/>
              </w:rPr>
            </w:rPrChange>
          </w:rPr>
          <w:t xml:space="preserve">Group </w:t>
        </w:r>
        <w:r w:rsidR="003E6AB6" w:rsidRPr="00732184" w:rsidDel="00471903">
          <w:rPr>
            <w:rFonts w:ascii="Times New Roman" w:eastAsiaTheme="minorEastAsia" w:hAnsi="Times New Roman" w:cs="Times New Roman"/>
            <w:iCs/>
            <w:strike/>
            <w:color w:val="EE0000"/>
            <w:kern w:val="2"/>
            <w:sz w:val="22"/>
            <w:szCs w:val="22"/>
            <w:rPrChange w:id="161" w:author="帅 张" w:date="2025-12-21T16:50:00Z" w16du:dateUtc="2025-12-21T08:50:00Z">
              <w:rPr>
                <w:rFonts w:ascii="Times New Roman" w:eastAsiaTheme="minorEastAsia" w:hAnsi="Times New Roman" w:cs="Times New Roman"/>
                <w:iCs/>
                <w:kern w:val="2"/>
                <w:sz w:val="22"/>
                <w:szCs w:val="22"/>
              </w:rPr>
            </w:rPrChange>
          </w:rPr>
          <w:t>c</w:t>
        </w:r>
        <w:r w:rsidR="004B3A2C" w:rsidRPr="00732184" w:rsidDel="00471903">
          <w:rPr>
            <w:rFonts w:ascii="Times New Roman" w:eastAsiaTheme="minorEastAsia" w:hAnsi="Times New Roman" w:cs="Times New Roman"/>
            <w:iCs/>
            <w:strike/>
            <w:color w:val="EE0000"/>
            <w:kern w:val="2"/>
            <w:sz w:val="22"/>
            <w:szCs w:val="22"/>
            <w:rPrChange w:id="162" w:author="帅 张" w:date="2025-12-21T16:50:00Z" w16du:dateUtc="2025-12-21T08:50:00Z">
              <w:rPr>
                <w:rFonts w:ascii="Times New Roman" w:eastAsiaTheme="minorEastAsia" w:hAnsi="Times New Roman" w:cs="Times New Roman"/>
                <w:iCs/>
                <w:kern w:val="2"/>
                <w:sz w:val="22"/>
                <w:szCs w:val="22"/>
              </w:rPr>
            </w:rPrChange>
          </w:rPr>
          <w:t>ontribution method</w:t>
        </w:r>
      </w:moveFrom>
    </w:p>
    <w:p w14:paraId="4F3482D9" w14:textId="111AB50B" w:rsidR="0083302B" w:rsidRPr="00732184" w:rsidDel="00471903" w:rsidRDefault="000C2460" w:rsidP="00801EA0">
      <w:pPr>
        <w:widowControl w:val="0"/>
        <w:pBdr>
          <w:top w:val="single" w:sz="4" w:space="1" w:color="auto"/>
          <w:left w:val="single" w:sz="4" w:space="4" w:color="auto"/>
          <w:bottom w:val="single" w:sz="4" w:space="0" w:color="auto"/>
          <w:right w:val="single" w:sz="4" w:space="0" w:color="auto"/>
        </w:pBdr>
        <w:jc w:val="both"/>
        <w:rPr>
          <w:moveFrom w:id="163" w:author="帅 张" w:date="2025-12-21T16:21:00Z" w16du:dateUtc="2025-12-21T08:21:00Z"/>
          <w:rFonts w:ascii="Times New Roman" w:eastAsiaTheme="minorEastAsia" w:hAnsi="Times New Roman" w:cs="Times New Roman"/>
          <w:iCs/>
          <w:strike/>
          <w:color w:val="EE0000"/>
          <w:kern w:val="2"/>
          <w:sz w:val="22"/>
          <w:szCs w:val="22"/>
          <w:rPrChange w:id="164" w:author="帅 张" w:date="2025-12-21T16:50:00Z" w16du:dateUtc="2025-12-21T08:50:00Z">
            <w:rPr>
              <w:moveFrom w:id="165" w:author="帅 张" w:date="2025-12-21T16:21:00Z" w16du:dateUtc="2025-12-21T08:21:00Z"/>
              <w:rFonts w:ascii="Times New Roman" w:eastAsiaTheme="minorEastAsia" w:hAnsi="Times New Roman" w:cs="Times New Roman"/>
              <w:iCs/>
              <w:kern w:val="2"/>
              <w:sz w:val="22"/>
              <w:szCs w:val="22"/>
            </w:rPr>
          </w:rPrChange>
        </w:rPr>
      </w:pPr>
      <m:oMath>
        <m:r>
          <w:rPr>
            <w:rFonts w:ascii="Cambria Math" w:eastAsiaTheme="minorEastAsia" w:hAnsi="Cambria Math" w:cs="Times New Roman"/>
            <w:strike/>
            <w:color w:val="EE0000"/>
            <w:kern w:val="2"/>
            <w:sz w:val="22"/>
            <w:szCs w:val="22"/>
            <w:rPrChange w:id="166" w:author="帅 张" w:date="2025-12-21T16:50:00Z" w16du:dateUtc="2025-12-21T08:50:00Z">
              <w:rPr>
                <w:rFonts w:ascii="Cambria Math" w:eastAsiaTheme="minorEastAsia" w:hAnsi="Cambria Math" w:cs="Times New Roman"/>
                <w:kern w:val="2"/>
                <w:sz w:val="22"/>
                <w:szCs w:val="22"/>
              </w:rPr>
            </w:rPrChange>
          </w:rPr>
          <m:t>QSPR</m:t>
        </m:r>
      </m:oMath>
      <w:moveFrom w:id="167" w:author="帅 张" w:date="2025-12-21T16:21:00Z" w16du:dateUtc="2025-12-21T08:21:00Z">
        <w:r w:rsidR="00787154" w:rsidRPr="00732184" w:rsidDel="00471903">
          <w:rPr>
            <w:rFonts w:ascii="Times New Roman" w:eastAsiaTheme="minorEastAsia" w:hAnsi="Times New Roman" w:cs="Times New Roman"/>
            <w:iCs/>
            <w:strike/>
            <w:color w:val="EE0000"/>
            <w:kern w:val="2"/>
            <w:sz w:val="22"/>
            <w:szCs w:val="22"/>
            <w:rPrChange w:id="168"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169" w:author="帅 张" w:date="2025-12-21T16:50:00Z" w16du:dateUtc="2025-12-21T08:50:00Z">
              <w:rPr>
                <w:rFonts w:ascii="Times New Roman" w:eastAsiaTheme="minorEastAsia" w:hAnsi="Times New Roman" w:cs="Times New Roman"/>
                <w:iCs/>
                <w:kern w:val="2"/>
                <w:sz w:val="22"/>
                <w:szCs w:val="22"/>
              </w:rPr>
            </w:rPrChange>
          </w:rPr>
          <w:t xml:space="preserve">Quantitative </w:t>
        </w:r>
        <w:r w:rsidR="003E6AB6" w:rsidRPr="00732184" w:rsidDel="00471903">
          <w:rPr>
            <w:rFonts w:ascii="Times New Roman" w:eastAsiaTheme="minorEastAsia" w:hAnsi="Times New Roman" w:cs="Times New Roman"/>
            <w:iCs/>
            <w:strike/>
            <w:color w:val="EE0000"/>
            <w:kern w:val="2"/>
            <w:sz w:val="22"/>
            <w:szCs w:val="22"/>
            <w:rPrChange w:id="170" w:author="帅 张" w:date="2025-12-21T16:50:00Z" w16du:dateUtc="2025-12-21T08:50:00Z">
              <w:rPr>
                <w:rFonts w:ascii="Times New Roman" w:eastAsiaTheme="minorEastAsia" w:hAnsi="Times New Roman" w:cs="Times New Roman"/>
                <w:iCs/>
                <w:kern w:val="2"/>
                <w:sz w:val="22"/>
                <w:szCs w:val="22"/>
              </w:rPr>
            </w:rPrChange>
          </w:rPr>
          <w:t>s</w:t>
        </w:r>
        <w:r w:rsidR="004B3A2C" w:rsidRPr="00732184" w:rsidDel="00471903">
          <w:rPr>
            <w:rFonts w:ascii="Times New Roman" w:eastAsiaTheme="minorEastAsia" w:hAnsi="Times New Roman" w:cs="Times New Roman"/>
            <w:iCs/>
            <w:strike/>
            <w:color w:val="EE0000"/>
            <w:kern w:val="2"/>
            <w:sz w:val="22"/>
            <w:szCs w:val="22"/>
            <w:rPrChange w:id="171" w:author="帅 张" w:date="2025-12-21T16:50:00Z" w16du:dateUtc="2025-12-21T08:50:00Z">
              <w:rPr>
                <w:rFonts w:ascii="Times New Roman" w:eastAsiaTheme="minorEastAsia" w:hAnsi="Times New Roman" w:cs="Times New Roman"/>
                <w:iCs/>
                <w:kern w:val="2"/>
                <w:sz w:val="22"/>
                <w:szCs w:val="22"/>
              </w:rPr>
            </w:rPrChange>
          </w:rPr>
          <w:t>tructure-</w:t>
        </w:r>
        <w:r w:rsidR="003E6AB6" w:rsidRPr="00732184" w:rsidDel="00471903">
          <w:rPr>
            <w:rFonts w:ascii="Times New Roman" w:eastAsiaTheme="minorEastAsia" w:hAnsi="Times New Roman" w:cs="Times New Roman"/>
            <w:iCs/>
            <w:strike/>
            <w:color w:val="EE0000"/>
            <w:kern w:val="2"/>
            <w:sz w:val="22"/>
            <w:szCs w:val="22"/>
            <w:rPrChange w:id="172" w:author="帅 张" w:date="2025-12-21T16:50:00Z" w16du:dateUtc="2025-12-21T08:50:00Z">
              <w:rPr>
                <w:rFonts w:ascii="Times New Roman" w:eastAsiaTheme="minorEastAsia" w:hAnsi="Times New Roman" w:cs="Times New Roman"/>
                <w:iCs/>
                <w:kern w:val="2"/>
                <w:sz w:val="22"/>
                <w:szCs w:val="22"/>
              </w:rPr>
            </w:rPrChange>
          </w:rPr>
          <w:t>p</w:t>
        </w:r>
        <w:r w:rsidR="004B3A2C" w:rsidRPr="00732184" w:rsidDel="00471903">
          <w:rPr>
            <w:rFonts w:ascii="Times New Roman" w:eastAsiaTheme="minorEastAsia" w:hAnsi="Times New Roman" w:cs="Times New Roman"/>
            <w:iCs/>
            <w:strike/>
            <w:color w:val="EE0000"/>
            <w:kern w:val="2"/>
            <w:sz w:val="22"/>
            <w:szCs w:val="22"/>
            <w:rPrChange w:id="173" w:author="帅 张" w:date="2025-12-21T16:50:00Z" w16du:dateUtc="2025-12-21T08:50:00Z">
              <w:rPr>
                <w:rFonts w:ascii="Times New Roman" w:eastAsiaTheme="minorEastAsia" w:hAnsi="Times New Roman" w:cs="Times New Roman"/>
                <w:iCs/>
                <w:kern w:val="2"/>
                <w:sz w:val="22"/>
                <w:szCs w:val="22"/>
              </w:rPr>
            </w:rPrChange>
          </w:rPr>
          <w:t xml:space="preserve">roperty </w:t>
        </w:r>
        <w:r w:rsidR="003E6AB6" w:rsidRPr="00732184" w:rsidDel="00471903">
          <w:rPr>
            <w:rFonts w:ascii="Times New Roman" w:eastAsiaTheme="minorEastAsia" w:hAnsi="Times New Roman" w:cs="Times New Roman"/>
            <w:iCs/>
            <w:strike/>
            <w:color w:val="EE0000"/>
            <w:kern w:val="2"/>
            <w:sz w:val="22"/>
            <w:szCs w:val="22"/>
            <w:rPrChange w:id="174" w:author="帅 张" w:date="2025-12-21T16:50:00Z" w16du:dateUtc="2025-12-21T08:50:00Z">
              <w:rPr>
                <w:rFonts w:ascii="Times New Roman" w:eastAsiaTheme="minorEastAsia" w:hAnsi="Times New Roman" w:cs="Times New Roman"/>
                <w:iCs/>
                <w:kern w:val="2"/>
                <w:sz w:val="22"/>
                <w:szCs w:val="22"/>
              </w:rPr>
            </w:rPrChange>
          </w:rPr>
          <w:t>r</w:t>
        </w:r>
        <w:r w:rsidR="004B3A2C" w:rsidRPr="00732184" w:rsidDel="00471903">
          <w:rPr>
            <w:rFonts w:ascii="Times New Roman" w:eastAsiaTheme="minorEastAsia" w:hAnsi="Times New Roman" w:cs="Times New Roman"/>
            <w:iCs/>
            <w:strike/>
            <w:color w:val="EE0000"/>
            <w:kern w:val="2"/>
            <w:sz w:val="22"/>
            <w:szCs w:val="22"/>
            <w:rPrChange w:id="175" w:author="帅 张" w:date="2025-12-21T16:50:00Z" w16du:dateUtc="2025-12-21T08:50:00Z">
              <w:rPr>
                <w:rFonts w:ascii="Times New Roman" w:eastAsiaTheme="minorEastAsia" w:hAnsi="Times New Roman" w:cs="Times New Roman"/>
                <w:iCs/>
                <w:kern w:val="2"/>
                <w:sz w:val="22"/>
                <w:szCs w:val="22"/>
              </w:rPr>
            </w:rPrChange>
          </w:rPr>
          <w:t>elationship</w:t>
        </w:r>
      </w:moveFrom>
    </w:p>
    <w:p w14:paraId="2C8C9B72" w14:textId="29A96130" w:rsidR="0083302B" w:rsidRPr="00732184" w:rsidDel="00471903" w:rsidRDefault="000C2460" w:rsidP="00801EA0">
      <w:pPr>
        <w:widowControl w:val="0"/>
        <w:pBdr>
          <w:top w:val="single" w:sz="4" w:space="1" w:color="auto"/>
          <w:left w:val="single" w:sz="4" w:space="4" w:color="auto"/>
          <w:bottom w:val="single" w:sz="4" w:space="0" w:color="auto"/>
          <w:right w:val="single" w:sz="4" w:space="0" w:color="auto"/>
        </w:pBdr>
        <w:jc w:val="both"/>
        <w:rPr>
          <w:moveFrom w:id="176" w:author="帅 张" w:date="2025-12-21T16:21:00Z" w16du:dateUtc="2025-12-21T08:21:00Z"/>
          <w:rFonts w:ascii="Times New Roman" w:eastAsiaTheme="minorEastAsia" w:hAnsi="Times New Roman" w:cs="Times New Roman"/>
          <w:iCs/>
          <w:strike/>
          <w:color w:val="EE0000"/>
          <w:kern w:val="2"/>
          <w:sz w:val="22"/>
          <w:szCs w:val="22"/>
          <w:rPrChange w:id="177" w:author="帅 张" w:date="2025-12-21T16:50:00Z" w16du:dateUtc="2025-12-21T08:50:00Z">
            <w:rPr>
              <w:moveFrom w:id="178" w:author="帅 张" w:date="2025-12-21T16:21:00Z" w16du:dateUtc="2025-12-21T08:21:00Z"/>
              <w:rFonts w:ascii="Times New Roman" w:eastAsiaTheme="minorEastAsia" w:hAnsi="Times New Roman" w:cs="Times New Roman"/>
              <w:iCs/>
              <w:kern w:val="2"/>
              <w:sz w:val="22"/>
              <w:szCs w:val="22"/>
            </w:rPr>
          </w:rPrChange>
        </w:rPr>
      </w:pPr>
      <m:oMath>
        <m:r>
          <w:rPr>
            <w:rFonts w:ascii="Cambria Math" w:eastAsiaTheme="minorEastAsia" w:hAnsi="Cambria Math" w:cs="Times New Roman"/>
            <w:strike/>
            <w:color w:val="EE0000"/>
            <w:kern w:val="2"/>
            <w:sz w:val="22"/>
            <w:szCs w:val="22"/>
            <w:rPrChange w:id="179" w:author="帅 张" w:date="2025-12-21T16:50:00Z" w16du:dateUtc="2025-12-21T08:50:00Z">
              <w:rPr>
                <w:rFonts w:ascii="Cambria Math" w:eastAsiaTheme="minorEastAsia" w:hAnsi="Cambria Math" w:cs="Times New Roman"/>
                <w:kern w:val="2"/>
                <w:sz w:val="22"/>
                <w:szCs w:val="22"/>
              </w:rPr>
            </w:rPrChange>
          </w:rPr>
          <m:t>ML</m:t>
        </m:r>
      </m:oMath>
      <w:moveFrom w:id="180" w:author="帅 张" w:date="2025-12-21T16:21:00Z" w16du:dateUtc="2025-12-21T08:21:00Z">
        <w:r w:rsidR="0083302B" w:rsidRPr="00732184" w:rsidDel="00471903">
          <w:rPr>
            <w:rFonts w:ascii="Times New Roman" w:eastAsiaTheme="minorEastAsia" w:hAnsi="Times New Roman" w:cs="Times New Roman"/>
            <w:iCs/>
            <w:strike/>
            <w:color w:val="EE0000"/>
            <w:kern w:val="2"/>
            <w:sz w:val="22"/>
            <w:szCs w:val="22"/>
            <w:rPrChange w:id="181" w:author="帅 张" w:date="2025-12-21T16:50:00Z" w16du:dateUtc="2025-12-21T08:50:00Z">
              <w:rPr>
                <w:rFonts w:ascii="Times New Roman" w:eastAsiaTheme="minorEastAsia" w:hAnsi="Times New Roman" w:cs="Times New Roman"/>
                <w:iCs/>
                <w:kern w:val="2"/>
                <w:sz w:val="22"/>
                <w:szCs w:val="22"/>
              </w:rPr>
            </w:rPrChange>
          </w:rPr>
          <w:tab/>
        </w:r>
        <w:r w:rsidR="00787154" w:rsidRPr="00732184" w:rsidDel="00471903">
          <w:rPr>
            <w:rFonts w:ascii="Times New Roman" w:eastAsiaTheme="minorEastAsia" w:hAnsi="Times New Roman" w:cs="Times New Roman"/>
            <w:iCs/>
            <w:strike/>
            <w:color w:val="EE0000"/>
            <w:kern w:val="2"/>
            <w:sz w:val="22"/>
            <w:szCs w:val="22"/>
            <w:rPrChange w:id="182"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183" w:author="帅 张" w:date="2025-12-21T16:50:00Z" w16du:dateUtc="2025-12-21T08:50:00Z">
              <w:rPr>
                <w:rFonts w:ascii="Times New Roman" w:eastAsiaTheme="minorEastAsia" w:hAnsi="Times New Roman" w:cs="Times New Roman"/>
                <w:iCs/>
                <w:kern w:val="2"/>
                <w:sz w:val="22"/>
                <w:szCs w:val="22"/>
              </w:rPr>
            </w:rPrChange>
          </w:rPr>
          <w:t xml:space="preserve">Machine </w:t>
        </w:r>
        <w:r w:rsidR="003E6AB6" w:rsidRPr="00732184" w:rsidDel="00471903">
          <w:rPr>
            <w:rFonts w:ascii="Times New Roman" w:eastAsiaTheme="minorEastAsia" w:hAnsi="Times New Roman" w:cs="Times New Roman"/>
            <w:iCs/>
            <w:strike/>
            <w:color w:val="EE0000"/>
            <w:kern w:val="2"/>
            <w:sz w:val="22"/>
            <w:szCs w:val="22"/>
            <w:rPrChange w:id="184" w:author="帅 张" w:date="2025-12-21T16:50:00Z" w16du:dateUtc="2025-12-21T08:50:00Z">
              <w:rPr>
                <w:rFonts w:ascii="Times New Roman" w:eastAsiaTheme="minorEastAsia" w:hAnsi="Times New Roman" w:cs="Times New Roman"/>
                <w:iCs/>
                <w:kern w:val="2"/>
                <w:sz w:val="22"/>
                <w:szCs w:val="22"/>
              </w:rPr>
            </w:rPrChange>
          </w:rPr>
          <w:t>l</w:t>
        </w:r>
        <w:r w:rsidR="004B3A2C" w:rsidRPr="00732184" w:rsidDel="00471903">
          <w:rPr>
            <w:rFonts w:ascii="Times New Roman" w:eastAsiaTheme="minorEastAsia" w:hAnsi="Times New Roman" w:cs="Times New Roman"/>
            <w:iCs/>
            <w:strike/>
            <w:color w:val="EE0000"/>
            <w:kern w:val="2"/>
            <w:sz w:val="22"/>
            <w:szCs w:val="22"/>
            <w:rPrChange w:id="185" w:author="帅 张" w:date="2025-12-21T16:50:00Z" w16du:dateUtc="2025-12-21T08:50:00Z">
              <w:rPr>
                <w:rFonts w:ascii="Times New Roman" w:eastAsiaTheme="minorEastAsia" w:hAnsi="Times New Roman" w:cs="Times New Roman"/>
                <w:iCs/>
                <w:kern w:val="2"/>
                <w:sz w:val="22"/>
                <w:szCs w:val="22"/>
              </w:rPr>
            </w:rPrChange>
          </w:rPr>
          <w:t>earning</w:t>
        </w:r>
      </w:moveFrom>
    </w:p>
    <w:p w14:paraId="29342B5F" w14:textId="05AA191E" w:rsidR="0083302B" w:rsidRPr="00732184" w:rsidDel="00471903" w:rsidRDefault="00000000" w:rsidP="00801EA0">
      <w:pPr>
        <w:widowControl w:val="0"/>
        <w:pBdr>
          <w:top w:val="single" w:sz="4" w:space="1" w:color="auto"/>
          <w:left w:val="single" w:sz="4" w:space="4" w:color="auto"/>
          <w:bottom w:val="single" w:sz="4" w:space="0" w:color="auto"/>
          <w:right w:val="single" w:sz="4" w:space="0" w:color="auto"/>
        </w:pBdr>
        <w:jc w:val="both"/>
        <w:rPr>
          <w:moveFrom w:id="186" w:author="帅 张" w:date="2025-12-21T16:21:00Z" w16du:dateUtc="2025-12-21T08:21:00Z"/>
          <w:rFonts w:ascii="Times New Roman" w:eastAsiaTheme="minorEastAsia" w:hAnsi="Times New Roman" w:cs="Times New Roman"/>
          <w:iCs/>
          <w:strike/>
          <w:color w:val="EE0000"/>
          <w:kern w:val="2"/>
          <w:sz w:val="22"/>
          <w:szCs w:val="22"/>
          <w:rPrChange w:id="187" w:author="帅 张" w:date="2025-12-21T16:50:00Z" w16du:dateUtc="2025-12-21T08:50:00Z">
            <w:rPr>
              <w:moveFrom w:id="188" w:author="帅 张" w:date="2025-12-21T16:21:00Z" w16du:dateUtc="2025-12-21T08:21:00Z"/>
              <w:rFonts w:ascii="Times New Roman" w:eastAsiaTheme="minorEastAsia" w:hAnsi="Times New Roman" w:cs="Times New Roman"/>
              <w:iCs/>
              <w:kern w:val="2"/>
              <w:sz w:val="22"/>
              <w:szCs w:val="22"/>
            </w:rPr>
          </w:rPrChange>
        </w:rPr>
      </w:pPr>
      <m:oMath>
        <m:sSub>
          <m:sSubPr>
            <m:ctrlPr>
              <w:rPr>
                <w:rFonts w:ascii="Cambria Math" w:eastAsiaTheme="minorEastAsia" w:hAnsi="Cambria Math" w:cs="Times New Roman"/>
                <w:iCs/>
                <w:strike/>
                <w:color w:val="EE0000"/>
                <w:kern w:val="2"/>
                <w:sz w:val="22"/>
                <w:szCs w:val="22"/>
              </w:rPr>
            </m:ctrlPr>
          </m:sSubPr>
          <m:e>
            <m:r>
              <w:rPr>
                <w:rFonts w:ascii="Cambria Math" w:eastAsiaTheme="minorEastAsia" w:hAnsi="Cambria Math" w:cs="Times New Roman"/>
                <w:strike/>
                <w:color w:val="EE0000"/>
                <w:kern w:val="2"/>
                <w:sz w:val="22"/>
                <w:szCs w:val="22"/>
                <w:rPrChange w:id="189" w:author="帅 张" w:date="2025-12-21T16:50:00Z" w16du:dateUtc="2025-12-21T08:50:00Z">
                  <w:rPr>
                    <w:rFonts w:ascii="Cambria Math" w:eastAsiaTheme="minorEastAsia" w:hAnsi="Cambria Math" w:cs="Times New Roman"/>
                    <w:kern w:val="2"/>
                    <w:sz w:val="22"/>
                    <w:szCs w:val="22"/>
                  </w:rPr>
                </w:rPrChange>
              </w:rPr>
              <m:t>C</m:t>
            </m:r>
          </m:e>
          <m:sub>
            <m:r>
              <w:rPr>
                <w:rFonts w:ascii="Cambria Math" w:eastAsiaTheme="minorEastAsia" w:hAnsi="Cambria Math" w:cs="Times New Roman"/>
                <w:strike/>
                <w:color w:val="EE0000"/>
                <w:kern w:val="2"/>
                <w:sz w:val="22"/>
                <w:szCs w:val="22"/>
                <w:rPrChange w:id="190" w:author="帅 张" w:date="2025-12-21T16:50:00Z" w16du:dateUtc="2025-12-21T08:50:00Z">
                  <w:rPr>
                    <w:rFonts w:ascii="Cambria Math" w:eastAsiaTheme="minorEastAsia" w:hAnsi="Cambria Math" w:cs="Times New Roman"/>
                    <w:kern w:val="2"/>
                    <w:sz w:val="22"/>
                    <w:szCs w:val="22"/>
                  </w:rPr>
                </w:rPrChange>
              </w:rPr>
              <m:t>p</m:t>
            </m:r>
          </m:sub>
        </m:sSub>
      </m:oMath>
      <w:moveFrom w:id="191" w:author="帅 张" w:date="2025-12-21T16:21:00Z" w16du:dateUtc="2025-12-21T08:21:00Z">
        <w:r w:rsidR="0083302B" w:rsidRPr="00732184" w:rsidDel="00471903">
          <w:rPr>
            <w:rFonts w:ascii="Times New Roman" w:eastAsiaTheme="minorEastAsia" w:hAnsi="Times New Roman" w:cs="Times New Roman"/>
            <w:iCs/>
            <w:strike/>
            <w:color w:val="EE0000"/>
            <w:kern w:val="2"/>
            <w:sz w:val="22"/>
            <w:szCs w:val="22"/>
            <w:rPrChange w:id="192" w:author="帅 张" w:date="2025-12-21T16:50:00Z" w16du:dateUtc="2025-12-21T08:50:00Z">
              <w:rPr>
                <w:rFonts w:ascii="Times New Roman" w:eastAsiaTheme="minorEastAsia" w:hAnsi="Times New Roman" w:cs="Times New Roman"/>
                <w:iCs/>
                <w:kern w:val="2"/>
                <w:sz w:val="22"/>
                <w:szCs w:val="22"/>
              </w:rPr>
            </w:rPrChange>
          </w:rPr>
          <w:tab/>
        </w:r>
        <w:r w:rsidR="00787154" w:rsidRPr="00732184" w:rsidDel="00471903">
          <w:rPr>
            <w:rFonts w:ascii="Times New Roman" w:eastAsiaTheme="minorEastAsia" w:hAnsi="Times New Roman" w:cs="Times New Roman"/>
            <w:iCs/>
            <w:strike/>
            <w:color w:val="EE0000"/>
            <w:kern w:val="2"/>
            <w:sz w:val="22"/>
            <w:szCs w:val="22"/>
            <w:rPrChange w:id="193"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194" w:author="帅 张" w:date="2025-12-21T16:50:00Z" w16du:dateUtc="2025-12-21T08:50:00Z">
              <w:rPr>
                <w:rFonts w:ascii="Times New Roman" w:eastAsiaTheme="minorEastAsia" w:hAnsi="Times New Roman" w:cs="Times New Roman"/>
                <w:iCs/>
                <w:kern w:val="2"/>
                <w:sz w:val="22"/>
                <w:szCs w:val="22"/>
              </w:rPr>
            </w:rPrChange>
          </w:rPr>
          <w:t xml:space="preserve">Heat </w:t>
        </w:r>
        <w:r w:rsidR="003E6AB6" w:rsidRPr="00732184" w:rsidDel="00471903">
          <w:rPr>
            <w:rFonts w:ascii="Times New Roman" w:eastAsiaTheme="minorEastAsia" w:hAnsi="Times New Roman" w:cs="Times New Roman"/>
            <w:iCs/>
            <w:strike/>
            <w:color w:val="EE0000"/>
            <w:kern w:val="2"/>
            <w:sz w:val="22"/>
            <w:szCs w:val="22"/>
            <w:rPrChange w:id="195" w:author="帅 张" w:date="2025-12-21T16:50:00Z" w16du:dateUtc="2025-12-21T08:50:00Z">
              <w:rPr>
                <w:rFonts w:ascii="Times New Roman" w:eastAsiaTheme="minorEastAsia" w:hAnsi="Times New Roman" w:cs="Times New Roman"/>
                <w:iCs/>
                <w:kern w:val="2"/>
                <w:sz w:val="22"/>
                <w:szCs w:val="22"/>
              </w:rPr>
            </w:rPrChange>
          </w:rPr>
          <w:t>c</w:t>
        </w:r>
        <w:r w:rsidR="004B3A2C" w:rsidRPr="00732184" w:rsidDel="00471903">
          <w:rPr>
            <w:rFonts w:ascii="Times New Roman" w:eastAsiaTheme="minorEastAsia" w:hAnsi="Times New Roman" w:cs="Times New Roman"/>
            <w:iCs/>
            <w:strike/>
            <w:color w:val="EE0000"/>
            <w:kern w:val="2"/>
            <w:sz w:val="22"/>
            <w:szCs w:val="22"/>
            <w:rPrChange w:id="196" w:author="帅 张" w:date="2025-12-21T16:50:00Z" w16du:dateUtc="2025-12-21T08:50:00Z">
              <w:rPr>
                <w:rFonts w:ascii="Times New Roman" w:eastAsiaTheme="minorEastAsia" w:hAnsi="Times New Roman" w:cs="Times New Roman"/>
                <w:iCs/>
                <w:kern w:val="2"/>
                <w:sz w:val="22"/>
                <w:szCs w:val="22"/>
              </w:rPr>
            </w:rPrChange>
          </w:rPr>
          <w:t>apacity</w:t>
        </w:r>
      </w:moveFrom>
    </w:p>
    <w:p w14:paraId="5170B5E0" w14:textId="7A86D103" w:rsidR="0083302B" w:rsidRPr="00732184" w:rsidDel="00471903" w:rsidRDefault="00787154" w:rsidP="00801EA0">
      <w:pPr>
        <w:widowControl w:val="0"/>
        <w:pBdr>
          <w:top w:val="single" w:sz="4" w:space="1" w:color="auto"/>
          <w:left w:val="single" w:sz="4" w:space="4" w:color="auto"/>
          <w:bottom w:val="single" w:sz="4" w:space="0" w:color="auto"/>
          <w:right w:val="single" w:sz="4" w:space="0" w:color="auto"/>
        </w:pBdr>
        <w:jc w:val="both"/>
        <w:rPr>
          <w:moveFrom w:id="197" w:author="帅 张" w:date="2025-12-21T16:21:00Z" w16du:dateUtc="2025-12-21T08:21:00Z"/>
          <w:rFonts w:ascii="Times New Roman" w:eastAsiaTheme="minorEastAsia" w:hAnsi="Times New Roman" w:cs="Times New Roman"/>
          <w:iCs/>
          <w:strike/>
          <w:color w:val="EE0000"/>
          <w:kern w:val="2"/>
          <w:sz w:val="22"/>
          <w:szCs w:val="22"/>
          <w:rPrChange w:id="198" w:author="帅 张" w:date="2025-12-21T16:50:00Z" w16du:dateUtc="2025-12-21T08:50:00Z">
            <w:rPr>
              <w:moveFrom w:id="199" w:author="帅 张" w:date="2025-12-21T16:21:00Z" w16du:dateUtc="2025-12-21T08:21:00Z"/>
              <w:rFonts w:ascii="Times New Roman" w:eastAsiaTheme="minorEastAsia" w:hAnsi="Times New Roman" w:cs="Times New Roman"/>
              <w:iCs/>
              <w:kern w:val="2"/>
              <w:sz w:val="22"/>
              <w:szCs w:val="22"/>
            </w:rPr>
          </w:rPrChange>
        </w:rPr>
      </w:pPr>
      <m:oMath>
        <m:r>
          <m:rPr>
            <m:sty m:val="p"/>
          </m:rPr>
          <w:rPr>
            <w:rFonts w:ascii="Cambria Math" w:eastAsiaTheme="minorEastAsia" w:hAnsi="Cambria Math" w:cs="Times New Roman"/>
            <w:strike/>
            <w:color w:val="EE0000"/>
            <w:kern w:val="2"/>
            <w:sz w:val="22"/>
            <w:szCs w:val="22"/>
            <w:rPrChange w:id="200" w:author="帅 张" w:date="2025-12-21T16:50:00Z" w16du:dateUtc="2025-12-21T08:50:00Z">
              <w:rPr>
                <w:rFonts w:ascii="Cambria Math" w:eastAsiaTheme="minorEastAsia" w:hAnsi="Cambria Math" w:cs="Times New Roman"/>
                <w:kern w:val="2"/>
                <w:sz w:val="22"/>
                <w:szCs w:val="22"/>
              </w:rPr>
            </w:rPrChange>
          </w:rPr>
          <m:t>ΔHvap</m:t>
        </m:r>
      </m:oMath>
      <w:moveFrom w:id="201" w:author="帅 张" w:date="2025-12-21T16:21:00Z" w16du:dateUtc="2025-12-21T08:21:00Z">
        <w:r w:rsidRPr="00732184" w:rsidDel="00471903">
          <w:rPr>
            <w:rFonts w:ascii="Times New Roman" w:eastAsiaTheme="minorEastAsia" w:hAnsi="Times New Roman" w:cs="Times New Roman"/>
            <w:iCs/>
            <w:strike/>
            <w:color w:val="EE0000"/>
            <w:kern w:val="2"/>
            <w:sz w:val="22"/>
            <w:szCs w:val="22"/>
            <w:rPrChange w:id="202"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203" w:author="帅 张" w:date="2025-12-21T16:50:00Z" w16du:dateUtc="2025-12-21T08:50:00Z">
              <w:rPr>
                <w:rFonts w:ascii="Times New Roman" w:eastAsiaTheme="minorEastAsia" w:hAnsi="Times New Roman" w:cs="Times New Roman"/>
                <w:iCs/>
                <w:kern w:val="2"/>
                <w:sz w:val="22"/>
                <w:szCs w:val="22"/>
              </w:rPr>
            </w:rPrChange>
          </w:rPr>
          <w:t xml:space="preserve">Enthalpy of </w:t>
        </w:r>
        <w:r w:rsidR="003E6AB6" w:rsidRPr="00732184" w:rsidDel="00471903">
          <w:rPr>
            <w:rFonts w:ascii="Times New Roman" w:eastAsiaTheme="minorEastAsia" w:hAnsi="Times New Roman" w:cs="Times New Roman"/>
            <w:iCs/>
            <w:strike/>
            <w:color w:val="EE0000"/>
            <w:kern w:val="2"/>
            <w:sz w:val="22"/>
            <w:szCs w:val="22"/>
            <w:rPrChange w:id="204" w:author="帅 张" w:date="2025-12-21T16:50:00Z" w16du:dateUtc="2025-12-21T08:50:00Z">
              <w:rPr>
                <w:rFonts w:ascii="Times New Roman" w:eastAsiaTheme="minorEastAsia" w:hAnsi="Times New Roman" w:cs="Times New Roman"/>
                <w:iCs/>
                <w:kern w:val="2"/>
                <w:sz w:val="22"/>
                <w:szCs w:val="22"/>
              </w:rPr>
            </w:rPrChange>
          </w:rPr>
          <w:t>v</w:t>
        </w:r>
        <w:r w:rsidR="004B3A2C" w:rsidRPr="00732184" w:rsidDel="00471903">
          <w:rPr>
            <w:rFonts w:ascii="Times New Roman" w:eastAsiaTheme="minorEastAsia" w:hAnsi="Times New Roman" w:cs="Times New Roman"/>
            <w:iCs/>
            <w:strike/>
            <w:color w:val="EE0000"/>
            <w:kern w:val="2"/>
            <w:sz w:val="22"/>
            <w:szCs w:val="22"/>
            <w:rPrChange w:id="205" w:author="帅 张" w:date="2025-12-21T16:50:00Z" w16du:dateUtc="2025-12-21T08:50:00Z">
              <w:rPr>
                <w:rFonts w:ascii="Times New Roman" w:eastAsiaTheme="minorEastAsia" w:hAnsi="Times New Roman" w:cs="Times New Roman"/>
                <w:iCs/>
                <w:kern w:val="2"/>
                <w:sz w:val="22"/>
                <w:szCs w:val="22"/>
              </w:rPr>
            </w:rPrChange>
          </w:rPr>
          <w:t>aporization</w:t>
        </w:r>
      </w:moveFrom>
    </w:p>
    <w:p w14:paraId="6BFE2E76" w14:textId="59552549" w:rsidR="0083302B" w:rsidRPr="00732184" w:rsidDel="00471903" w:rsidRDefault="00787154" w:rsidP="00801EA0">
      <w:pPr>
        <w:widowControl w:val="0"/>
        <w:pBdr>
          <w:top w:val="single" w:sz="4" w:space="1" w:color="auto"/>
          <w:left w:val="single" w:sz="4" w:space="4" w:color="auto"/>
          <w:bottom w:val="single" w:sz="4" w:space="0" w:color="auto"/>
          <w:right w:val="single" w:sz="4" w:space="0" w:color="auto"/>
        </w:pBdr>
        <w:jc w:val="both"/>
        <w:rPr>
          <w:moveFrom w:id="206" w:author="帅 张" w:date="2025-12-21T16:21:00Z" w16du:dateUtc="2025-12-21T08:21:00Z"/>
          <w:rFonts w:ascii="Times New Roman" w:eastAsiaTheme="minorEastAsia" w:hAnsi="Times New Roman" w:cs="Times New Roman"/>
          <w:iCs/>
          <w:strike/>
          <w:color w:val="EE0000"/>
          <w:kern w:val="2"/>
          <w:sz w:val="22"/>
          <w:szCs w:val="22"/>
          <w:rPrChange w:id="207" w:author="帅 张" w:date="2025-12-21T16:50:00Z" w16du:dateUtc="2025-12-21T08:50:00Z">
            <w:rPr>
              <w:moveFrom w:id="208" w:author="帅 张" w:date="2025-12-21T16:21:00Z" w16du:dateUtc="2025-12-21T08:21:00Z"/>
              <w:rFonts w:ascii="Times New Roman" w:eastAsiaTheme="minorEastAsia" w:hAnsi="Times New Roman" w:cs="Times New Roman"/>
              <w:iCs/>
              <w:kern w:val="2"/>
              <w:sz w:val="22"/>
              <w:szCs w:val="22"/>
            </w:rPr>
          </w:rPrChange>
        </w:rPr>
      </w:pPr>
      <m:oMath>
        <m:r>
          <w:rPr>
            <w:rFonts w:ascii="Cambria Math" w:eastAsiaTheme="minorEastAsia" w:hAnsi="Cambria Math" w:cs="Times New Roman"/>
            <w:strike/>
            <w:color w:val="EE0000"/>
            <w:kern w:val="2"/>
            <w:sz w:val="22"/>
            <w:szCs w:val="22"/>
            <w:rPrChange w:id="209" w:author="帅 张" w:date="2025-12-21T16:50:00Z" w16du:dateUtc="2025-12-21T08:50:00Z">
              <w:rPr>
                <w:rFonts w:ascii="Cambria Math" w:eastAsiaTheme="minorEastAsia" w:hAnsi="Cambria Math" w:cs="Times New Roman"/>
                <w:kern w:val="2"/>
                <w:sz w:val="22"/>
                <w:szCs w:val="22"/>
              </w:rPr>
            </w:rPrChange>
          </w:rPr>
          <m:t>U</m:t>
        </m:r>
      </m:oMath>
      <w:moveFrom w:id="210" w:author="帅 张" w:date="2025-12-21T16:21:00Z" w16du:dateUtc="2025-12-21T08:21:00Z">
        <w:r w:rsidR="0083302B" w:rsidRPr="00732184" w:rsidDel="00471903">
          <w:rPr>
            <w:rFonts w:ascii="Times New Roman" w:eastAsiaTheme="minorEastAsia" w:hAnsi="Times New Roman" w:cs="Times New Roman"/>
            <w:iCs/>
            <w:strike/>
            <w:color w:val="EE0000"/>
            <w:kern w:val="2"/>
            <w:sz w:val="22"/>
            <w:szCs w:val="22"/>
            <w:rPrChange w:id="211" w:author="帅 张" w:date="2025-12-21T16:50:00Z" w16du:dateUtc="2025-12-21T08:50:00Z">
              <w:rPr>
                <w:rFonts w:ascii="Times New Roman" w:eastAsiaTheme="minorEastAsia" w:hAnsi="Times New Roman" w:cs="Times New Roman"/>
                <w:iCs/>
                <w:kern w:val="2"/>
                <w:sz w:val="22"/>
                <w:szCs w:val="22"/>
              </w:rPr>
            </w:rPrChange>
          </w:rPr>
          <w:tab/>
        </w:r>
        <w:r w:rsidRPr="00732184" w:rsidDel="00471903">
          <w:rPr>
            <w:rFonts w:ascii="Times New Roman" w:eastAsiaTheme="minorEastAsia" w:hAnsi="Times New Roman" w:cs="Times New Roman"/>
            <w:iCs/>
            <w:strike/>
            <w:color w:val="EE0000"/>
            <w:kern w:val="2"/>
            <w:sz w:val="22"/>
            <w:szCs w:val="22"/>
            <w:rPrChange w:id="212"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213" w:author="帅 张" w:date="2025-12-21T16:50:00Z" w16du:dateUtc="2025-12-21T08:50:00Z">
              <w:rPr>
                <w:rFonts w:ascii="Times New Roman" w:eastAsiaTheme="minorEastAsia" w:hAnsi="Times New Roman" w:cs="Times New Roman"/>
                <w:iCs/>
                <w:kern w:val="2"/>
                <w:sz w:val="22"/>
                <w:szCs w:val="22"/>
              </w:rPr>
            </w:rPrChange>
          </w:rPr>
          <w:t xml:space="preserve">Internal </w:t>
        </w:r>
        <w:r w:rsidR="003E6AB6" w:rsidRPr="00732184" w:rsidDel="00471903">
          <w:rPr>
            <w:rFonts w:ascii="Times New Roman" w:eastAsiaTheme="minorEastAsia" w:hAnsi="Times New Roman" w:cs="Times New Roman"/>
            <w:iCs/>
            <w:strike/>
            <w:color w:val="EE0000"/>
            <w:kern w:val="2"/>
            <w:sz w:val="22"/>
            <w:szCs w:val="22"/>
            <w:rPrChange w:id="214" w:author="帅 张" w:date="2025-12-21T16:50:00Z" w16du:dateUtc="2025-12-21T08:50:00Z">
              <w:rPr>
                <w:rFonts w:ascii="Times New Roman" w:eastAsiaTheme="minorEastAsia" w:hAnsi="Times New Roman" w:cs="Times New Roman"/>
                <w:iCs/>
                <w:kern w:val="2"/>
                <w:sz w:val="22"/>
                <w:szCs w:val="22"/>
              </w:rPr>
            </w:rPrChange>
          </w:rPr>
          <w:t>e</w:t>
        </w:r>
        <w:r w:rsidR="004B3A2C" w:rsidRPr="00732184" w:rsidDel="00471903">
          <w:rPr>
            <w:rFonts w:ascii="Times New Roman" w:eastAsiaTheme="minorEastAsia" w:hAnsi="Times New Roman" w:cs="Times New Roman"/>
            <w:iCs/>
            <w:strike/>
            <w:color w:val="EE0000"/>
            <w:kern w:val="2"/>
            <w:sz w:val="22"/>
            <w:szCs w:val="22"/>
            <w:rPrChange w:id="215" w:author="帅 张" w:date="2025-12-21T16:50:00Z" w16du:dateUtc="2025-12-21T08:50:00Z">
              <w:rPr>
                <w:rFonts w:ascii="Times New Roman" w:eastAsiaTheme="minorEastAsia" w:hAnsi="Times New Roman" w:cs="Times New Roman"/>
                <w:iCs/>
                <w:kern w:val="2"/>
                <w:sz w:val="22"/>
                <w:szCs w:val="22"/>
              </w:rPr>
            </w:rPrChange>
          </w:rPr>
          <w:t>nergy</w:t>
        </w:r>
      </w:moveFrom>
    </w:p>
    <w:p w14:paraId="114947C7" w14:textId="268D550D" w:rsidR="0083302B" w:rsidRPr="00732184" w:rsidDel="00471903" w:rsidRDefault="00000000" w:rsidP="00801EA0">
      <w:pPr>
        <w:widowControl w:val="0"/>
        <w:pBdr>
          <w:top w:val="single" w:sz="4" w:space="1" w:color="auto"/>
          <w:left w:val="single" w:sz="4" w:space="4" w:color="auto"/>
          <w:bottom w:val="single" w:sz="4" w:space="0" w:color="auto"/>
          <w:right w:val="single" w:sz="4" w:space="0" w:color="auto"/>
        </w:pBdr>
        <w:jc w:val="both"/>
        <w:rPr>
          <w:moveFrom w:id="216" w:author="帅 张" w:date="2025-12-21T16:21:00Z" w16du:dateUtc="2025-12-21T08:21:00Z"/>
          <w:rFonts w:ascii="Times New Roman" w:eastAsiaTheme="minorEastAsia" w:hAnsi="Times New Roman" w:cs="Times New Roman"/>
          <w:iCs/>
          <w:strike/>
          <w:color w:val="EE0000"/>
          <w:kern w:val="2"/>
          <w:sz w:val="22"/>
          <w:szCs w:val="22"/>
          <w:rPrChange w:id="217" w:author="帅 张" w:date="2025-12-21T16:50:00Z" w16du:dateUtc="2025-12-21T08:50:00Z">
            <w:rPr>
              <w:moveFrom w:id="218" w:author="帅 张" w:date="2025-12-21T16:21:00Z" w16du:dateUtc="2025-12-21T08:21:00Z"/>
              <w:rFonts w:ascii="Times New Roman" w:eastAsiaTheme="minorEastAsia" w:hAnsi="Times New Roman" w:cs="Times New Roman"/>
              <w:iCs/>
              <w:kern w:val="2"/>
              <w:sz w:val="22"/>
              <w:szCs w:val="22"/>
            </w:rPr>
          </w:rPrChange>
        </w:rPr>
      </w:pPr>
      <m:oMath>
        <m:sSub>
          <m:sSubPr>
            <m:ctrlPr>
              <w:rPr>
                <w:rFonts w:ascii="Cambria Math" w:eastAsiaTheme="minorEastAsia" w:hAnsi="Cambria Math" w:cs="Times New Roman"/>
                <w:iCs/>
                <w:strike/>
                <w:color w:val="EE0000"/>
                <w:kern w:val="2"/>
                <w:sz w:val="22"/>
                <w:szCs w:val="22"/>
              </w:rPr>
            </m:ctrlPr>
          </m:sSubPr>
          <m:e>
            <m:r>
              <w:rPr>
                <w:rFonts w:ascii="Cambria Math" w:eastAsiaTheme="minorEastAsia" w:hAnsi="Cambria Math" w:cs="Times New Roman"/>
                <w:strike/>
                <w:color w:val="EE0000"/>
                <w:kern w:val="2"/>
                <w:sz w:val="22"/>
                <w:szCs w:val="22"/>
                <w:rPrChange w:id="219" w:author="帅 张" w:date="2025-12-21T16:50:00Z" w16du:dateUtc="2025-12-21T08:50:00Z">
                  <w:rPr>
                    <w:rFonts w:ascii="Cambria Math" w:eastAsiaTheme="minorEastAsia" w:hAnsi="Cambria Math" w:cs="Times New Roman"/>
                    <w:kern w:val="2"/>
                    <w:sz w:val="22"/>
                    <w:szCs w:val="22"/>
                  </w:rPr>
                </w:rPrChange>
              </w:rPr>
              <m:t>ρ</m:t>
            </m:r>
          </m:e>
          <m:sub>
            <m:r>
              <w:rPr>
                <w:rFonts w:ascii="Cambria Math" w:eastAsiaTheme="minorEastAsia" w:hAnsi="Cambria Math" w:cs="Times New Roman"/>
                <w:strike/>
                <w:color w:val="EE0000"/>
                <w:kern w:val="2"/>
                <w:sz w:val="22"/>
                <w:szCs w:val="22"/>
                <w:rPrChange w:id="220" w:author="帅 张" w:date="2025-12-21T16:50:00Z" w16du:dateUtc="2025-12-21T08:50:00Z">
                  <w:rPr>
                    <w:rFonts w:ascii="Cambria Math" w:eastAsiaTheme="minorEastAsia" w:hAnsi="Cambria Math" w:cs="Times New Roman"/>
                    <w:kern w:val="2"/>
                    <w:sz w:val="22"/>
                    <w:szCs w:val="22"/>
                  </w:rPr>
                </w:rPrChange>
              </w:rPr>
              <m:t>L</m:t>
            </m:r>
          </m:sub>
        </m:sSub>
      </m:oMath>
      <w:moveFrom w:id="221" w:author="帅 张" w:date="2025-12-21T16:21:00Z" w16du:dateUtc="2025-12-21T08:21:00Z">
        <w:r w:rsidR="0083302B" w:rsidRPr="00732184" w:rsidDel="00471903">
          <w:rPr>
            <w:rFonts w:ascii="Times New Roman" w:eastAsiaTheme="minorEastAsia" w:hAnsi="Times New Roman" w:cs="Times New Roman"/>
            <w:iCs/>
            <w:strike/>
            <w:color w:val="EE0000"/>
            <w:kern w:val="2"/>
            <w:sz w:val="22"/>
            <w:szCs w:val="22"/>
            <w:rPrChange w:id="222" w:author="帅 张" w:date="2025-12-21T16:50:00Z" w16du:dateUtc="2025-12-21T08:50:00Z">
              <w:rPr>
                <w:rFonts w:ascii="Times New Roman" w:eastAsiaTheme="minorEastAsia" w:hAnsi="Times New Roman" w:cs="Times New Roman"/>
                <w:iCs/>
                <w:kern w:val="2"/>
                <w:sz w:val="22"/>
                <w:szCs w:val="22"/>
              </w:rPr>
            </w:rPrChange>
          </w:rPr>
          <w:tab/>
        </w:r>
        <w:r w:rsidR="00787154" w:rsidRPr="00732184" w:rsidDel="00471903">
          <w:rPr>
            <w:rFonts w:ascii="Times New Roman" w:eastAsiaTheme="minorEastAsia" w:hAnsi="Times New Roman" w:cs="Times New Roman"/>
            <w:iCs/>
            <w:strike/>
            <w:color w:val="EE0000"/>
            <w:kern w:val="2"/>
            <w:sz w:val="22"/>
            <w:szCs w:val="22"/>
            <w:rPrChange w:id="223"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224" w:author="帅 张" w:date="2025-12-21T16:50:00Z" w16du:dateUtc="2025-12-21T08:50:00Z">
              <w:rPr>
                <w:rFonts w:ascii="Times New Roman" w:eastAsiaTheme="minorEastAsia" w:hAnsi="Times New Roman" w:cs="Times New Roman"/>
                <w:iCs/>
                <w:kern w:val="2"/>
                <w:sz w:val="22"/>
                <w:szCs w:val="22"/>
              </w:rPr>
            </w:rPrChange>
          </w:rPr>
          <w:t xml:space="preserve">Liquid </w:t>
        </w:r>
        <w:r w:rsidR="003E6AB6" w:rsidRPr="00732184" w:rsidDel="00471903">
          <w:rPr>
            <w:rFonts w:ascii="Times New Roman" w:eastAsiaTheme="minorEastAsia" w:hAnsi="Times New Roman" w:cs="Times New Roman"/>
            <w:iCs/>
            <w:strike/>
            <w:color w:val="EE0000"/>
            <w:kern w:val="2"/>
            <w:sz w:val="22"/>
            <w:szCs w:val="22"/>
            <w:rPrChange w:id="225" w:author="帅 张" w:date="2025-12-21T16:50:00Z" w16du:dateUtc="2025-12-21T08:50:00Z">
              <w:rPr>
                <w:rFonts w:ascii="Times New Roman" w:eastAsiaTheme="minorEastAsia" w:hAnsi="Times New Roman" w:cs="Times New Roman"/>
                <w:iCs/>
                <w:kern w:val="2"/>
                <w:sz w:val="22"/>
                <w:szCs w:val="22"/>
              </w:rPr>
            </w:rPrChange>
          </w:rPr>
          <w:t>d</w:t>
        </w:r>
        <w:r w:rsidR="004B3A2C" w:rsidRPr="00732184" w:rsidDel="00471903">
          <w:rPr>
            <w:rFonts w:ascii="Times New Roman" w:eastAsiaTheme="minorEastAsia" w:hAnsi="Times New Roman" w:cs="Times New Roman"/>
            <w:iCs/>
            <w:strike/>
            <w:color w:val="EE0000"/>
            <w:kern w:val="2"/>
            <w:sz w:val="22"/>
            <w:szCs w:val="22"/>
            <w:rPrChange w:id="226" w:author="帅 张" w:date="2025-12-21T16:50:00Z" w16du:dateUtc="2025-12-21T08:50:00Z">
              <w:rPr>
                <w:rFonts w:ascii="Times New Roman" w:eastAsiaTheme="minorEastAsia" w:hAnsi="Times New Roman" w:cs="Times New Roman"/>
                <w:iCs/>
                <w:kern w:val="2"/>
                <w:sz w:val="22"/>
                <w:szCs w:val="22"/>
              </w:rPr>
            </w:rPrChange>
          </w:rPr>
          <w:t>ensity</w:t>
        </w:r>
      </w:moveFrom>
    </w:p>
    <w:p w14:paraId="63FE5A33" w14:textId="061769FA" w:rsidR="004B3A2C" w:rsidRPr="00732184" w:rsidDel="00471903" w:rsidRDefault="004B3A2C" w:rsidP="00801EA0">
      <w:pPr>
        <w:widowControl w:val="0"/>
        <w:pBdr>
          <w:top w:val="single" w:sz="4" w:space="1" w:color="auto"/>
          <w:left w:val="single" w:sz="4" w:space="4" w:color="auto"/>
          <w:bottom w:val="single" w:sz="4" w:space="0" w:color="auto"/>
          <w:right w:val="single" w:sz="4" w:space="0" w:color="auto"/>
        </w:pBdr>
        <w:jc w:val="both"/>
        <w:rPr>
          <w:moveFrom w:id="227" w:author="帅 张" w:date="2025-12-21T16:21:00Z" w16du:dateUtc="2025-12-21T08:21:00Z"/>
          <w:rFonts w:ascii="Times New Roman" w:eastAsiaTheme="minorEastAsia" w:hAnsi="Times New Roman" w:cs="Times New Roman"/>
          <w:iCs/>
          <w:strike/>
          <w:color w:val="EE0000"/>
          <w:kern w:val="2"/>
          <w:sz w:val="22"/>
          <w:szCs w:val="22"/>
          <w:rPrChange w:id="228" w:author="帅 张" w:date="2025-12-21T16:50:00Z" w16du:dateUtc="2025-12-21T08:50:00Z">
            <w:rPr>
              <w:moveFrom w:id="229" w:author="帅 张" w:date="2025-12-21T16:21:00Z" w16du:dateUtc="2025-12-21T08:21:00Z"/>
              <w:rFonts w:ascii="Times New Roman" w:eastAsiaTheme="minorEastAsia" w:hAnsi="Times New Roman" w:cs="Times New Roman"/>
              <w:iCs/>
              <w:kern w:val="2"/>
              <w:sz w:val="22"/>
              <w:szCs w:val="22"/>
            </w:rPr>
          </w:rPrChange>
        </w:rPr>
      </w:pPr>
      <m:oMath>
        <m:r>
          <w:rPr>
            <w:rFonts w:ascii="Cambria Math" w:eastAsiaTheme="minorEastAsia" w:hAnsi="Cambria Math" w:cs="Times New Roman"/>
            <w:strike/>
            <w:color w:val="EE0000"/>
            <w:kern w:val="2"/>
            <w:sz w:val="22"/>
            <w:szCs w:val="22"/>
            <w:rPrChange w:id="230" w:author="帅 张" w:date="2025-12-21T16:50:00Z" w16du:dateUtc="2025-12-21T08:50:00Z">
              <w:rPr>
                <w:rFonts w:ascii="Cambria Math" w:eastAsiaTheme="minorEastAsia" w:hAnsi="Cambria Math" w:cs="Times New Roman"/>
                <w:kern w:val="2"/>
                <w:sz w:val="22"/>
                <w:szCs w:val="22"/>
              </w:rPr>
            </w:rPrChange>
          </w:rPr>
          <m:t>H</m:t>
        </m:r>
      </m:oMath>
      <w:moveFrom w:id="231" w:author="帅 张" w:date="2025-12-21T16:21:00Z" w16du:dateUtc="2025-12-21T08:21:00Z">
        <w:r w:rsidRPr="00732184" w:rsidDel="00471903">
          <w:rPr>
            <w:rFonts w:ascii="Times New Roman" w:eastAsiaTheme="minorEastAsia" w:hAnsi="Times New Roman" w:cs="Times New Roman"/>
            <w:iCs/>
            <w:strike/>
            <w:color w:val="EE0000"/>
            <w:kern w:val="2"/>
            <w:sz w:val="22"/>
            <w:szCs w:val="22"/>
            <w:rPrChange w:id="232" w:author="帅 张" w:date="2025-12-21T16:50:00Z" w16du:dateUtc="2025-12-21T08:50:00Z">
              <w:rPr>
                <w:rFonts w:ascii="Times New Roman" w:eastAsiaTheme="minorEastAsia" w:hAnsi="Times New Roman" w:cs="Times New Roman"/>
                <w:iCs/>
                <w:kern w:val="2"/>
                <w:sz w:val="22"/>
                <w:szCs w:val="22"/>
              </w:rPr>
            </w:rPrChange>
          </w:rPr>
          <w:tab/>
          <w:t xml:space="preserve"> Pure component enthalpy  </w:t>
        </w:r>
      </w:moveFrom>
    </w:p>
    <w:p w14:paraId="435347C7" w14:textId="5006AB1E" w:rsidR="0083302B" w:rsidRPr="00732184" w:rsidDel="00471903" w:rsidRDefault="00787154" w:rsidP="00801EA0">
      <w:pPr>
        <w:widowControl w:val="0"/>
        <w:pBdr>
          <w:top w:val="single" w:sz="4" w:space="1" w:color="auto"/>
          <w:left w:val="single" w:sz="4" w:space="4" w:color="auto"/>
          <w:bottom w:val="single" w:sz="4" w:space="0" w:color="auto"/>
          <w:right w:val="single" w:sz="4" w:space="0" w:color="auto"/>
        </w:pBdr>
        <w:jc w:val="both"/>
        <w:rPr>
          <w:moveFrom w:id="233" w:author="帅 张" w:date="2025-12-21T16:21:00Z" w16du:dateUtc="2025-12-21T08:21:00Z"/>
          <w:rFonts w:ascii="Times New Roman" w:eastAsiaTheme="minorEastAsia" w:hAnsi="Times New Roman" w:cs="Times New Roman"/>
          <w:iCs/>
          <w:strike/>
          <w:color w:val="EE0000"/>
          <w:kern w:val="2"/>
          <w:sz w:val="22"/>
          <w:szCs w:val="22"/>
          <w:rPrChange w:id="234" w:author="帅 张" w:date="2025-12-21T16:50:00Z" w16du:dateUtc="2025-12-21T08:50:00Z">
            <w:rPr>
              <w:moveFrom w:id="235" w:author="帅 张" w:date="2025-12-21T16:21:00Z" w16du:dateUtc="2025-12-21T08:21:00Z"/>
              <w:rFonts w:ascii="Times New Roman" w:eastAsiaTheme="minorEastAsia" w:hAnsi="Times New Roman" w:cs="Times New Roman"/>
              <w:iCs/>
              <w:kern w:val="2"/>
              <w:sz w:val="22"/>
              <w:szCs w:val="22"/>
            </w:rPr>
          </w:rPrChange>
        </w:rPr>
      </w:pPr>
      <m:oMath>
        <m:r>
          <w:rPr>
            <w:rFonts w:ascii="Cambria Math" w:eastAsiaTheme="minorEastAsia" w:hAnsi="Cambria Math" w:cs="Times New Roman"/>
            <w:strike/>
            <w:color w:val="EE0000"/>
            <w:kern w:val="2"/>
            <w:sz w:val="22"/>
            <w:szCs w:val="22"/>
            <w:rPrChange w:id="236" w:author="帅 张" w:date="2025-12-21T16:50:00Z" w16du:dateUtc="2025-12-21T08:50:00Z">
              <w:rPr>
                <w:rFonts w:ascii="Cambria Math" w:eastAsiaTheme="minorEastAsia" w:hAnsi="Cambria Math" w:cs="Times New Roman"/>
                <w:kern w:val="2"/>
                <w:sz w:val="22"/>
                <w:szCs w:val="22"/>
              </w:rPr>
            </w:rPrChange>
          </w:rPr>
          <m:t>Ex</m:t>
        </m:r>
      </m:oMath>
      <w:moveFrom w:id="237" w:author="帅 张" w:date="2025-12-21T16:21:00Z" w16du:dateUtc="2025-12-21T08:21:00Z">
        <w:r w:rsidR="0083302B" w:rsidRPr="00732184" w:rsidDel="00471903">
          <w:rPr>
            <w:rFonts w:ascii="Times New Roman" w:eastAsiaTheme="minorEastAsia" w:hAnsi="Times New Roman" w:cs="Times New Roman"/>
            <w:iCs/>
            <w:strike/>
            <w:color w:val="EE0000"/>
            <w:kern w:val="2"/>
            <w:sz w:val="22"/>
            <w:szCs w:val="22"/>
            <w:rPrChange w:id="238" w:author="帅 张" w:date="2025-12-21T16:50:00Z" w16du:dateUtc="2025-12-21T08:50:00Z">
              <w:rPr>
                <w:rFonts w:ascii="Times New Roman" w:eastAsiaTheme="minorEastAsia" w:hAnsi="Times New Roman" w:cs="Times New Roman"/>
                <w:iCs/>
                <w:kern w:val="2"/>
                <w:sz w:val="22"/>
                <w:szCs w:val="22"/>
              </w:rPr>
            </w:rPrChange>
          </w:rPr>
          <w:tab/>
        </w:r>
        <w:r w:rsidRPr="00732184" w:rsidDel="00471903">
          <w:rPr>
            <w:rFonts w:ascii="Times New Roman" w:eastAsiaTheme="minorEastAsia" w:hAnsi="Times New Roman" w:cs="Times New Roman"/>
            <w:iCs/>
            <w:strike/>
            <w:color w:val="EE0000"/>
            <w:kern w:val="2"/>
            <w:sz w:val="22"/>
            <w:szCs w:val="22"/>
            <w:rPrChange w:id="239"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240" w:author="帅 张" w:date="2025-12-21T16:50:00Z" w16du:dateUtc="2025-12-21T08:50:00Z">
              <w:rPr>
                <w:rFonts w:ascii="Times New Roman" w:eastAsiaTheme="minorEastAsia" w:hAnsi="Times New Roman" w:cs="Times New Roman"/>
                <w:iCs/>
                <w:kern w:val="2"/>
                <w:sz w:val="22"/>
                <w:szCs w:val="22"/>
              </w:rPr>
            </w:rPrChange>
          </w:rPr>
          <w:t xml:space="preserve">Pure component </w:t>
        </w:r>
        <w:r w:rsidR="003E6AB6" w:rsidRPr="00732184" w:rsidDel="00471903">
          <w:rPr>
            <w:rFonts w:ascii="Times New Roman" w:eastAsiaTheme="minorEastAsia" w:hAnsi="Times New Roman" w:cs="Times New Roman"/>
            <w:iCs/>
            <w:strike/>
            <w:color w:val="EE0000"/>
            <w:kern w:val="2"/>
            <w:sz w:val="22"/>
            <w:szCs w:val="22"/>
            <w:rPrChange w:id="241" w:author="帅 张" w:date="2025-12-21T16:50:00Z" w16du:dateUtc="2025-12-21T08:50:00Z">
              <w:rPr>
                <w:rFonts w:ascii="Times New Roman" w:eastAsiaTheme="minorEastAsia" w:hAnsi="Times New Roman" w:cs="Times New Roman"/>
                <w:iCs/>
                <w:kern w:val="2"/>
                <w:sz w:val="22"/>
                <w:szCs w:val="22"/>
              </w:rPr>
            </w:rPrChange>
          </w:rPr>
          <w:t>e</w:t>
        </w:r>
        <w:r w:rsidR="004B3A2C" w:rsidRPr="00732184" w:rsidDel="00471903">
          <w:rPr>
            <w:rFonts w:ascii="Times New Roman" w:eastAsiaTheme="minorEastAsia" w:hAnsi="Times New Roman" w:cs="Times New Roman"/>
            <w:iCs/>
            <w:strike/>
            <w:color w:val="EE0000"/>
            <w:kern w:val="2"/>
            <w:sz w:val="22"/>
            <w:szCs w:val="22"/>
            <w:rPrChange w:id="242" w:author="帅 张" w:date="2025-12-21T16:50:00Z" w16du:dateUtc="2025-12-21T08:50:00Z">
              <w:rPr>
                <w:rFonts w:ascii="Times New Roman" w:eastAsiaTheme="minorEastAsia" w:hAnsi="Times New Roman" w:cs="Times New Roman"/>
                <w:iCs/>
                <w:kern w:val="2"/>
                <w:sz w:val="22"/>
                <w:szCs w:val="22"/>
              </w:rPr>
            </w:rPrChange>
          </w:rPr>
          <w:t>xergy</w:t>
        </w:r>
      </w:moveFrom>
    </w:p>
    <w:p w14:paraId="5ABEE4BE" w14:textId="2FAE6E9C" w:rsidR="00787154" w:rsidRPr="00732184" w:rsidDel="00471903" w:rsidRDefault="00787154" w:rsidP="00801EA0">
      <w:pPr>
        <w:widowControl w:val="0"/>
        <w:pBdr>
          <w:top w:val="single" w:sz="4" w:space="1" w:color="auto"/>
          <w:left w:val="single" w:sz="4" w:space="4" w:color="auto"/>
          <w:bottom w:val="single" w:sz="4" w:space="0" w:color="auto"/>
          <w:right w:val="single" w:sz="4" w:space="0" w:color="auto"/>
        </w:pBdr>
        <w:jc w:val="both"/>
        <w:rPr>
          <w:moveFrom w:id="243" w:author="帅 张" w:date="2025-12-21T16:21:00Z" w16du:dateUtc="2025-12-21T08:21:00Z"/>
          <w:rFonts w:ascii="Times New Roman" w:eastAsiaTheme="minorEastAsia" w:hAnsi="Times New Roman" w:cs="Times New Roman"/>
          <w:iCs/>
          <w:strike/>
          <w:color w:val="EE0000"/>
          <w:kern w:val="2"/>
          <w:sz w:val="22"/>
          <w:szCs w:val="22"/>
          <w:rPrChange w:id="244" w:author="帅 张" w:date="2025-12-21T16:50:00Z" w16du:dateUtc="2025-12-21T08:50:00Z">
            <w:rPr>
              <w:moveFrom w:id="245" w:author="帅 张" w:date="2025-12-21T16:21:00Z" w16du:dateUtc="2025-12-21T08:21:00Z"/>
              <w:rFonts w:ascii="Times New Roman" w:eastAsiaTheme="minorEastAsia" w:hAnsi="Times New Roman" w:cs="Times New Roman"/>
              <w:iCs/>
              <w:kern w:val="2"/>
              <w:sz w:val="22"/>
              <w:szCs w:val="22"/>
            </w:rPr>
          </w:rPrChange>
        </w:rPr>
      </w:pPr>
      <m:oMath>
        <m:r>
          <w:rPr>
            <w:rFonts w:ascii="Cambria Math" w:eastAsiaTheme="minorEastAsia" w:hAnsi="Cambria Math" w:cs="Times New Roman"/>
            <w:strike/>
            <w:color w:val="EE0000"/>
            <w:kern w:val="2"/>
            <w:sz w:val="22"/>
            <w:szCs w:val="22"/>
            <w:rPrChange w:id="246" w:author="帅 张" w:date="2025-12-21T16:50:00Z" w16du:dateUtc="2025-12-21T08:50:00Z">
              <w:rPr>
                <w:rFonts w:ascii="Cambria Math" w:eastAsiaTheme="minorEastAsia" w:hAnsi="Cambria Math" w:cs="Times New Roman"/>
                <w:kern w:val="2"/>
                <w:sz w:val="22"/>
                <w:szCs w:val="22"/>
              </w:rPr>
            </w:rPrChange>
          </w:rPr>
          <m:t>G</m:t>
        </m:r>
      </m:oMath>
      <w:moveFrom w:id="247" w:author="帅 张" w:date="2025-12-21T16:21:00Z" w16du:dateUtc="2025-12-21T08:21:00Z">
        <w:r w:rsidRPr="00732184" w:rsidDel="00471903">
          <w:rPr>
            <w:rFonts w:ascii="Times New Roman" w:eastAsiaTheme="minorEastAsia" w:hAnsi="Times New Roman" w:cs="Times New Roman"/>
            <w:iCs/>
            <w:strike/>
            <w:color w:val="EE0000"/>
            <w:kern w:val="2"/>
            <w:sz w:val="22"/>
            <w:szCs w:val="22"/>
            <w:rPrChange w:id="248"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249" w:author="帅 张" w:date="2025-12-21T16:50:00Z" w16du:dateUtc="2025-12-21T08:50:00Z">
              <w:rPr>
                <w:rFonts w:ascii="Times New Roman" w:eastAsiaTheme="minorEastAsia" w:hAnsi="Times New Roman" w:cs="Times New Roman"/>
                <w:iCs/>
                <w:kern w:val="2"/>
                <w:sz w:val="22"/>
                <w:szCs w:val="22"/>
              </w:rPr>
            </w:rPrChange>
          </w:rPr>
          <w:t xml:space="preserve">Gibbs </w:t>
        </w:r>
        <w:r w:rsidR="003E6AB6" w:rsidRPr="00732184" w:rsidDel="00471903">
          <w:rPr>
            <w:rFonts w:ascii="Times New Roman" w:eastAsiaTheme="minorEastAsia" w:hAnsi="Times New Roman" w:cs="Times New Roman"/>
            <w:iCs/>
            <w:strike/>
            <w:color w:val="EE0000"/>
            <w:kern w:val="2"/>
            <w:sz w:val="22"/>
            <w:szCs w:val="22"/>
            <w:rPrChange w:id="250" w:author="帅 张" w:date="2025-12-21T16:50:00Z" w16du:dateUtc="2025-12-21T08:50:00Z">
              <w:rPr>
                <w:rFonts w:ascii="Times New Roman" w:eastAsiaTheme="minorEastAsia" w:hAnsi="Times New Roman" w:cs="Times New Roman"/>
                <w:iCs/>
                <w:kern w:val="2"/>
                <w:sz w:val="22"/>
                <w:szCs w:val="22"/>
              </w:rPr>
            </w:rPrChange>
          </w:rPr>
          <w:t>f</w:t>
        </w:r>
        <w:r w:rsidR="004B3A2C" w:rsidRPr="00732184" w:rsidDel="00471903">
          <w:rPr>
            <w:rFonts w:ascii="Times New Roman" w:eastAsiaTheme="minorEastAsia" w:hAnsi="Times New Roman" w:cs="Times New Roman"/>
            <w:iCs/>
            <w:strike/>
            <w:color w:val="EE0000"/>
            <w:kern w:val="2"/>
            <w:sz w:val="22"/>
            <w:szCs w:val="22"/>
            <w:rPrChange w:id="251" w:author="帅 张" w:date="2025-12-21T16:50:00Z" w16du:dateUtc="2025-12-21T08:50:00Z">
              <w:rPr>
                <w:rFonts w:ascii="Times New Roman" w:eastAsiaTheme="minorEastAsia" w:hAnsi="Times New Roman" w:cs="Times New Roman"/>
                <w:iCs/>
                <w:kern w:val="2"/>
                <w:sz w:val="22"/>
                <w:szCs w:val="22"/>
              </w:rPr>
            </w:rPrChange>
          </w:rPr>
          <w:t xml:space="preserve">ree </w:t>
        </w:r>
        <w:r w:rsidR="003E6AB6" w:rsidRPr="00732184" w:rsidDel="00471903">
          <w:rPr>
            <w:rFonts w:ascii="Times New Roman" w:eastAsiaTheme="minorEastAsia" w:hAnsi="Times New Roman" w:cs="Times New Roman"/>
            <w:iCs/>
            <w:strike/>
            <w:color w:val="EE0000"/>
            <w:kern w:val="2"/>
            <w:sz w:val="22"/>
            <w:szCs w:val="22"/>
            <w:rPrChange w:id="252" w:author="帅 张" w:date="2025-12-21T16:50:00Z" w16du:dateUtc="2025-12-21T08:50:00Z">
              <w:rPr>
                <w:rFonts w:ascii="Times New Roman" w:eastAsiaTheme="minorEastAsia" w:hAnsi="Times New Roman" w:cs="Times New Roman"/>
                <w:iCs/>
                <w:kern w:val="2"/>
                <w:sz w:val="22"/>
                <w:szCs w:val="22"/>
              </w:rPr>
            </w:rPrChange>
          </w:rPr>
          <w:t>e</w:t>
        </w:r>
        <w:r w:rsidR="004B3A2C" w:rsidRPr="00732184" w:rsidDel="00471903">
          <w:rPr>
            <w:rFonts w:ascii="Times New Roman" w:eastAsiaTheme="minorEastAsia" w:hAnsi="Times New Roman" w:cs="Times New Roman"/>
            <w:iCs/>
            <w:strike/>
            <w:color w:val="EE0000"/>
            <w:kern w:val="2"/>
            <w:sz w:val="22"/>
            <w:szCs w:val="22"/>
            <w:rPrChange w:id="253" w:author="帅 张" w:date="2025-12-21T16:50:00Z" w16du:dateUtc="2025-12-21T08:50:00Z">
              <w:rPr>
                <w:rFonts w:ascii="Times New Roman" w:eastAsiaTheme="minorEastAsia" w:hAnsi="Times New Roman" w:cs="Times New Roman"/>
                <w:iCs/>
                <w:kern w:val="2"/>
                <w:sz w:val="22"/>
                <w:szCs w:val="22"/>
              </w:rPr>
            </w:rPrChange>
          </w:rPr>
          <w:t>nergy</w:t>
        </w:r>
      </w:moveFrom>
    </w:p>
    <w:p w14:paraId="492BF4E4" w14:textId="17848C79" w:rsidR="00787154" w:rsidRPr="00732184" w:rsidDel="00471903" w:rsidRDefault="00787154" w:rsidP="00801EA0">
      <w:pPr>
        <w:widowControl w:val="0"/>
        <w:pBdr>
          <w:top w:val="single" w:sz="4" w:space="1" w:color="auto"/>
          <w:left w:val="single" w:sz="4" w:space="4" w:color="auto"/>
          <w:bottom w:val="single" w:sz="4" w:space="0" w:color="auto"/>
          <w:right w:val="single" w:sz="4" w:space="0" w:color="auto"/>
        </w:pBdr>
        <w:jc w:val="both"/>
        <w:rPr>
          <w:moveFrom w:id="254" w:author="帅 张" w:date="2025-12-21T16:21:00Z" w16du:dateUtc="2025-12-21T08:21:00Z"/>
          <w:rFonts w:ascii="Times New Roman" w:eastAsiaTheme="minorEastAsia" w:hAnsi="Times New Roman" w:cs="Times New Roman"/>
          <w:iCs/>
          <w:strike/>
          <w:color w:val="EE0000"/>
          <w:kern w:val="2"/>
          <w:sz w:val="22"/>
          <w:szCs w:val="22"/>
          <w:rPrChange w:id="255" w:author="帅 张" w:date="2025-12-21T16:50:00Z" w16du:dateUtc="2025-12-21T08:50:00Z">
            <w:rPr>
              <w:moveFrom w:id="256" w:author="帅 张" w:date="2025-12-21T16:21:00Z" w16du:dateUtc="2025-12-21T08:21:00Z"/>
              <w:rFonts w:ascii="Times New Roman" w:eastAsiaTheme="minorEastAsia" w:hAnsi="Times New Roman" w:cs="Times New Roman"/>
              <w:iCs/>
              <w:kern w:val="2"/>
              <w:sz w:val="22"/>
              <w:szCs w:val="22"/>
            </w:rPr>
          </w:rPrChange>
        </w:rPr>
      </w:pPr>
      <m:oMath>
        <m:r>
          <w:rPr>
            <w:rFonts w:ascii="Cambria Math" w:eastAsiaTheme="minorEastAsia" w:hAnsi="Cambria Math" w:cs="Times New Roman"/>
            <w:strike/>
            <w:color w:val="EE0000"/>
            <w:kern w:val="2"/>
            <w:sz w:val="22"/>
            <w:szCs w:val="22"/>
            <w:rPrChange w:id="257" w:author="帅 张" w:date="2025-12-21T16:50:00Z" w16du:dateUtc="2025-12-21T08:50:00Z">
              <w:rPr>
                <w:rFonts w:ascii="Cambria Math" w:eastAsiaTheme="minorEastAsia" w:hAnsi="Cambria Math" w:cs="Times New Roman"/>
                <w:kern w:val="2"/>
                <w:sz w:val="22"/>
                <w:szCs w:val="22"/>
              </w:rPr>
            </w:rPrChange>
          </w:rPr>
          <m:t>γ</m:t>
        </m:r>
      </m:oMath>
      <w:moveFrom w:id="258" w:author="帅 张" w:date="2025-12-21T16:21:00Z" w16du:dateUtc="2025-12-21T08:21:00Z">
        <w:r w:rsidRPr="00732184" w:rsidDel="00471903">
          <w:rPr>
            <w:rFonts w:ascii="Times New Roman" w:eastAsiaTheme="minorEastAsia" w:hAnsi="Times New Roman" w:cs="Times New Roman"/>
            <w:iCs/>
            <w:strike/>
            <w:color w:val="EE0000"/>
            <w:kern w:val="2"/>
            <w:sz w:val="22"/>
            <w:szCs w:val="22"/>
            <w:rPrChange w:id="259" w:author="帅 张" w:date="2025-12-21T16:50:00Z" w16du:dateUtc="2025-12-21T08:50:00Z">
              <w:rPr>
                <w:rFonts w:ascii="Times New Roman" w:eastAsiaTheme="minorEastAsia" w:hAnsi="Times New Roman" w:cs="Times New Roman"/>
                <w:iCs/>
                <w:kern w:val="2"/>
                <w:sz w:val="22"/>
                <w:szCs w:val="22"/>
              </w:rPr>
            </w:rPrChange>
          </w:rPr>
          <w:t xml:space="preserve">   </w:t>
        </w:r>
        <w:r w:rsidR="004B3A2C" w:rsidRPr="00732184" w:rsidDel="00471903">
          <w:rPr>
            <w:rFonts w:ascii="Times New Roman" w:eastAsiaTheme="minorEastAsia" w:hAnsi="Times New Roman" w:cs="Times New Roman"/>
            <w:iCs/>
            <w:strike/>
            <w:color w:val="EE0000"/>
            <w:kern w:val="2"/>
            <w:sz w:val="22"/>
            <w:szCs w:val="22"/>
            <w:rPrChange w:id="260" w:author="帅 张" w:date="2025-12-21T16:50:00Z" w16du:dateUtc="2025-12-21T08:50:00Z">
              <w:rPr>
                <w:rFonts w:ascii="Times New Roman" w:eastAsiaTheme="minorEastAsia" w:hAnsi="Times New Roman" w:cs="Times New Roman"/>
                <w:iCs/>
                <w:kern w:val="2"/>
                <w:sz w:val="22"/>
                <w:szCs w:val="22"/>
              </w:rPr>
            </w:rPrChange>
          </w:rPr>
          <w:t xml:space="preserve">Isentropic </w:t>
        </w:r>
        <w:r w:rsidR="003E6AB6" w:rsidRPr="00732184" w:rsidDel="00471903">
          <w:rPr>
            <w:rFonts w:ascii="Times New Roman" w:eastAsiaTheme="minorEastAsia" w:hAnsi="Times New Roman" w:cs="Times New Roman"/>
            <w:iCs/>
            <w:strike/>
            <w:color w:val="EE0000"/>
            <w:kern w:val="2"/>
            <w:sz w:val="22"/>
            <w:szCs w:val="22"/>
            <w:rPrChange w:id="261" w:author="帅 张" w:date="2025-12-21T16:50:00Z" w16du:dateUtc="2025-12-21T08:50:00Z">
              <w:rPr>
                <w:rFonts w:ascii="Times New Roman" w:eastAsiaTheme="minorEastAsia" w:hAnsi="Times New Roman" w:cs="Times New Roman"/>
                <w:iCs/>
                <w:kern w:val="2"/>
                <w:sz w:val="22"/>
                <w:szCs w:val="22"/>
              </w:rPr>
            </w:rPrChange>
          </w:rPr>
          <w:t>e</w:t>
        </w:r>
        <w:r w:rsidR="004B3A2C" w:rsidRPr="00732184" w:rsidDel="00471903">
          <w:rPr>
            <w:rFonts w:ascii="Times New Roman" w:eastAsiaTheme="minorEastAsia" w:hAnsi="Times New Roman" w:cs="Times New Roman"/>
            <w:iCs/>
            <w:strike/>
            <w:color w:val="EE0000"/>
            <w:kern w:val="2"/>
            <w:sz w:val="22"/>
            <w:szCs w:val="22"/>
            <w:rPrChange w:id="262" w:author="帅 张" w:date="2025-12-21T16:50:00Z" w16du:dateUtc="2025-12-21T08:50:00Z">
              <w:rPr>
                <w:rFonts w:ascii="Times New Roman" w:eastAsiaTheme="minorEastAsia" w:hAnsi="Times New Roman" w:cs="Times New Roman"/>
                <w:iCs/>
                <w:kern w:val="2"/>
                <w:sz w:val="22"/>
                <w:szCs w:val="22"/>
              </w:rPr>
            </w:rPrChange>
          </w:rPr>
          <w:t>xponent</w:t>
        </w:r>
      </w:moveFrom>
    </w:p>
    <w:p w14:paraId="65CCFF7C" w14:textId="328F92E2" w:rsidR="00787154" w:rsidRPr="00732184" w:rsidDel="00471903" w:rsidRDefault="00000000" w:rsidP="00801EA0">
      <w:pPr>
        <w:widowControl w:val="0"/>
        <w:pBdr>
          <w:top w:val="single" w:sz="4" w:space="1" w:color="auto"/>
          <w:left w:val="single" w:sz="4" w:space="4" w:color="auto"/>
          <w:bottom w:val="single" w:sz="4" w:space="0" w:color="auto"/>
          <w:right w:val="single" w:sz="4" w:space="0" w:color="auto"/>
        </w:pBdr>
        <w:jc w:val="both"/>
        <w:rPr>
          <w:moveFrom w:id="263" w:author="帅 张" w:date="2025-12-21T16:21:00Z" w16du:dateUtc="2025-12-21T08:21:00Z"/>
          <w:rFonts w:ascii="Times New Roman" w:eastAsiaTheme="minorEastAsia" w:hAnsi="Times New Roman" w:cs="Times New Roman"/>
          <w:iCs/>
          <w:strike/>
          <w:color w:val="EE0000"/>
          <w:kern w:val="2"/>
          <w:sz w:val="22"/>
          <w:szCs w:val="22"/>
          <w:rPrChange w:id="264" w:author="帅 张" w:date="2025-12-21T16:50:00Z" w16du:dateUtc="2025-12-21T08:50:00Z">
            <w:rPr>
              <w:moveFrom w:id="265" w:author="帅 张" w:date="2025-12-21T16:21:00Z" w16du:dateUtc="2025-12-21T08:21:00Z"/>
              <w:rFonts w:ascii="Times New Roman" w:eastAsiaTheme="minorEastAsia" w:hAnsi="Times New Roman" w:cs="Times New Roman"/>
              <w:iCs/>
              <w:kern w:val="2"/>
              <w:sz w:val="22"/>
              <w:szCs w:val="22"/>
            </w:rPr>
          </w:rPrChange>
        </w:rPr>
      </w:pPr>
      <m:oMath>
        <m:sSub>
          <m:sSubPr>
            <m:ctrlPr>
              <w:rPr>
                <w:rFonts w:ascii="Cambria Math" w:eastAsiaTheme="minorEastAsia" w:hAnsi="Cambria Math" w:cs="Times New Roman"/>
                <w:iCs/>
                <w:strike/>
                <w:color w:val="EE0000"/>
                <w:kern w:val="2"/>
                <w:sz w:val="22"/>
                <w:szCs w:val="22"/>
              </w:rPr>
            </m:ctrlPr>
          </m:sSubPr>
          <m:e>
            <m:r>
              <w:rPr>
                <w:rFonts w:ascii="Cambria Math" w:eastAsiaTheme="minorEastAsia" w:hAnsi="Cambria Math" w:cs="Times New Roman"/>
                <w:strike/>
                <w:color w:val="EE0000"/>
                <w:kern w:val="2"/>
                <w:sz w:val="22"/>
                <w:szCs w:val="22"/>
                <w:rPrChange w:id="266" w:author="帅 张" w:date="2025-12-21T16:50:00Z" w16du:dateUtc="2025-12-21T08:50:00Z">
                  <w:rPr>
                    <w:rFonts w:ascii="Cambria Math" w:eastAsiaTheme="minorEastAsia" w:hAnsi="Cambria Math" w:cs="Times New Roman"/>
                    <w:kern w:val="2"/>
                    <w:sz w:val="22"/>
                    <w:szCs w:val="22"/>
                  </w:rPr>
                </w:rPrChange>
              </w:rPr>
              <m:t>P</m:t>
            </m:r>
          </m:e>
          <m:sub>
            <m:r>
              <w:rPr>
                <w:rFonts w:ascii="Cambria Math" w:eastAsiaTheme="minorEastAsia" w:hAnsi="Cambria Math" w:cs="Times New Roman"/>
                <w:strike/>
                <w:color w:val="EE0000"/>
                <w:kern w:val="2"/>
                <w:sz w:val="22"/>
                <w:szCs w:val="22"/>
                <w:rPrChange w:id="267" w:author="帅 张" w:date="2025-12-21T16:50:00Z" w16du:dateUtc="2025-12-21T08:50:00Z">
                  <w:rPr>
                    <w:rFonts w:ascii="Cambria Math" w:eastAsiaTheme="minorEastAsia" w:hAnsi="Cambria Math" w:cs="Times New Roman"/>
                    <w:kern w:val="2"/>
                    <w:sz w:val="22"/>
                    <w:szCs w:val="22"/>
                  </w:rPr>
                </w:rPrChange>
              </w:rPr>
              <m:t>vap</m:t>
            </m:r>
          </m:sub>
        </m:sSub>
      </m:oMath>
      <w:moveFrom w:id="268" w:author="帅 张" w:date="2025-12-21T16:21:00Z" w16du:dateUtc="2025-12-21T08:21:00Z">
        <w:r w:rsidR="00787154" w:rsidRPr="00732184" w:rsidDel="00471903">
          <w:rPr>
            <w:rFonts w:ascii="Times New Roman" w:eastAsiaTheme="minorEastAsia" w:hAnsi="Times New Roman" w:cs="Times New Roman"/>
            <w:iCs/>
            <w:strike/>
            <w:color w:val="EE0000"/>
            <w:kern w:val="2"/>
            <w:sz w:val="22"/>
            <w:szCs w:val="22"/>
            <w:rPrChange w:id="269" w:author="帅 张" w:date="2025-12-21T16:50:00Z" w16du:dateUtc="2025-12-21T08:50:00Z">
              <w:rPr>
                <w:rFonts w:ascii="Times New Roman" w:eastAsiaTheme="minorEastAsia" w:hAnsi="Times New Roman" w:cs="Times New Roman"/>
                <w:iCs/>
                <w:kern w:val="2"/>
                <w:sz w:val="22"/>
                <w:szCs w:val="22"/>
              </w:rPr>
            </w:rPrChange>
          </w:rPr>
          <w:t xml:space="preserve"> Vapor pressure</w:t>
        </w:r>
      </w:moveFrom>
    </w:p>
    <w:p w14:paraId="2A99EF0B" w14:textId="70F404CA" w:rsidR="0083302B" w:rsidRPr="00732184" w:rsidDel="00471903" w:rsidRDefault="00787154" w:rsidP="00D2468A">
      <w:pPr>
        <w:widowControl w:val="0"/>
        <w:pBdr>
          <w:top w:val="single" w:sz="4" w:space="1" w:color="auto"/>
          <w:left w:val="single" w:sz="4" w:space="4" w:color="auto"/>
          <w:bottom w:val="single" w:sz="4" w:space="0" w:color="auto"/>
          <w:right w:val="single" w:sz="4" w:space="0" w:color="auto"/>
        </w:pBdr>
        <w:jc w:val="both"/>
        <w:rPr>
          <w:moveFrom w:id="270" w:author="帅 张" w:date="2025-12-21T16:21:00Z" w16du:dateUtc="2025-12-21T08:21:00Z"/>
          <w:rFonts w:ascii="Times New Roman" w:eastAsiaTheme="minorEastAsia" w:hAnsi="Times New Roman" w:cs="Times New Roman"/>
          <w:iCs/>
          <w:strike/>
          <w:color w:val="EE0000"/>
          <w:kern w:val="2"/>
          <w:sz w:val="22"/>
          <w:szCs w:val="22"/>
          <w:rPrChange w:id="271" w:author="帅 张" w:date="2025-12-21T16:50:00Z" w16du:dateUtc="2025-12-21T08:50:00Z">
            <w:rPr>
              <w:moveFrom w:id="272" w:author="帅 张" w:date="2025-12-21T16:21:00Z" w16du:dateUtc="2025-12-21T08:21:00Z"/>
              <w:rFonts w:ascii="Times New Roman" w:eastAsiaTheme="minorEastAsia" w:hAnsi="Times New Roman" w:cs="Times New Roman"/>
              <w:iCs/>
              <w:kern w:val="2"/>
              <w:sz w:val="22"/>
              <w:szCs w:val="22"/>
            </w:rPr>
          </w:rPrChange>
        </w:rPr>
      </w:pPr>
      <m:oMath>
        <m:r>
          <w:rPr>
            <w:rFonts w:ascii="Cambria Math" w:eastAsiaTheme="minorEastAsia" w:hAnsi="Cambria Math" w:cs="Times New Roman"/>
            <w:strike/>
            <w:color w:val="EE0000"/>
            <w:kern w:val="2"/>
            <w:sz w:val="22"/>
            <w:szCs w:val="22"/>
            <w:rPrChange w:id="273" w:author="帅 张" w:date="2025-12-21T16:50:00Z" w16du:dateUtc="2025-12-21T08:50:00Z">
              <w:rPr>
                <w:rFonts w:ascii="Cambria Math" w:eastAsiaTheme="minorEastAsia" w:hAnsi="Cambria Math" w:cs="Times New Roman"/>
                <w:kern w:val="2"/>
                <w:sz w:val="22"/>
                <w:szCs w:val="22"/>
              </w:rPr>
            </w:rPrChange>
          </w:rPr>
          <m:t>V</m:t>
        </m:r>
      </m:oMath>
      <w:moveFrom w:id="274" w:author="帅 张" w:date="2025-12-21T16:21:00Z" w16du:dateUtc="2025-12-21T08:21:00Z">
        <w:r w:rsidRPr="00732184" w:rsidDel="00471903">
          <w:rPr>
            <w:rFonts w:ascii="Times New Roman" w:eastAsiaTheme="minorEastAsia" w:hAnsi="Times New Roman" w:cs="Times New Roman"/>
            <w:iCs/>
            <w:strike/>
            <w:color w:val="EE0000"/>
            <w:kern w:val="2"/>
            <w:sz w:val="22"/>
            <w:szCs w:val="22"/>
            <w:rPrChange w:id="275" w:author="帅 张" w:date="2025-12-21T16:50:00Z" w16du:dateUtc="2025-12-21T08:50:00Z">
              <w:rPr>
                <w:rFonts w:ascii="Times New Roman" w:eastAsiaTheme="minorEastAsia" w:hAnsi="Times New Roman" w:cs="Times New Roman"/>
                <w:iCs/>
                <w:kern w:val="2"/>
                <w:sz w:val="22"/>
                <w:szCs w:val="22"/>
              </w:rPr>
            </w:rPrChange>
          </w:rPr>
          <w:t xml:space="preserve">    Volume</w:t>
        </w:r>
      </w:moveFrom>
    </w:p>
    <w:p w14:paraId="0104FA08" w14:textId="22574388" w:rsidR="003E6AB6" w:rsidRPr="00732184" w:rsidDel="00471903" w:rsidRDefault="003E6AB6" w:rsidP="00D2468A">
      <w:pPr>
        <w:widowControl w:val="0"/>
        <w:pBdr>
          <w:top w:val="single" w:sz="4" w:space="1" w:color="auto"/>
          <w:left w:val="single" w:sz="4" w:space="4" w:color="auto"/>
          <w:bottom w:val="single" w:sz="4" w:space="0" w:color="auto"/>
          <w:right w:val="single" w:sz="4" w:space="0" w:color="auto"/>
        </w:pBdr>
        <w:jc w:val="both"/>
        <w:rPr>
          <w:moveFrom w:id="276" w:author="帅 张" w:date="2025-12-21T16:21:00Z" w16du:dateUtc="2025-12-21T08:21:00Z"/>
          <w:rFonts w:ascii="Times New Roman" w:hAnsi="Times New Roman" w:cs="Times New Roman"/>
          <w:strike/>
          <w:color w:val="EE0000"/>
          <w:sz w:val="22"/>
          <w:szCs w:val="22"/>
          <w:rPrChange w:id="277" w:author="帅 张" w:date="2025-12-21T16:50:00Z" w16du:dateUtc="2025-12-21T08:50:00Z">
            <w:rPr>
              <w:moveFrom w:id="278" w:author="帅 张" w:date="2025-12-21T16:21:00Z" w16du:dateUtc="2025-12-21T08:21:00Z"/>
              <w:rFonts w:ascii="Times New Roman" w:hAnsi="Times New Roman" w:cs="Times New Roman"/>
              <w:sz w:val="22"/>
              <w:szCs w:val="22"/>
            </w:rPr>
          </w:rPrChange>
        </w:rPr>
      </w:pPr>
      <m:oMath>
        <m:r>
          <w:rPr>
            <w:rFonts w:ascii="Cambria Math" w:hAnsi="Cambria Math" w:cs="Times New Roman"/>
            <w:strike/>
            <w:color w:val="EE0000"/>
            <w:sz w:val="22"/>
            <w:szCs w:val="22"/>
            <w:rPrChange w:id="279" w:author="帅 张" w:date="2025-12-21T16:50:00Z" w16du:dateUtc="2025-12-21T08:50:00Z">
              <w:rPr>
                <w:rFonts w:ascii="Cambria Math" w:hAnsi="Cambria Math" w:cs="Times New Roman"/>
                <w:sz w:val="22"/>
                <w:szCs w:val="22"/>
              </w:rPr>
            </w:rPrChange>
          </w:rPr>
          <m:t>mw</m:t>
        </m:r>
      </m:oMath>
      <w:moveFrom w:id="280" w:author="帅 张" w:date="2025-12-21T16:21:00Z" w16du:dateUtc="2025-12-21T08:21:00Z">
        <w:r w:rsidRPr="00732184" w:rsidDel="00471903">
          <w:rPr>
            <w:rFonts w:ascii="Times New Roman" w:eastAsiaTheme="minorEastAsia" w:hAnsi="Times New Roman" w:cs="Times New Roman"/>
            <w:iCs/>
            <w:strike/>
            <w:color w:val="EE0000"/>
            <w:sz w:val="22"/>
            <w:szCs w:val="22"/>
            <w:rPrChange w:id="281" w:author="帅 张" w:date="2025-12-21T16:50:00Z" w16du:dateUtc="2025-12-21T08:50:00Z">
              <w:rPr>
                <w:rFonts w:ascii="Times New Roman" w:eastAsiaTheme="minorEastAsia" w:hAnsi="Times New Roman" w:cs="Times New Roman"/>
                <w:iCs/>
                <w:sz w:val="22"/>
                <w:szCs w:val="22"/>
              </w:rPr>
            </w:rPrChange>
          </w:rPr>
          <w:t xml:space="preserve">  </w:t>
        </w:r>
        <w:r w:rsidRPr="00732184" w:rsidDel="00471903">
          <w:rPr>
            <w:rFonts w:ascii="Times New Roman" w:hAnsi="Times New Roman" w:cs="Times New Roman"/>
            <w:strike/>
            <w:color w:val="EE0000"/>
            <w:sz w:val="22"/>
            <w:szCs w:val="22"/>
            <w:rPrChange w:id="282" w:author="帅 张" w:date="2025-12-21T16:50:00Z" w16du:dateUtc="2025-12-21T08:50:00Z">
              <w:rPr>
                <w:rFonts w:ascii="Times New Roman" w:hAnsi="Times New Roman" w:cs="Times New Roman"/>
                <w:sz w:val="22"/>
                <w:szCs w:val="22"/>
              </w:rPr>
            </w:rPrChange>
          </w:rPr>
          <w:t>Molecular weight</w:t>
        </w:r>
      </w:moveFrom>
    </w:p>
    <w:p w14:paraId="55751148" w14:textId="0B5D39DF" w:rsidR="003E6AB6" w:rsidRPr="00732184" w:rsidDel="00471903" w:rsidRDefault="00000000" w:rsidP="00801EA0">
      <w:pPr>
        <w:widowControl w:val="0"/>
        <w:pBdr>
          <w:top w:val="single" w:sz="4" w:space="1" w:color="auto"/>
          <w:left w:val="single" w:sz="4" w:space="4" w:color="auto"/>
          <w:bottom w:val="single" w:sz="4" w:space="0" w:color="auto"/>
          <w:right w:val="single" w:sz="4" w:space="0" w:color="auto"/>
        </w:pBdr>
        <w:jc w:val="both"/>
        <w:rPr>
          <w:moveFrom w:id="283" w:author="帅 张" w:date="2025-12-21T16:21:00Z" w16du:dateUtc="2025-12-21T08:21:00Z"/>
          <w:rFonts w:ascii="Times New Roman" w:hAnsi="Times New Roman" w:cs="Times New Roman"/>
          <w:iCs/>
          <w:strike/>
          <w:color w:val="EE0000"/>
          <w:szCs w:val="22"/>
          <w:rPrChange w:id="284" w:author="帅 张" w:date="2025-12-21T16:50:00Z" w16du:dateUtc="2025-12-21T08:50:00Z">
            <w:rPr>
              <w:moveFrom w:id="285" w:author="帅 张" w:date="2025-12-21T16:21:00Z" w16du:dateUtc="2025-12-21T08:21:00Z"/>
              <w:rFonts w:ascii="Times New Roman" w:hAnsi="Times New Roman" w:cs="Times New Roman"/>
              <w:iCs/>
              <w:szCs w:val="22"/>
            </w:rPr>
          </w:rPrChange>
        </w:rPr>
      </w:pPr>
      <m:oMath>
        <m:sSub>
          <m:sSubPr>
            <m:ctrlPr>
              <w:rPr>
                <w:rFonts w:ascii="Cambria Math" w:hAnsi="Cambria Math" w:cs="Times New Roman"/>
                <w:strike/>
                <w:color w:val="EE0000"/>
                <w:sz w:val="22"/>
                <w:szCs w:val="22"/>
              </w:rPr>
            </m:ctrlPr>
          </m:sSubPr>
          <m:e>
            <m:r>
              <w:rPr>
                <w:rFonts w:ascii="Cambria Math" w:hAnsi="Cambria Math" w:cs="Times New Roman"/>
                <w:strike/>
                <w:color w:val="EE0000"/>
                <w:sz w:val="22"/>
                <w:szCs w:val="22"/>
                <w:rPrChange w:id="286" w:author="帅 张" w:date="2025-12-21T16:50:00Z" w16du:dateUtc="2025-12-21T08:50:00Z">
                  <w:rPr>
                    <w:rFonts w:ascii="Cambria Math" w:hAnsi="Cambria Math" w:cs="Times New Roman"/>
                    <w:sz w:val="22"/>
                    <w:szCs w:val="22"/>
                  </w:rPr>
                </w:rPrChange>
              </w:rPr>
              <m:t>η</m:t>
            </m:r>
          </m:e>
          <m:sub>
            <m:r>
              <w:rPr>
                <w:rFonts w:ascii="Cambria Math" w:hAnsi="Cambria Math" w:cs="Times New Roman"/>
                <w:strike/>
                <w:color w:val="EE0000"/>
                <w:sz w:val="22"/>
                <w:szCs w:val="22"/>
                <w:rPrChange w:id="287" w:author="帅 张" w:date="2025-12-21T16:50:00Z" w16du:dateUtc="2025-12-21T08:50:00Z">
                  <w:rPr>
                    <w:rFonts w:ascii="Cambria Math" w:hAnsi="Cambria Math" w:cs="Times New Roman"/>
                    <w:sz w:val="22"/>
                    <w:szCs w:val="22"/>
                  </w:rPr>
                </w:rPrChange>
              </w:rPr>
              <m:t>L</m:t>
            </m:r>
          </m:sub>
        </m:sSub>
      </m:oMath>
      <w:moveFrom w:id="288" w:author="帅 张" w:date="2025-12-21T16:21:00Z" w16du:dateUtc="2025-12-21T08:21:00Z">
        <w:r w:rsidR="003E6AB6" w:rsidRPr="00732184" w:rsidDel="00471903">
          <w:rPr>
            <w:rFonts w:ascii="Times New Roman" w:eastAsiaTheme="minorEastAsia" w:hAnsi="Times New Roman" w:cs="Times New Roman"/>
            <w:strike/>
            <w:color w:val="EE0000"/>
            <w:sz w:val="22"/>
            <w:szCs w:val="22"/>
            <w:rPrChange w:id="289" w:author="帅 张" w:date="2025-12-21T16:50:00Z" w16du:dateUtc="2025-12-21T08:50:00Z">
              <w:rPr>
                <w:rFonts w:ascii="Times New Roman" w:eastAsiaTheme="minorEastAsia" w:hAnsi="Times New Roman" w:cs="Times New Roman"/>
                <w:sz w:val="22"/>
                <w:szCs w:val="22"/>
              </w:rPr>
            </w:rPrChange>
          </w:rPr>
          <w:t xml:space="preserve">   </w:t>
        </w:r>
        <w:r w:rsidR="003E6AB6" w:rsidRPr="00732184" w:rsidDel="00471903">
          <w:rPr>
            <w:rFonts w:ascii="Times New Roman" w:hAnsi="Times New Roman" w:cs="Times New Roman"/>
            <w:strike/>
            <w:color w:val="EE0000"/>
            <w:sz w:val="22"/>
            <w:szCs w:val="22"/>
            <w:rPrChange w:id="290" w:author="帅 张" w:date="2025-12-21T16:50:00Z" w16du:dateUtc="2025-12-21T08:50:00Z">
              <w:rPr>
                <w:rFonts w:ascii="Times New Roman" w:hAnsi="Times New Roman" w:cs="Times New Roman"/>
                <w:sz w:val="22"/>
                <w:szCs w:val="22"/>
              </w:rPr>
            </w:rPrChange>
          </w:rPr>
          <w:t>liquid viscosity</w:t>
        </w:r>
      </w:moveFrom>
    </w:p>
    <w:moveFromRangeEnd w:id="126"/>
    <w:p w14:paraId="25D40927" w14:textId="3B29A96D" w:rsidR="00827D2B" w:rsidRDefault="00827D2B" w:rsidP="00801EA0">
      <w:pPr>
        <w:pStyle w:val="a9"/>
        <w:spacing w:line="360" w:lineRule="auto"/>
        <w:ind w:left="0" w:firstLineChars="200" w:firstLine="440"/>
        <w:jc w:val="both"/>
        <w:rPr>
          <w:ins w:id="291" w:author="帅 张" w:date="2025-12-21T16:50:00Z" w16du:dateUtc="2025-12-21T08:50:00Z"/>
          <w:rFonts w:ascii="Times New Roman" w:eastAsia="宋体" w:hAnsi="Times New Roman" w:cs="Times New Roman"/>
          <w:strike/>
          <w:color w:val="EE0000"/>
          <w:szCs w:val="22"/>
          <w14:ligatures w14:val="none"/>
        </w:rPr>
      </w:pPr>
      <w:r w:rsidRPr="00732184">
        <w:rPr>
          <w:rFonts w:ascii="Times New Roman" w:eastAsia="宋体" w:hAnsi="Times New Roman" w:cs="Times New Roman"/>
          <w:strike/>
          <w:color w:val="EE0000"/>
          <w:szCs w:val="22"/>
          <w14:ligatures w14:val="none"/>
          <w:rPrChange w:id="292" w:author="帅 张" w:date="2025-12-21T16:50:00Z" w16du:dateUtc="2025-12-21T08:50:00Z">
            <w:rPr>
              <w:rFonts w:ascii="Times New Roman" w:eastAsia="宋体" w:hAnsi="Times New Roman" w:cs="Times New Roman"/>
              <w:szCs w:val="22"/>
              <w14:ligatures w14:val="none"/>
            </w:rPr>
          </w:rPrChange>
        </w:rPr>
        <w:t>Among these, the physical properties</w:t>
      </w:r>
      <w:r w:rsidRPr="00732184">
        <w:rPr>
          <w:rFonts w:ascii="Times New Roman" w:eastAsia="宋体" w:hAnsi="Times New Roman" w:cs="Times New Roman" w:hint="eastAsia"/>
          <w:strike/>
          <w:color w:val="EE0000"/>
          <w:szCs w:val="22"/>
          <w14:ligatures w14:val="none"/>
          <w:rPrChange w:id="293" w:author="帅 张" w:date="2025-12-21T16:50:00Z" w16du:dateUtc="2025-12-21T08:50:00Z">
            <w:rPr>
              <w:rFonts w:ascii="Times New Roman" w:eastAsia="宋体" w:hAnsi="Times New Roman" w:cs="Times New Roman" w:hint="eastAsia"/>
              <w:szCs w:val="22"/>
              <w14:ligatures w14:val="none"/>
            </w:rPr>
          </w:rPrChange>
        </w:rPr>
        <w:t>—</w:t>
      </w:r>
      <w:r w:rsidRPr="00732184">
        <w:rPr>
          <w:rFonts w:ascii="Times New Roman" w:eastAsia="宋体" w:hAnsi="Times New Roman" w:cs="Times New Roman"/>
          <w:strike/>
          <w:color w:val="EE0000"/>
          <w:szCs w:val="22"/>
          <w14:ligatures w14:val="none"/>
          <w:rPrChange w:id="294" w:author="帅 张" w:date="2025-12-21T16:50:00Z" w16du:dateUtc="2025-12-21T08:50:00Z">
            <w:rPr>
              <w:rFonts w:ascii="Times New Roman" w:eastAsia="宋体" w:hAnsi="Times New Roman" w:cs="Times New Roman"/>
              <w:szCs w:val="22"/>
              <w14:ligatures w14:val="none"/>
            </w:rPr>
          </w:rPrChange>
        </w:rPr>
        <w:t>particularly those relevant to energy and phase behavior</w:t>
      </w:r>
      <w:r w:rsidRPr="00732184">
        <w:rPr>
          <w:rFonts w:ascii="Times New Roman" w:eastAsia="宋体" w:hAnsi="Times New Roman" w:cs="Times New Roman" w:hint="eastAsia"/>
          <w:strike/>
          <w:color w:val="EE0000"/>
          <w:szCs w:val="22"/>
          <w14:ligatures w14:val="none"/>
          <w:rPrChange w:id="295" w:author="帅 张" w:date="2025-12-21T16:50:00Z" w16du:dateUtc="2025-12-21T08:50:00Z">
            <w:rPr>
              <w:rFonts w:ascii="Times New Roman" w:eastAsia="宋体" w:hAnsi="Times New Roman" w:cs="Times New Roman" w:hint="eastAsia"/>
              <w:szCs w:val="22"/>
              <w14:ligatures w14:val="none"/>
            </w:rPr>
          </w:rPrChange>
        </w:rPr>
        <w:t>—</w:t>
      </w:r>
      <w:r w:rsidRPr="00732184">
        <w:rPr>
          <w:rFonts w:ascii="Times New Roman" w:eastAsia="宋体" w:hAnsi="Times New Roman" w:cs="Times New Roman"/>
          <w:strike/>
          <w:color w:val="EE0000"/>
          <w:szCs w:val="22"/>
          <w14:ligatures w14:val="none"/>
          <w:rPrChange w:id="296" w:author="帅 张" w:date="2025-12-21T16:50:00Z" w16du:dateUtc="2025-12-21T08:50:00Z">
            <w:rPr>
              <w:rFonts w:ascii="Times New Roman" w:eastAsia="宋体" w:hAnsi="Times New Roman" w:cs="Times New Roman"/>
              <w:szCs w:val="22"/>
              <w14:ligatures w14:val="none"/>
            </w:rPr>
          </w:rPrChange>
        </w:rPr>
        <w:t xml:space="preserve">are paramount for process design and optimization. From a thermodynamic standpoint, the physical properties of organic compounds can be fundamentally classified into two distinct categories based on their relationship with temperature: </w:t>
      </w:r>
      <w:r w:rsidR="00D703AD" w:rsidRPr="00732184">
        <w:rPr>
          <w:rFonts w:ascii="Times New Roman" w:eastAsia="宋体" w:hAnsi="Times New Roman" w:cs="Times New Roman"/>
          <w:strike/>
          <w:color w:val="EE0000"/>
          <w:szCs w:val="22"/>
          <w14:ligatures w14:val="none"/>
          <w:rPrChange w:id="297" w:author="帅 张" w:date="2025-12-21T16:50:00Z" w16du:dateUtc="2025-12-21T08:50:00Z">
            <w:rPr>
              <w:rFonts w:ascii="Times New Roman" w:eastAsia="宋体" w:hAnsi="Times New Roman" w:cs="Times New Roman"/>
              <w:szCs w:val="22"/>
              <w14:ligatures w14:val="none"/>
            </w:rPr>
          </w:rPrChange>
        </w:rPr>
        <w:t>single</w:t>
      </w:r>
      <w:r w:rsidRPr="00732184">
        <w:rPr>
          <w:rFonts w:ascii="Times New Roman" w:eastAsia="宋体" w:hAnsi="Times New Roman" w:cs="Times New Roman"/>
          <w:strike/>
          <w:color w:val="EE0000"/>
          <w:szCs w:val="22"/>
          <w14:ligatures w14:val="none"/>
          <w:rPrChange w:id="298" w:author="帅 张" w:date="2025-12-21T16:50:00Z" w16du:dateUtc="2025-12-21T08:50:00Z">
            <w:rPr>
              <w:rFonts w:ascii="Times New Roman" w:eastAsia="宋体" w:hAnsi="Times New Roman" w:cs="Times New Roman"/>
              <w:szCs w:val="22"/>
              <w14:ligatures w14:val="none"/>
            </w:rPr>
          </w:rPrChange>
        </w:rPr>
        <w:t xml:space="preserve">-point properties and </w:t>
      </w:r>
      <w:r w:rsidR="00D703AD" w:rsidRPr="00732184">
        <w:rPr>
          <w:rFonts w:ascii="Times New Roman" w:eastAsia="宋体" w:hAnsi="Times New Roman" w:cs="Times New Roman"/>
          <w:strike/>
          <w:color w:val="EE0000"/>
          <w:szCs w:val="22"/>
          <w14:ligatures w14:val="none"/>
          <w:rPrChange w:id="299" w:author="帅 张" w:date="2025-12-21T16:50:00Z" w16du:dateUtc="2025-12-21T08:50:00Z">
            <w:rPr>
              <w:rFonts w:ascii="Times New Roman" w:eastAsia="宋体" w:hAnsi="Times New Roman" w:cs="Times New Roman"/>
              <w:szCs w:val="22"/>
              <w14:ligatures w14:val="none"/>
            </w:rPr>
          </w:rPrChange>
        </w:rPr>
        <w:t>temperature</w:t>
      </w:r>
      <w:r w:rsidRPr="00732184">
        <w:rPr>
          <w:rFonts w:ascii="Times New Roman" w:eastAsia="宋体" w:hAnsi="Times New Roman" w:cs="Times New Roman"/>
          <w:strike/>
          <w:color w:val="EE0000"/>
          <w:szCs w:val="22"/>
          <w14:ligatures w14:val="none"/>
          <w:rPrChange w:id="300" w:author="帅 张" w:date="2025-12-21T16:50:00Z" w16du:dateUtc="2025-12-21T08:50:00Z">
            <w:rPr>
              <w:rFonts w:ascii="Times New Roman" w:eastAsia="宋体" w:hAnsi="Times New Roman" w:cs="Times New Roman"/>
              <w:szCs w:val="22"/>
              <w14:ligatures w14:val="none"/>
            </w:rPr>
          </w:rPrChange>
        </w:rPr>
        <w:t xml:space="preserve">-dependent properties. Single-point properties are a class of characteristic constants for a substance. Common examples are the critical pressure, standard enthalpy of formation, and normal boiling point. These properties provide a definitive fingerprint that is fundamental to a material's identity. In contrast, Temperature-dependent properties are those whose values intrinsically vary with thermal conditions. Their values are meaningful only when associated with a specific temperature. Primary examples are </w:t>
      </w:r>
      <w:proofErr w:type="gramStart"/>
      <w:r w:rsidRPr="00732184">
        <w:rPr>
          <w:rFonts w:ascii="Times New Roman" w:eastAsia="宋体" w:hAnsi="Times New Roman" w:cs="Times New Roman"/>
          <w:strike/>
          <w:color w:val="EE0000"/>
          <w:szCs w:val="22"/>
          <w14:ligatures w14:val="none"/>
          <w:rPrChange w:id="301" w:author="帅 张" w:date="2025-12-21T16:50:00Z" w16du:dateUtc="2025-12-21T08:50:00Z">
            <w:rPr>
              <w:rFonts w:ascii="Times New Roman" w:eastAsia="宋体" w:hAnsi="Times New Roman" w:cs="Times New Roman"/>
              <w:szCs w:val="22"/>
              <w14:ligatures w14:val="none"/>
            </w:rPr>
          </w:rPrChange>
        </w:rPr>
        <w:t>heat</w:t>
      </w:r>
      <w:proofErr w:type="gramEnd"/>
      <w:r w:rsidRPr="00732184">
        <w:rPr>
          <w:rFonts w:ascii="Times New Roman" w:eastAsia="宋体" w:hAnsi="Times New Roman" w:cs="Times New Roman"/>
          <w:strike/>
          <w:color w:val="EE0000"/>
          <w:szCs w:val="22"/>
          <w14:ligatures w14:val="none"/>
          <w:rPrChange w:id="302" w:author="帅 张" w:date="2025-12-21T16:50:00Z" w16du:dateUtc="2025-12-21T08:50:00Z">
            <w:rPr>
              <w:rFonts w:ascii="Times New Roman" w:eastAsia="宋体" w:hAnsi="Times New Roman" w:cs="Times New Roman"/>
              <w:szCs w:val="22"/>
              <w14:ligatures w14:val="none"/>
            </w:rPr>
          </w:rPrChange>
        </w:rPr>
        <w:t xml:space="preserve"> capacity, which quantifies a substance's energy storage ability, and vapor pressure, which defines its phase equilibrium behavior. These properties are </w:t>
      </w:r>
      <w:r w:rsidRPr="00732184">
        <w:rPr>
          <w:rFonts w:ascii="Times New Roman" w:eastAsia="宋体" w:hAnsi="Times New Roman" w:cs="Times New Roman"/>
          <w:strike/>
          <w:color w:val="EE0000"/>
          <w:szCs w:val="22"/>
          <w14:ligatures w14:val="none"/>
          <w:rPrChange w:id="303" w:author="帅 张" w:date="2025-12-21T16:50:00Z" w16du:dateUtc="2025-12-21T08:50:00Z">
            <w:rPr>
              <w:rFonts w:ascii="Times New Roman" w:eastAsia="宋体" w:hAnsi="Times New Roman" w:cs="Times New Roman"/>
              <w:szCs w:val="22"/>
              <w14:ligatures w14:val="none"/>
            </w:rPr>
          </w:rPrChange>
        </w:rPr>
        <w:lastRenderedPageBreak/>
        <w:t>inherently dynamic and must be considered across a temperature range to fully characterize a substance's behavior. This fundamental distinction is critical for the accurate application of physical properties in both analysis and design</w:t>
      </w:r>
      <w:commentRangeStart w:id="304"/>
      <w:r w:rsidRPr="00732184">
        <w:rPr>
          <w:rFonts w:ascii="Times New Roman" w:eastAsia="宋体" w:hAnsi="Times New Roman" w:cs="Times New Roman"/>
          <w:strike/>
          <w:color w:val="EE0000"/>
          <w:szCs w:val="22"/>
          <w14:ligatures w14:val="none"/>
          <w:rPrChange w:id="305" w:author="帅 张" w:date="2025-12-21T16:50:00Z" w16du:dateUtc="2025-12-21T08:50:00Z">
            <w:rPr>
              <w:rFonts w:ascii="Times New Roman" w:eastAsia="宋体" w:hAnsi="Times New Roman" w:cs="Times New Roman"/>
              <w:szCs w:val="22"/>
              <w14:ligatures w14:val="none"/>
            </w:rPr>
          </w:rPrChange>
        </w:rPr>
        <w:t>.</w:t>
      </w:r>
      <w:commentRangeEnd w:id="304"/>
      <w:r w:rsidR="00FC45A0" w:rsidRPr="00732184">
        <w:rPr>
          <w:rStyle w:val="af9"/>
          <w:rFonts w:hint="eastAsia"/>
          <w:strike/>
          <w:color w:val="EE0000"/>
          <w:rPrChange w:id="306" w:author="帅 张" w:date="2025-12-21T16:50:00Z" w16du:dateUtc="2025-12-21T08:50:00Z">
            <w:rPr>
              <w:rStyle w:val="af9"/>
              <w:rFonts w:hint="eastAsia"/>
            </w:rPr>
          </w:rPrChange>
        </w:rPr>
        <w:commentReference w:id="304"/>
      </w:r>
    </w:p>
    <w:p w14:paraId="1B781889" w14:textId="064991A2" w:rsidR="00732184" w:rsidRPr="00B31C41" w:rsidRDefault="00732184" w:rsidP="00801EA0">
      <w:pPr>
        <w:pStyle w:val="a9"/>
        <w:spacing w:line="360" w:lineRule="auto"/>
        <w:ind w:left="0" w:firstLineChars="200" w:firstLine="440"/>
        <w:jc w:val="both"/>
        <w:rPr>
          <w:ins w:id="307" w:author="帅 张" w:date="2025-12-21T16:55:00Z" w16du:dateUtc="2025-12-21T08:55:00Z"/>
          <w:rFonts w:ascii="Times New Roman" w:eastAsia="宋体" w:hAnsi="Times New Roman" w:cs="Times New Roman"/>
          <w:b/>
          <w:bCs/>
          <w:color w:val="EE0000"/>
          <w:szCs w:val="22"/>
          <w14:ligatures w14:val="none"/>
          <w:rPrChange w:id="308" w:author="帅 张" w:date="2025-12-22T23:06:00Z" w16du:dateUtc="2025-12-22T15:06:00Z">
            <w:rPr>
              <w:ins w:id="309" w:author="帅 张" w:date="2025-12-21T16:55:00Z" w16du:dateUtc="2025-12-21T08:55:00Z"/>
              <w:rFonts w:ascii="Times New Roman" w:eastAsia="宋体" w:hAnsi="Times New Roman" w:cs="Times New Roman"/>
              <w:b/>
              <w:bCs/>
              <w:color w:val="000000" w:themeColor="text1"/>
              <w:szCs w:val="22"/>
              <w14:ligatures w14:val="none"/>
            </w:rPr>
          </w:rPrChange>
        </w:rPr>
      </w:pPr>
      <w:ins w:id="310" w:author="帅 张" w:date="2025-12-21T16:52:00Z">
        <w:r w:rsidRPr="00B31C41">
          <w:rPr>
            <w:rFonts w:ascii="Times New Roman" w:eastAsia="宋体" w:hAnsi="Times New Roman" w:cs="Times New Roman"/>
            <w:color w:val="EE0000"/>
            <w:szCs w:val="22"/>
            <w14:ligatures w14:val="none"/>
            <w:rPrChange w:id="311" w:author="帅 张" w:date="2025-12-22T23:06:00Z" w16du:dateUtc="2025-12-22T15:06:00Z">
              <w:rPr>
                <w:rFonts w:ascii="Times New Roman" w:eastAsia="宋体" w:hAnsi="Times New Roman" w:cs="Times New Roman"/>
                <w:strike/>
                <w:color w:val="EE0000"/>
                <w:szCs w:val="22"/>
                <w14:ligatures w14:val="none"/>
              </w:rPr>
            </w:rPrChange>
          </w:rPr>
          <w:t xml:space="preserve">Among these, the physical properties—particularly those relevant to energy and phase behavior—are paramount for process design and optimization. From a thermodynamic standpoint, the physical properties of organic compounds can be fundamentally classified into two distinct categories based on their relationship with temperature: single-point properties and temperature-dependent properties. </w:t>
        </w:r>
        <w:r w:rsidRPr="00B31C41">
          <w:rPr>
            <w:rFonts w:ascii="Times New Roman" w:eastAsia="宋体" w:hAnsi="Times New Roman" w:cs="Times New Roman"/>
            <w:b/>
            <w:bCs/>
            <w:color w:val="EE0000"/>
            <w:szCs w:val="22"/>
            <w14:ligatures w14:val="none"/>
            <w:rPrChange w:id="312" w:author="帅 张" w:date="2025-12-22T23:06:00Z" w16du:dateUtc="2025-12-22T15:06:00Z">
              <w:rPr>
                <w:rFonts w:ascii="Times New Roman" w:eastAsia="宋体" w:hAnsi="Times New Roman" w:cs="Times New Roman"/>
                <w:b/>
                <w:bCs/>
                <w:strike/>
                <w:color w:val="EE0000"/>
                <w:szCs w:val="22"/>
                <w14:ligatures w14:val="none"/>
              </w:rPr>
            </w:rPrChange>
          </w:rPr>
          <w:t>(Reid et al., 2001)</w:t>
        </w:r>
        <w:r w:rsidRPr="00B31C41">
          <w:rPr>
            <w:rFonts w:ascii="Times New Roman" w:eastAsia="宋体" w:hAnsi="Times New Roman" w:cs="Times New Roman"/>
            <w:color w:val="EE0000"/>
            <w:szCs w:val="22"/>
            <w14:ligatures w14:val="none"/>
            <w:rPrChange w:id="313" w:author="帅 张" w:date="2025-12-22T23:06:00Z" w16du:dateUtc="2025-12-22T15:06:00Z">
              <w:rPr>
                <w:rFonts w:ascii="Times New Roman" w:eastAsia="宋体" w:hAnsi="Times New Roman" w:cs="Times New Roman"/>
                <w:strike/>
                <w:color w:val="EE0000"/>
                <w:szCs w:val="22"/>
                <w14:ligatures w14:val="none"/>
              </w:rPr>
            </w:rPrChange>
          </w:rPr>
          <w:t xml:space="preserve"> Single-point properties are a class of characteristic constants for a substance. Common examples are the critical pressure, standard enthalpy of formation, and normal boiling point. These properties provide a definitive fingerprint that is fundamental to a material's identity. </w:t>
        </w:r>
        <w:r w:rsidRPr="00B31C41">
          <w:rPr>
            <w:rFonts w:ascii="Times New Roman" w:eastAsia="宋体" w:hAnsi="Times New Roman" w:cs="Times New Roman"/>
            <w:b/>
            <w:bCs/>
            <w:color w:val="EE0000"/>
            <w:szCs w:val="22"/>
            <w14:ligatures w14:val="none"/>
            <w:rPrChange w:id="314" w:author="帅 张" w:date="2025-12-22T23:06:00Z" w16du:dateUtc="2025-12-22T15:06:00Z">
              <w:rPr>
                <w:rFonts w:ascii="Times New Roman" w:eastAsia="宋体" w:hAnsi="Times New Roman" w:cs="Times New Roman"/>
                <w:b/>
                <w:bCs/>
                <w:strike/>
                <w:color w:val="EE0000"/>
                <w:szCs w:val="22"/>
                <w14:ligatures w14:val="none"/>
              </w:rPr>
            </w:rPrChange>
          </w:rPr>
          <w:t>(Chao et al., 1998)</w:t>
        </w:r>
        <w:r w:rsidRPr="00B31C41">
          <w:rPr>
            <w:rFonts w:ascii="Times New Roman" w:eastAsia="宋体" w:hAnsi="Times New Roman" w:cs="Times New Roman"/>
            <w:color w:val="EE0000"/>
            <w:szCs w:val="22"/>
            <w14:ligatures w14:val="none"/>
            <w:rPrChange w:id="315" w:author="帅 张" w:date="2025-12-22T23:06:00Z" w16du:dateUtc="2025-12-22T15:06:00Z">
              <w:rPr>
                <w:rFonts w:ascii="Times New Roman" w:eastAsia="宋体" w:hAnsi="Times New Roman" w:cs="Times New Roman"/>
                <w:strike/>
                <w:color w:val="EE0000"/>
                <w:szCs w:val="22"/>
                <w14:ligatures w14:val="none"/>
              </w:rPr>
            </w:rPrChange>
          </w:rPr>
          <w:t xml:space="preserve"> In contrast, Temperature-dependent properties are those whose values intrinsically vary with thermal conditions. Their values are meaningful only when associated with a specific temperature. Primary examples are </w:t>
        </w:r>
        <w:proofErr w:type="gramStart"/>
        <w:r w:rsidRPr="00B31C41">
          <w:rPr>
            <w:rFonts w:ascii="Times New Roman" w:eastAsia="宋体" w:hAnsi="Times New Roman" w:cs="Times New Roman"/>
            <w:color w:val="EE0000"/>
            <w:szCs w:val="22"/>
            <w14:ligatures w14:val="none"/>
            <w:rPrChange w:id="316" w:author="帅 张" w:date="2025-12-22T23:06:00Z" w16du:dateUtc="2025-12-22T15:06:00Z">
              <w:rPr>
                <w:rFonts w:ascii="Times New Roman" w:eastAsia="宋体" w:hAnsi="Times New Roman" w:cs="Times New Roman"/>
                <w:strike/>
                <w:color w:val="EE0000"/>
                <w:szCs w:val="22"/>
                <w14:ligatures w14:val="none"/>
              </w:rPr>
            </w:rPrChange>
          </w:rPr>
          <w:t>heat</w:t>
        </w:r>
        <w:proofErr w:type="gramEnd"/>
        <w:r w:rsidRPr="00B31C41">
          <w:rPr>
            <w:rFonts w:ascii="Times New Roman" w:eastAsia="宋体" w:hAnsi="Times New Roman" w:cs="Times New Roman"/>
            <w:color w:val="EE0000"/>
            <w:szCs w:val="22"/>
            <w14:ligatures w14:val="none"/>
            <w:rPrChange w:id="317" w:author="帅 张" w:date="2025-12-22T23:06:00Z" w16du:dateUtc="2025-12-22T15:06:00Z">
              <w:rPr>
                <w:rFonts w:ascii="Times New Roman" w:eastAsia="宋体" w:hAnsi="Times New Roman" w:cs="Times New Roman"/>
                <w:strike/>
                <w:color w:val="EE0000"/>
                <w:szCs w:val="22"/>
                <w14:ligatures w14:val="none"/>
              </w:rPr>
            </w:rPrChange>
          </w:rPr>
          <w:t xml:space="preserve"> capacity, which quantifies a substance's energy storage ability, and vapor pressure, which defines its phase equilibrium behavior. </w:t>
        </w:r>
        <w:r w:rsidRPr="00B31C41">
          <w:rPr>
            <w:rFonts w:ascii="Times New Roman" w:eastAsia="宋体" w:hAnsi="Times New Roman" w:cs="Times New Roman"/>
            <w:b/>
            <w:bCs/>
            <w:color w:val="EE0000"/>
            <w:szCs w:val="22"/>
            <w14:ligatures w14:val="none"/>
            <w:rPrChange w:id="318" w:author="帅 张" w:date="2025-12-22T23:06:00Z" w16du:dateUtc="2025-12-22T15:06:00Z">
              <w:rPr>
                <w:rFonts w:ascii="Times New Roman" w:eastAsia="宋体" w:hAnsi="Times New Roman" w:cs="Times New Roman"/>
                <w:b/>
                <w:bCs/>
                <w:strike/>
                <w:color w:val="EE0000"/>
                <w:szCs w:val="22"/>
                <w14:ligatures w14:val="none"/>
              </w:rPr>
            </w:rPrChange>
          </w:rPr>
          <w:t>(Mondal et al., 2023)</w:t>
        </w:r>
        <w:r w:rsidRPr="00B31C41">
          <w:rPr>
            <w:rFonts w:ascii="Times New Roman" w:eastAsia="宋体" w:hAnsi="Times New Roman" w:cs="Times New Roman"/>
            <w:color w:val="EE0000"/>
            <w:szCs w:val="22"/>
            <w14:ligatures w14:val="none"/>
            <w:rPrChange w:id="319" w:author="帅 张" w:date="2025-12-22T23:06:00Z" w16du:dateUtc="2025-12-22T15:06:00Z">
              <w:rPr>
                <w:rFonts w:ascii="Times New Roman" w:eastAsia="宋体" w:hAnsi="Times New Roman" w:cs="Times New Roman"/>
                <w:strike/>
                <w:color w:val="EE0000"/>
                <w:szCs w:val="22"/>
                <w14:ligatures w14:val="none"/>
              </w:rPr>
            </w:rPrChange>
          </w:rPr>
          <w:t xml:space="preserve"> These properties are inherently dynamic and must be considered across a temperature range to fully characterize a substance's behavior. This fundamental distinction is critical for the accurate application of physical properties in both analysis and design. </w:t>
        </w:r>
        <w:r w:rsidRPr="00B31C41">
          <w:rPr>
            <w:rFonts w:ascii="Times New Roman" w:eastAsia="宋体" w:hAnsi="Times New Roman" w:cs="Times New Roman"/>
            <w:b/>
            <w:bCs/>
            <w:color w:val="EE0000"/>
            <w:szCs w:val="22"/>
            <w14:ligatures w14:val="none"/>
            <w:rPrChange w:id="320" w:author="帅 张" w:date="2025-12-22T23:06:00Z" w16du:dateUtc="2025-12-22T15:06:00Z">
              <w:rPr>
                <w:rFonts w:ascii="Times New Roman" w:eastAsia="宋体" w:hAnsi="Times New Roman" w:cs="Times New Roman"/>
                <w:b/>
                <w:bCs/>
                <w:strike/>
                <w:color w:val="EE0000"/>
                <w:szCs w:val="22"/>
                <w14:ligatures w14:val="none"/>
              </w:rPr>
            </w:rPrChange>
          </w:rPr>
          <w:t>(Reid et al., 2001)</w:t>
        </w:r>
      </w:ins>
    </w:p>
    <w:p w14:paraId="7227E98D" w14:textId="77777777" w:rsidR="00732184" w:rsidRPr="00732184" w:rsidRDefault="00732184">
      <w:pPr>
        <w:spacing w:line="360" w:lineRule="auto"/>
        <w:ind w:left="1160"/>
        <w:rPr>
          <w:ins w:id="321" w:author="帅 张" w:date="2025-12-21T16:55:00Z"/>
          <w:rFonts w:ascii="Times New Roman" w:hAnsi="Times New Roman" w:cs="Times New Roman" w:hint="eastAsia"/>
          <w:color w:val="EE0000"/>
          <w:szCs w:val="22"/>
          <w:rPrChange w:id="322" w:author="帅 张" w:date="2025-12-21T16:55:00Z" w16du:dateUtc="2025-12-21T08:55:00Z">
            <w:rPr>
              <w:ins w:id="323" w:author="帅 张" w:date="2025-12-21T16:55:00Z"/>
              <w:rFonts w:hint="eastAsia"/>
            </w:rPr>
          </w:rPrChange>
        </w:rPr>
        <w:pPrChange w:id="324" w:author="帅 张" w:date="2025-12-21T16:55:00Z" w16du:dateUtc="2025-12-21T08:55:00Z">
          <w:pPr>
            <w:pStyle w:val="a9"/>
            <w:numPr>
              <w:numId w:val="18"/>
            </w:numPr>
            <w:tabs>
              <w:tab w:val="num" w:pos="720"/>
            </w:tabs>
            <w:spacing w:line="360" w:lineRule="auto"/>
            <w:ind w:firstLineChars="200" w:firstLine="440"/>
            <w:jc w:val="both"/>
          </w:pPr>
        </w:pPrChange>
      </w:pPr>
      <w:ins w:id="325" w:author="帅 张" w:date="2025-12-21T16:55:00Z">
        <w:r w:rsidRPr="00732184">
          <w:rPr>
            <w:rFonts w:ascii="Times New Roman" w:hAnsi="Times New Roman" w:cs="Times New Roman" w:hint="eastAsia"/>
            <w:color w:val="EE0000"/>
            <w:szCs w:val="22"/>
            <w:rPrChange w:id="326" w:author="帅 张" w:date="2025-12-21T16:55:00Z" w16du:dateUtc="2025-12-21T08:55:00Z">
              <w:rPr>
                <w:rFonts w:hint="eastAsia"/>
              </w:rPr>
            </w:rPrChange>
          </w:rPr>
          <w:t xml:space="preserve">Reid, R. C., Prausnitz, J. M., &amp; Poling, B. E. (2001). </w:t>
        </w:r>
        <w:r w:rsidRPr="00732184">
          <w:rPr>
            <w:rFonts w:ascii="Times New Roman" w:hAnsi="Times New Roman" w:cs="Times New Roman" w:hint="eastAsia"/>
            <w:i/>
            <w:iCs/>
            <w:color w:val="EE0000"/>
            <w:szCs w:val="22"/>
            <w:rPrChange w:id="327" w:author="帅 张" w:date="2025-12-21T16:55:00Z" w16du:dateUtc="2025-12-21T08:55:00Z">
              <w:rPr>
                <w:rFonts w:hint="eastAsia"/>
                <w:i/>
                <w:iCs/>
              </w:rPr>
            </w:rPrChange>
          </w:rPr>
          <w:t>The Properties of Gases and Liquids</w:t>
        </w:r>
        <w:r w:rsidRPr="00732184">
          <w:rPr>
            <w:rFonts w:ascii="Times New Roman" w:hAnsi="Times New Roman" w:cs="Times New Roman" w:hint="eastAsia"/>
            <w:color w:val="EE0000"/>
            <w:szCs w:val="22"/>
            <w:rPrChange w:id="328" w:author="帅 张" w:date="2025-12-21T16:55:00Z" w16du:dateUtc="2025-12-21T08:55:00Z">
              <w:rPr>
                <w:rFonts w:hint="eastAsia"/>
              </w:rPr>
            </w:rPrChange>
          </w:rPr>
          <w:t xml:space="preserve"> (5th ed.). McGraw</w:t>
        </w:r>
        <w:r w:rsidRPr="00732184">
          <w:rPr>
            <w:rFonts w:ascii="Times New Roman" w:hAnsi="Times New Roman" w:cs="Times New Roman" w:hint="eastAsia"/>
            <w:color w:val="EE0000"/>
            <w:szCs w:val="22"/>
            <w:rPrChange w:id="329" w:author="帅 张" w:date="2025-12-21T16:55:00Z" w16du:dateUtc="2025-12-21T08:55:00Z">
              <w:rPr>
                <w:rFonts w:hint="eastAsia"/>
              </w:rPr>
            </w:rPrChange>
          </w:rPr>
          <w:noBreakHyphen/>
          <w:t>Hill.</w:t>
        </w:r>
      </w:ins>
    </w:p>
    <w:p w14:paraId="0037B858" w14:textId="77777777" w:rsidR="00732184" w:rsidRPr="00732184" w:rsidRDefault="00732184">
      <w:pPr>
        <w:spacing w:line="360" w:lineRule="auto"/>
        <w:ind w:left="1160"/>
        <w:rPr>
          <w:ins w:id="330" w:author="帅 张" w:date="2025-12-21T16:55:00Z"/>
          <w:rFonts w:ascii="Times New Roman" w:hAnsi="Times New Roman" w:cs="Times New Roman" w:hint="eastAsia"/>
          <w:color w:val="EE0000"/>
          <w:szCs w:val="22"/>
          <w:rPrChange w:id="331" w:author="帅 张" w:date="2025-12-21T16:55:00Z" w16du:dateUtc="2025-12-21T08:55:00Z">
            <w:rPr>
              <w:ins w:id="332" w:author="帅 张" w:date="2025-12-21T16:55:00Z"/>
              <w:rFonts w:hint="eastAsia"/>
            </w:rPr>
          </w:rPrChange>
        </w:rPr>
        <w:pPrChange w:id="333" w:author="帅 张" w:date="2025-12-21T16:55:00Z" w16du:dateUtc="2025-12-21T08:55:00Z">
          <w:pPr>
            <w:pStyle w:val="a9"/>
            <w:numPr>
              <w:numId w:val="18"/>
            </w:numPr>
            <w:tabs>
              <w:tab w:val="num" w:pos="720"/>
            </w:tabs>
            <w:spacing w:line="360" w:lineRule="auto"/>
            <w:ind w:firstLineChars="200" w:firstLine="440"/>
            <w:jc w:val="both"/>
          </w:pPr>
        </w:pPrChange>
      </w:pPr>
      <w:ins w:id="334" w:author="帅 张" w:date="2025-12-21T16:55:00Z">
        <w:r w:rsidRPr="00732184">
          <w:rPr>
            <w:rFonts w:ascii="Times New Roman" w:hAnsi="Times New Roman" w:cs="Times New Roman" w:hint="eastAsia"/>
            <w:color w:val="EE0000"/>
            <w:szCs w:val="22"/>
            <w:rPrChange w:id="335" w:author="帅 张" w:date="2025-12-21T16:55:00Z" w16du:dateUtc="2025-12-21T08:55:00Z">
              <w:rPr>
                <w:rFonts w:hint="eastAsia"/>
              </w:rPr>
            </w:rPrChange>
          </w:rPr>
          <w:t xml:space="preserve">Chao, J., Gadalla, N. A. M., Gammon, B. E., Marsh, K. N., Rodgers, A. S., &amp; Somayajulu, G. R. (1998). Thermodynamic and Thermophysical Properties of Organic Nitrogen Compounds. </w:t>
        </w:r>
        <w:r w:rsidRPr="00732184">
          <w:rPr>
            <w:rFonts w:ascii="Times New Roman" w:hAnsi="Times New Roman" w:cs="Times New Roman" w:hint="eastAsia"/>
            <w:i/>
            <w:iCs/>
            <w:color w:val="EE0000"/>
            <w:szCs w:val="22"/>
            <w:rPrChange w:id="336" w:author="帅 张" w:date="2025-12-21T16:55:00Z" w16du:dateUtc="2025-12-21T08:55:00Z">
              <w:rPr>
                <w:rFonts w:hint="eastAsia"/>
                <w:i/>
                <w:iCs/>
              </w:rPr>
            </w:rPrChange>
          </w:rPr>
          <w:t>Journal of Physical and Chemical Reference Data</w:t>
        </w:r>
        <w:r w:rsidRPr="00732184">
          <w:rPr>
            <w:rFonts w:ascii="Times New Roman" w:hAnsi="Times New Roman" w:cs="Times New Roman" w:hint="eastAsia"/>
            <w:color w:val="EE0000"/>
            <w:szCs w:val="22"/>
            <w:rPrChange w:id="337" w:author="帅 张" w:date="2025-12-21T16:55:00Z" w16du:dateUtc="2025-12-21T08:55:00Z">
              <w:rPr>
                <w:rFonts w:hint="eastAsia"/>
              </w:rPr>
            </w:rPrChange>
          </w:rPr>
          <w:t>, 27, 115</w:t>
        </w:r>
        <w:r w:rsidRPr="00732184">
          <w:rPr>
            <w:rFonts w:ascii="Times New Roman" w:hAnsi="Times New Roman" w:cs="Times New Roman" w:hint="eastAsia"/>
            <w:color w:val="EE0000"/>
            <w:szCs w:val="22"/>
            <w:rPrChange w:id="338" w:author="帅 张" w:date="2025-12-21T16:55:00Z" w16du:dateUtc="2025-12-21T08:55:00Z">
              <w:rPr>
                <w:rFonts w:hint="eastAsia"/>
              </w:rPr>
            </w:rPrChange>
          </w:rPr>
          <w:noBreakHyphen/>
          <w:t>148.</w:t>
        </w:r>
      </w:ins>
    </w:p>
    <w:p w14:paraId="74A7ADA8" w14:textId="77777777" w:rsidR="00732184" w:rsidRPr="00732184" w:rsidRDefault="00732184">
      <w:pPr>
        <w:spacing w:line="360" w:lineRule="auto"/>
        <w:ind w:left="1160"/>
        <w:rPr>
          <w:ins w:id="339" w:author="帅 张" w:date="2025-12-21T16:55:00Z"/>
          <w:rFonts w:ascii="Times New Roman" w:hAnsi="Times New Roman" w:cs="Times New Roman" w:hint="eastAsia"/>
          <w:color w:val="EE0000"/>
          <w:szCs w:val="22"/>
          <w:rPrChange w:id="340" w:author="帅 张" w:date="2025-12-21T16:55:00Z" w16du:dateUtc="2025-12-21T08:55:00Z">
            <w:rPr>
              <w:ins w:id="341" w:author="帅 张" w:date="2025-12-21T16:55:00Z"/>
              <w:rFonts w:hint="eastAsia"/>
            </w:rPr>
          </w:rPrChange>
        </w:rPr>
        <w:pPrChange w:id="342" w:author="帅 张" w:date="2025-12-21T16:55:00Z" w16du:dateUtc="2025-12-21T08:55:00Z">
          <w:pPr>
            <w:pStyle w:val="a9"/>
            <w:numPr>
              <w:numId w:val="18"/>
            </w:numPr>
            <w:tabs>
              <w:tab w:val="num" w:pos="720"/>
            </w:tabs>
            <w:spacing w:line="360" w:lineRule="auto"/>
            <w:ind w:firstLineChars="200" w:firstLine="440"/>
            <w:jc w:val="both"/>
          </w:pPr>
        </w:pPrChange>
      </w:pPr>
      <w:ins w:id="343" w:author="帅 张" w:date="2025-12-21T16:55:00Z">
        <w:r w:rsidRPr="00732184">
          <w:rPr>
            <w:rFonts w:ascii="Times New Roman" w:hAnsi="Times New Roman" w:cs="Times New Roman" w:hint="eastAsia"/>
            <w:color w:val="EE0000"/>
            <w:szCs w:val="22"/>
            <w:rPrChange w:id="344" w:author="帅 张" w:date="2025-12-21T16:55:00Z" w16du:dateUtc="2025-12-21T08:55:00Z">
              <w:rPr>
                <w:rFonts w:hint="eastAsia"/>
              </w:rPr>
            </w:rPrChange>
          </w:rPr>
          <w:t xml:space="preserve">Mondal, B., Mukherjee, T., Finch, N. W., Saha, A., Gao, M. Z., Palmer, T. A., &amp; </w:t>
        </w:r>
        <w:proofErr w:type="spellStart"/>
        <w:r w:rsidRPr="00732184">
          <w:rPr>
            <w:rFonts w:ascii="Times New Roman" w:hAnsi="Times New Roman" w:cs="Times New Roman" w:hint="eastAsia"/>
            <w:color w:val="EE0000"/>
            <w:szCs w:val="22"/>
            <w:rPrChange w:id="345" w:author="帅 张" w:date="2025-12-21T16:55:00Z" w16du:dateUtc="2025-12-21T08:55:00Z">
              <w:rPr>
                <w:rFonts w:hint="eastAsia"/>
              </w:rPr>
            </w:rPrChange>
          </w:rPr>
          <w:t>DebRoy</w:t>
        </w:r>
        <w:proofErr w:type="spellEnd"/>
        <w:r w:rsidRPr="00732184">
          <w:rPr>
            <w:rFonts w:ascii="Times New Roman" w:hAnsi="Times New Roman" w:cs="Times New Roman" w:hint="eastAsia"/>
            <w:color w:val="EE0000"/>
            <w:szCs w:val="22"/>
            <w:rPrChange w:id="346" w:author="帅 张" w:date="2025-12-21T16:55:00Z" w16du:dateUtc="2025-12-21T08:55:00Z">
              <w:rPr>
                <w:rFonts w:hint="eastAsia"/>
              </w:rPr>
            </w:rPrChange>
          </w:rPr>
          <w:t xml:space="preserve">, T. (2023). Vapor Pressure versus Temperature Relations of Common Elements. </w:t>
        </w:r>
        <w:r w:rsidRPr="00732184">
          <w:rPr>
            <w:rFonts w:ascii="Times New Roman" w:hAnsi="Times New Roman" w:cs="Times New Roman" w:hint="eastAsia"/>
            <w:i/>
            <w:iCs/>
            <w:color w:val="EE0000"/>
            <w:szCs w:val="22"/>
            <w:rPrChange w:id="347" w:author="帅 张" w:date="2025-12-21T16:55:00Z" w16du:dateUtc="2025-12-21T08:55:00Z">
              <w:rPr>
                <w:rFonts w:hint="eastAsia"/>
                <w:i/>
                <w:iCs/>
              </w:rPr>
            </w:rPrChange>
          </w:rPr>
          <w:t>Materials</w:t>
        </w:r>
        <w:r w:rsidRPr="00732184">
          <w:rPr>
            <w:rFonts w:ascii="Times New Roman" w:hAnsi="Times New Roman" w:cs="Times New Roman" w:hint="eastAsia"/>
            <w:color w:val="EE0000"/>
            <w:szCs w:val="22"/>
            <w:rPrChange w:id="348" w:author="帅 张" w:date="2025-12-21T16:55:00Z" w16du:dateUtc="2025-12-21T08:55:00Z">
              <w:rPr>
                <w:rFonts w:hint="eastAsia"/>
              </w:rPr>
            </w:rPrChange>
          </w:rPr>
          <w:t>, 16(1), 50.</w:t>
        </w:r>
      </w:ins>
    </w:p>
    <w:p w14:paraId="745D9182" w14:textId="77777777" w:rsidR="00732184" w:rsidRPr="00732184" w:rsidRDefault="00732184" w:rsidP="00801EA0">
      <w:pPr>
        <w:pStyle w:val="a9"/>
        <w:spacing w:line="360" w:lineRule="auto"/>
        <w:ind w:left="0" w:firstLineChars="200" w:firstLine="440"/>
        <w:jc w:val="both"/>
        <w:rPr>
          <w:rFonts w:ascii="Times New Roman" w:eastAsia="宋体" w:hAnsi="Times New Roman" w:cs="Times New Roman"/>
          <w:color w:val="000000" w:themeColor="text1"/>
          <w:szCs w:val="22"/>
          <w14:ligatures w14:val="none"/>
          <w:rPrChange w:id="349" w:author="帅 张" w:date="2025-12-21T16:52:00Z" w16du:dateUtc="2025-12-21T08:52:00Z">
            <w:rPr>
              <w:rFonts w:ascii="Times New Roman" w:eastAsia="宋体" w:hAnsi="Times New Roman" w:cs="Times New Roman"/>
              <w:szCs w:val="22"/>
              <w14:ligatures w14:val="none"/>
            </w:rPr>
          </w:rPrChange>
        </w:rPr>
      </w:pPr>
    </w:p>
    <w:p w14:paraId="526FF356" w14:textId="0430A14F" w:rsidR="00827D2B" w:rsidRPr="009D74E6" w:rsidRDefault="00827D2B" w:rsidP="00801EA0">
      <w:pPr>
        <w:pStyle w:val="a9"/>
        <w:spacing w:line="360" w:lineRule="auto"/>
        <w:ind w:left="0" w:firstLineChars="200" w:firstLine="440"/>
        <w:jc w:val="both"/>
        <w:rPr>
          <w:rFonts w:ascii="Times New Roman" w:eastAsia="宋体" w:hAnsi="Times New Roman" w:cs="Times New Roman"/>
          <w:szCs w:val="22"/>
          <w14:ligatures w14:val="none"/>
        </w:rPr>
      </w:pPr>
      <w:r w:rsidRPr="009D74E6">
        <w:rPr>
          <w:rFonts w:ascii="Times New Roman" w:eastAsia="宋体" w:hAnsi="Times New Roman" w:cs="Times New Roman"/>
          <w:szCs w:val="22"/>
          <w14:ligatures w14:val="none"/>
        </w:rPr>
        <w:t xml:space="preserve">The obtaining of these properties, however, presents a formidable challenge. Practitioners </w:t>
      </w:r>
      <w:r w:rsidRPr="009D74E6">
        <w:rPr>
          <w:rFonts w:ascii="Times New Roman" w:eastAsia="宋体" w:hAnsi="Times New Roman" w:cs="Times New Roman"/>
          <w:szCs w:val="22"/>
          <w14:ligatures w14:val="none"/>
        </w:rPr>
        <w:lastRenderedPageBreak/>
        <w:t xml:space="preserve">generally rely on three approaches: (i) retrieving data from established databases; (ii) performing new laboratory measurements; and (iii) employing property prediction models. Each of these methods faces significant limitations. The primary constraint of database retrieval is the severe scarcity of available data. This is clearly illustrated by the disparity between large molecular registries and curated handbooks: while PubChem lists over 100 million </w:t>
      </w:r>
      <w:proofErr w:type="gramStart"/>
      <w:r w:rsidRPr="009D74E6">
        <w:rPr>
          <w:rFonts w:ascii="Times New Roman" w:eastAsia="宋体" w:hAnsi="Times New Roman" w:cs="Times New Roman"/>
          <w:szCs w:val="22"/>
          <w14:ligatures w14:val="none"/>
        </w:rPr>
        <w:t>compounds</w:t>
      </w:r>
      <w:ins w:id="350" w:author="帅 张" w:date="2025-12-22T23:31:00Z" w16du:dateUtc="2025-12-22T15:31:00Z">
        <w:r w:rsidR="0075576A" w:rsidRPr="0075576A">
          <w:rPr>
            <w:rFonts w:ascii="Times New Roman" w:eastAsia="宋体" w:hAnsi="Times New Roman" w:cs="Times New Roman" w:hint="eastAsia"/>
            <w:color w:val="EE0000"/>
            <w:szCs w:val="22"/>
            <w14:ligatures w14:val="none"/>
            <w:rPrChange w:id="351" w:author="帅 张" w:date="2025-12-22T23:31:00Z" w16du:dateUtc="2025-12-22T15:31:00Z">
              <w:rPr>
                <w:rFonts w:ascii="Times New Roman" w:eastAsia="宋体" w:hAnsi="Times New Roman" w:cs="Times New Roman" w:hint="eastAsia"/>
                <w:szCs w:val="22"/>
                <w14:ligatures w14:val="none"/>
              </w:rPr>
            </w:rPrChange>
          </w:rPr>
          <w:t>(</w:t>
        </w:r>
      </w:ins>
      <w:proofErr w:type="gramEnd"/>
      <w:ins w:id="352" w:author="帅 张" w:date="2025-12-22T23:32:00Z">
        <w:r w:rsidR="0075576A" w:rsidRPr="0075576A">
          <w:rPr>
            <w:rFonts w:ascii="Times New Roman" w:eastAsia="宋体" w:hAnsi="Times New Roman" w:cs="Times New Roman"/>
            <w:b/>
            <w:bCs/>
            <w:color w:val="EE0000"/>
            <w:szCs w:val="22"/>
            <w14:ligatures w14:val="none"/>
          </w:rPr>
          <w:t>Kim et al., 2016</w:t>
        </w:r>
      </w:ins>
      <w:ins w:id="353" w:author="帅 张" w:date="2025-12-22T23:31:00Z" w16du:dateUtc="2025-12-22T15:31:00Z">
        <w:r w:rsidR="0075576A" w:rsidRPr="0075576A">
          <w:rPr>
            <w:rFonts w:ascii="Times New Roman" w:eastAsia="宋体" w:hAnsi="Times New Roman" w:cs="Times New Roman" w:hint="eastAsia"/>
            <w:b/>
            <w:bCs/>
            <w:color w:val="EE0000"/>
            <w:szCs w:val="22"/>
            <w14:ligatures w14:val="none"/>
            <w:rPrChange w:id="354" w:author="帅 张" w:date="2025-12-22T23:31:00Z" w16du:dateUtc="2025-12-22T15:31:00Z">
              <w:rPr>
                <w:rFonts w:ascii="Times New Roman" w:eastAsia="宋体" w:hAnsi="Times New Roman" w:cs="Times New Roman" w:hint="eastAsia"/>
                <w:b/>
                <w:bCs/>
                <w:szCs w:val="22"/>
                <w14:ligatures w14:val="none"/>
              </w:rPr>
            </w:rPrChange>
          </w:rPr>
          <w:t>)</w:t>
        </w:r>
      </w:ins>
      <w:r w:rsidRPr="009D74E6">
        <w:rPr>
          <w:rFonts w:ascii="Times New Roman" w:eastAsia="宋体" w:hAnsi="Times New Roman" w:cs="Times New Roman"/>
          <w:szCs w:val="22"/>
          <w14:ligatures w14:val="none"/>
        </w:rPr>
        <w:t xml:space="preserve">, the authoritative CRC Handbook of Chemistry and Physics contains single-point properties for only approximately 10,900 substances, and this number plummets to a </w:t>
      </w:r>
      <w:proofErr w:type="gramStart"/>
      <w:r w:rsidRPr="009D74E6">
        <w:rPr>
          <w:rFonts w:ascii="Times New Roman" w:eastAsia="宋体" w:hAnsi="Times New Roman" w:cs="Times New Roman"/>
          <w:szCs w:val="22"/>
          <w14:ligatures w14:val="none"/>
        </w:rPr>
        <w:t>mere </w:t>
      </w:r>
      <w:r w:rsidR="0008075F" w:rsidRPr="009D74E6">
        <w:rPr>
          <w:rFonts w:ascii="Times New Roman" w:eastAsia="宋体" w:hAnsi="Times New Roman" w:cs="Times New Roman"/>
          <w:szCs w:val="22"/>
          <w14:ligatures w14:val="none"/>
        </w:rPr>
        <w:t>hundreds</w:t>
      </w:r>
      <w:proofErr w:type="gramEnd"/>
      <w:r w:rsidR="0008075F" w:rsidRPr="009D74E6">
        <w:rPr>
          <w:rFonts w:ascii="Times New Roman" w:eastAsia="宋体" w:hAnsi="Times New Roman" w:cs="Times New Roman"/>
          <w:szCs w:val="22"/>
          <w14:ligatures w14:val="none"/>
        </w:rPr>
        <w:t> </w:t>
      </w:r>
      <w:r w:rsidRPr="009D74E6">
        <w:rPr>
          <w:rFonts w:ascii="Times New Roman" w:eastAsia="宋体" w:hAnsi="Times New Roman" w:cs="Times New Roman"/>
          <w:szCs w:val="22"/>
          <w14:ligatures w14:val="none"/>
        </w:rPr>
        <w:t xml:space="preserve">for compounds with fully parameterized temperature-dependent properties. Meanwhile, laboratory measurement, while considered the gold standard, is often time-consuming, expensive, and impractical for screening large numbers of </w:t>
      </w:r>
      <w:proofErr w:type="gramStart"/>
      <w:r w:rsidRPr="009D74E6">
        <w:rPr>
          <w:rFonts w:ascii="Times New Roman" w:eastAsia="宋体" w:hAnsi="Times New Roman" w:cs="Times New Roman"/>
          <w:szCs w:val="22"/>
          <w14:ligatures w14:val="none"/>
        </w:rPr>
        <w:t>compounds.</w:t>
      </w:r>
      <w:ins w:id="355" w:author="帅 张" w:date="2025-12-22T23:41:00Z" w16du:dateUtc="2025-12-22T15:41:00Z">
        <w:r w:rsidR="0075576A" w:rsidRPr="0075576A">
          <w:rPr>
            <w:rFonts w:ascii="Times New Roman" w:eastAsia="宋体" w:hAnsi="Times New Roman" w:cs="Times New Roman" w:hint="eastAsia"/>
            <w:color w:val="EE0000"/>
            <w:szCs w:val="22"/>
            <w14:ligatures w14:val="none"/>
            <w:rPrChange w:id="356" w:author="帅 张" w:date="2025-12-22T23:41:00Z" w16du:dateUtc="2025-12-22T15:41:00Z">
              <w:rPr>
                <w:rFonts w:ascii="Times New Roman" w:eastAsia="宋体" w:hAnsi="Times New Roman" w:cs="Times New Roman" w:hint="eastAsia"/>
                <w:szCs w:val="22"/>
                <w14:ligatures w14:val="none"/>
              </w:rPr>
            </w:rPrChange>
          </w:rPr>
          <w:t>(</w:t>
        </w:r>
        <w:proofErr w:type="gramEnd"/>
        <w:r w:rsidR="0075576A" w:rsidRPr="0075576A">
          <w:rPr>
            <w:rFonts w:ascii="Segoe UI" w:eastAsia="宋体" w:hAnsi="Segoe UI" w:cs="Segoe UI"/>
            <w:b/>
            <w:bCs/>
            <w:color w:val="EE0000"/>
            <w:kern w:val="0"/>
            <w:sz w:val="24"/>
            <w:shd w:val="clear" w:color="auto" w:fill="FFFFFF"/>
            <w14:ligatures w14:val="none"/>
            <w:rPrChange w:id="357" w:author="帅 张" w:date="2025-12-22T23:41:00Z" w16du:dateUtc="2025-12-22T15:41:00Z">
              <w:rPr>
                <w:rFonts w:ascii="Segoe UI" w:eastAsia="宋体" w:hAnsi="Segoe UI" w:cs="Segoe UI"/>
                <w:b/>
                <w:bCs/>
                <w:color w:val="0F1115"/>
                <w:kern w:val="0"/>
                <w:sz w:val="24"/>
                <w:shd w:val="clear" w:color="auto" w:fill="FFFFFF"/>
                <w14:ligatures w14:val="none"/>
              </w:rPr>
            </w:rPrChange>
          </w:rPr>
          <w:t xml:space="preserve"> </w:t>
        </w:r>
      </w:ins>
      <w:ins w:id="358" w:author="帅 张" w:date="2025-12-22T23:41:00Z">
        <w:r w:rsidR="0075576A" w:rsidRPr="0075576A">
          <w:rPr>
            <w:rFonts w:ascii="Times New Roman" w:eastAsia="宋体" w:hAnsi="Times New Roman" w:cs="Times New Roman"/>
            <w:b/>
            <w:bCs/>
            <w:color w:val="EE0000"/>
            <w:szCs w:val="22"/>
            <w14:ligatures w14:val="none"/>
            <w:rPrChange w:id="359" w:author="帅 张" w:date="2025-12-22T23:41:00Z" w16du:dateUtc="2025-12-22T15:41:00Z">
              <w:rPr>
                <w:rFonts w:ascii="Times New Roman" w:eastAsia="宋体" w:hAnsi="Times New Roman" w:cs="Times New Roman"/>
                <w:b/>
                <w:bCs/>
                <w:szCs w:val="22"/>
                <w14:ligatures w14:val="none"/>
              </w:rPr>
            </w:rPrChange>
          </w:rPr>
          <w:t>Hachmann et al., 2011</w:t>
        </w:r>
      </w:ins>
      <w:ins w:id="360" w:author="帅 张" w:date="2025-12-22T23:41:00Z" w16du:dateUtc="2025-12-22T15:41:00Z">
        <w:r w:rsidR="0075576A" w:rsidRPr="0075576A">
          <w:rPr>
            <w:rFonts w:ascii="Times New Roman" w:eastAsia="宋体" w:hAnsi="Times New Roman" w:cs="Times New Roman" w:hint="eastAsia"/>
            <w:b/>
            <w:bCs/>
            <w:color w:val="EE0000"/>
            <w:szCs w:val="22"/>
            <w14:ligatures w14:val="none"/>
            <w:rPrChange w:id="361" w:author="帅 张" w:date="2025-12-22T23:41:00Z" w16du:dateUtc="2025-12-22T15:41:00Z">
              <w:rPr>
                <w:rFonts w:ascii="Times New Roman" w:eastAsia="宋体" w:hAnsi="Times New Roman" w:cs="Times New Roman" w:hint="eastAsia"/>
                <w:b/>
                <w:bCs/>
                <w:szCs w:val="22"/>
                <w14:ligatures w14:val="none"/>
              </w:rPr>
            </w:rPrChange>
          </w:rPr>
          <w:t>)</w:t>
        </w:r>
      </w:ins>
      <w:r w:rsidRPr="009D74E6">
        <w:rPr>
          <w:rFonts w:ascii="Times New Roman" w:eastAsia="宋体" w:hAnsi="Times New Roman" w:cs="Times New Roman"/>
          <w:szCs w:val="22"/>
          <w14:ligatures w14:val="none"/>
        </w:rPr>
        <w:t xml:space="preserve"> These inherent drawbacks make property prediction </w:t>
      </w:r>
      <w:r w:rsidRPr="009D74E6">
        <w:rPr>
          <w:rFonts w:ascii="Times New Roman" w:eastAsia="宋体" w:hAnsi="Times New Roman" w:cs="Times New Roman" w:hint="eastAsia"/>
          <w:szCs w:val="22"/>
          <w14:ligatures w14:val="none"/>
        </w:rPr>
        <w:t xml:space="preserve">models </w:t>
      </w:r>
      <w:r w:rsidRPr="009D74E6">
        <w:rPr>
          <w:rFonts w:ascii="Times New Roman" w:eastAsia="宋体" w:hAnsi="Times New Roman" w:cs="Times New Roman"/>
          <w:szCs w:val="22"/>
          <w14:ligatures w14:val="none"/>
        </w:rPr>
        <w:t>the most viable and practical approach for obtaining necessary properties in the early stages of design.</w:t>
      </w:r>
    </w:p>
    <w:p w14:paraId="2BD6FFBD" w14:textId="67540109" w:rsidR="00827D2B" w:rsidRPr="009D74E6" w:rsidRDefault="00827D2B" w:rsidP="00801EA0">
      <w:pPr>
        <w:pStyle w:val="a9"/>
        <w:spacing w:line="360" w:lineRule="auto"/>
        <w:ind w:left="0" w:firstLineChars="200" w:firstLine="440"/>
        <w:jc w:val="both"/>
        <w:rPr>
          <w:rFonts w:ascii="Times New Roman" w:eastAsia="宋体" w:hAnsi="Times New Roman" w:cs="Times New Roman"/>
          <w:szCs w:val="22"/>
          <w14:ligatures w14:val="none"/>
        </w:rPr>
      </w:pPr>
      <w:r w:rsidRPr="009D74E6">
        <w:rPr>
          <w:rFonts w:ascii="Times New Roman" w:eastAsia="宋体" w:hAnsi="Times New Roman" w:cs="Times New Roman"/>
          <w:szCs w:val="22"/>
          <w14:ligatures w14:val="none"/>
        </w:rPr>
        <w:t xml:space="preserve">Consequently, the field of property prediction has seen substantial research activity. However, this effort has been </w:t>
      </w:r>
      <w:r w:rsidR="00EB0B1E" w:rsidRPr="009D74E6">
        <w:rPr>
          <w:rFonts w:ascii="Times New Roman" w:eastAsia="宋体" w:hAnsi="Times New Roman" w:cs="Times New Roman" w:hint="eastAsia"/>
          <w:szCs w:val="22"/>
          <w14:ligatures w14:val="none"/>
        </w:rPr>
        <w:t xml:space="preserve">mainly </w:t>
      </w:r>
      <w:r w:rsidRPr="009D74E6">
        <w:rPr>
          <w:rFonts w:ascii="Times New Roman" w:eastAsia="宋体" w:hAnsi="Times New Roman" w:cs="Times New Roman"/>
          <w:szCs w:val="22"/>
          <w14:ligatures w14:val="none"/>
        </w:rPr>
        <w:t xml:space="preserve">concentrated on the development of models for single-point properties, benefiting from the relative abundance of standardized data points.  In stark contrast, the development of models for temperature-dependent properties remains a notably under-explored </w:t>
      </w:r>
      <w:proofErr w:type="gramStart"/>
      <w:r w:rsidRPr="009D74E6">
        <w:rPr>
          <w:rFonts w:ascii="Times New Roman" w:eastAsia="宋体" w:hAnsi="Times New Roman" w:cs="Times New Roman" w:hint="eastAsia"/>
          <w:szCs w:val="22"/>
          <w14:ligatures w14:val="none"/>
        </w:rPr>
        <w:t>area</w:t>
      </w:r>
      <w:r w:rsidRPr="009D74E6">
        <w:rPr>
          <w:rFonts w:ascii="Times New Roman" w:eastAsia="宋体" w:hAnsi="Times New Roman" w:cs="Times New Roman"/>
          <w:szCs w:val="22"/>
          <w14:ligatures w14:val="none"/>
        </w:rPr>
        <w:t>.</w:t>
      </w:r>
      <w:ins w:id="362" w:author="帅 张" w:date="2025-12-22T23:44:00Z" w16du:dateUtc="2025-12-22T15:44:00Z">
        <w:r w:rsidR="000E2FB8" w:rsidRPr="000E2FB8">
          <w:rPr>
            <w:rFonts w:ascii="Times New Roman" w:eastAsia="宋体" w:hAnsi="Times New Roman" w:cs="Times New Roman" w:hint="eastAsia"/>
            <w:color w:val="EE0000"/>
            <w:szCs w:val="22"/>
            <w14:ligatures w14:val="none"/>
            <w:rPrChange w:id="363" w:author="帅 张" w:date="2025-12-22T23:44:00Z" w16du:dateUtc="2025-12-22T15:44:00Z">
              <w:rPr>
                <w:rFonts w:ascii="Times New Roman" w:eastAsia="宋体" w:hAnsi="Times New Roman" w:cs="Times New Roman" w:hint="eastAsia"/>
                <w:szCs w:val="22"/>
                <w14:ligatures w14:val="none"/>
              </w:rPr>
            </w:rPrChange>
          </w:rPr>
          <w:t>(</w:t>
        </w:r>
        <w:proofErr w:type="gramEnd"/>
        <w:r w:rsidR="000E2FB8" w:rsidRPr="000E2FB8">
          <w:rPr>
            <w:rFonts w:ascii="Segoe UI" w:eastAsia="宋体" w:hAnsi="Segoe UI" w:cs="Segoe UI"/>
            <w:b/>
            <w:bCs/>
            <w:color w:val="EE0000"/>
            <w:kern w:val="0"/>
            <w:sz w:val="24"/>
            <w:shd w:val="clear" w:color="auto" w:fill="FFFFFF"/>
            <w14:ligatures w14:val="none"/>
            <w:rPrChange w:id="364" w:author="帅 张" w:date="2025-12-22T23:44:00Z" w16du:dateUtc="2025-12-22T15:44:00Z">
              <w:rPr>
                <w:rFonts w:ascii="Segoe UI" w:eastAsia="宋体" w:hAnsi="Segoe UI" w:cs="Segoe UI"/>
                <w:b/>
                <w:bCs/>
                <w:color w:val="0F1115"/>
                <w:kern w:val="0"/>
                <w:sz w:val="24"/>
                <w:shd w:val="clear" w:color="auto" w:fill="FFFFFF"/>
                <w14:ligatures w14:val="none"/>
              </w:rPr>
            </w:rPrChange>
          </w:rPr>
          <w:t xml:space="preserve"> </w:t>
        </w:r>
      </w:ins>
      <w:ins w:id="365" w:author="帅 张" w:date="2025-12-22T23:44:00Z">
        <w:r w:rsidR="000E2FB8" w:rsidRPr="000E2FB8">
          <w:rPr>
            <w:rFonts w:ascii="Times New Roman" w:eastAsia="宋体" w:hAnsi="Times New Roman" w:cs="Times New Roman"/>
            <w:b/>
            <w:bCs/>
            <w:color w:val="EE0000"/>
            <w:szCs w:val="22"/>
            <w14:ligatures w14:val="none"/>
            <w:rPrChange w:id="366" w:author="帅 张" w:date="2025-12-22T23:44:00Z" w16du:dateUtc="2025-12-22T15:44:00Z">
              <w:rPr>
                <w:rFonts w:ascii="Times New Roman" w:eastAsia="宋体" w:hAnsi="Times New Roman" w:cs="Times New Roman"/>
                <w:b/>
                <w:bCs/>
                <w:szCs w:val="22"/>
                <w14:ligatures w14:val="none"/>
              </w:rPr>
            </w:rPrChange>
          </w:rPr>
          <w:t>Butler et al., 2018</w:t>
        </w:r>
      </w:ins>
      <w:ins w:id="367" w:author="帅 张" w:date="2025-12-22T23:44:00Z" w16du:dateUtc="2025-12-22T15:44:00Z">
        <w:r w:rsidR="000E2FB8" w:rsidRPr="000E2FB8">
          <w:rPr>
            <w:rFonts w:ascii="Times New Roman" w:eastAsia="宋体" w:hAnsi="Times New Roman" w:cs="Times New Roman" w:hint="eastAsia"/>
            <w:b/>
            <w:bCs/>
            <w:color w:val="EE0000"/>
            <w:szCs w:val="22"/>
            <w14:ligatures w14:val="none"/>
            <w:rPrChange w:id="368" w:author="帅 张" w:date="2025-12-22T23:44:00Z" w16du:dateUtc="2025-12-22T15:44:00Z">
              <w:rPr>
                <w:rFonts w:ascii="Times New Roman" w:eastAsia="宋体" w:hAnsi="Times New Roman" w:cs="Times New Roman" w:hint="eastAsia"/>
                <w:b/>
                <w:bCs/>
                <w:szCs w:val="22"/>
                <w14:ligatures w14:val="none"/>
              </w:rPr>
            </w:rPrChange>
          </w:rPr>
          <w:t>)</w:t>
        </w:r>
      </w:ins>
      <w:r w:rsidRPr="009D74E6">
        <w:rPr>
          <w:rFonts w:ascii="Times New Roman" w:eastAsia="宋体" w:hAnsi="Times New Roman" w:cs="Times New Roman"/>
          <w:szCs w:val="22"/>
          <w14:ligatures w14:val="none"/>
        </w:rPr>
        <w:t xml:space="preserve"> This research gap is not only due to the scarcity of comprehensive experimental data but, more fundamentally, to the significant increase in modeling complexity. Predicting a single value is a fundamentally different and simpler task than learning a continuous function of temperature. Such models must simultaneously capture the influence of molecular structure and thermal behavior, often requiring them to adhere to underlying physical laws and generalize across both chemical space and a continuous temperature domain. This stark data gap motivates the need for accurate and efficient predictive models that can estimate temperature-dependent thermophysical properties for compounds lacking experimental data. </w:t>
      </w:r>
    </w:p>
    <w:p w14:paraId="721DB2CD" w14:textId="27C4764D" w:rsidR="00827D2B" w:rsidRDefault="00827D2B" w:rsidP="00801EA0">
      <w:pPr>
        <w:pStyle w:val="a9"/>
        <w:spacing w:line="360" w:lineRule="auto"/>
        <w:ind w:left="0" w:firstLineChars="200" w:firstLine="440"/>
        <w:jc w:val="both"/>
        <w:rPr>
          <w:ins w:id="369" w:author="帅 张" w:date="2025-12-22T23:32:00Z" w16du:dateUtc="2025-12-22T15:32:00Z"/>
          <w:rFonts w:ascii="Times New Roman" w:eastAsia="宋体" w:hAnsi="Times New Roman" w:cs="Times New Roman"/>
          <w:szCs w:val="22"/>
          <w14:ligatures w14:val="none"/>
        </w:rPr>
      </w:pPr>
      <w:r w:rsidRPr="009D74E6">
        <w:rPr>
          <w:rFonts w:ascii="Times New Roman" w:eastAsia="宋体" w:hAnsi="Times New Roman" w:cs="Times New Roman" w:hint="eastAsia"/>
          <w:szCs w:val="22"/>
          <w14:ligatures w14:val="none"/>
        </w:rPr>
        <w:t xml:space="preserve">This pronounced disparity in research focus is quantitatively illustrated in </w:t>
      </w:r>
      <w:r w:rsidR="008661F9" w:rsidRPr="009D74E6">
        <w:rPr>
          <w:rFonts w:ascii="Times New Roman" w:eastAsia="宋体" w:hAnsi="Times New Roman" w:cs="Times New Roman" w:hint="eastAsia"/>
          <w:szCs w:val="22"/>
          <w14:ligatures w14:val="none"/>
        </w:rPr>
        <w:t>Fig</w:t>
      </w:r>
      <w:r w:rsidR="008661F9">
        <w:rPr>
          <w:rFonts w:ascii="Times New Roman" w:eastAsia="宋体" w:hAnsi="Times New Roman" w:cs="Times New Roman" w:hint="eastAsia"/>
          <w:szCs w:val="22"/>
          <w14:ligatures w14:val="none"/>
        </w:rPr>
        <w:t>.</w:t>
      </w:r>
      <w:r w:rsidRPr="009D74E6">
        <w:rPr>
          <w:rFonts w:ascii="Times New Roman" w:eastAsia="宋体" w:hAnsi="Times New Roman" w:cs="Times New Roman" w:hint="eastAsia"/>
          <w:szCs w:val="22"/>
          <w14:ligatures w14:val="none"/>
        </w:rPr>
        <w:t xml:space="preserve">1, which presents a survey of predictive modeling publications from the past five years. The data clearly </w:t>
      </w:r>
      <w:r w:rsidR="0008075F" w:rsidRPr="009D74E6">
        <w:rPr>
          <w:rFonts w:ascii="Times New Roman" w:eastAsia="宋体" w:hAnsi="Times New Roman" w:cs="Times New Roman"/>
          <w:szCs w:val="22"/>
          <w14:ligatures w14:val="none"/>
        </w:rPr>
        <w:t>show</w:t>
      </w:r>
      <w:r w:rsidR="0008075F" w:rsidRPr="009D74E6">
        <w:rPr>
          <w:rFonts w:ascii="Times New Roman" w:eastAsia="宋体" w:hAnsi="Times New Roman" w:cs="Times New Roman" w:hint="eastAsia"/>
          <w:szCs w:val="22"/>
          <w14:ligatures w14:val="none"/>
        </w:rPr>
        <w:t xml:space="preserve"> </w:t>
      </w:r>
      <w:r w:rsidRPr="009D74E6">
        <w:rPr>
          <w:rFonts w:ascii="Times New Roman" w:eastAsia="宋体" w:hAnsi="Times New Roman" w:cs="Times New Roman" w:hint="eastAsia"/>
          <w:szCs w:val="22"/>
          <w14:ligatures w14:val="none"/>
        </w:rPr>
        <w:t xml:space="preserve">that while single-point property prediction dominates the literature, the development of predictive models for temperature-dependent properties remains critically underdeveloped. </w:t>
      </w:r>
      <w:r w:rsidRPr="009D74E6">
        <w:rPr>
          <w:rFonts w:ascii="Times New Roman" w:eastAsia="宋体" w:hAnsi="Times New Roman" w:cs="Times New Roman" w:hint="eastAsia"/>
          <w:szCs w:val="22"/>
          <w14:ligatures w14:val="none"/>
        </w:rPr>
        <w:lastRenderedPageBreak/>
        <w:t xml:space="preserve">This </w:t>
      </w:r>
      <w:del w:id="370" w:author="Anjan Tula" w:date="2025-12-01T09:44:00Z" w16du:dateUtc="2025-12-01T01:44:00Z">
        <w:r w:rsidRPr="009D74E6" w:rsidDel="002849E2">
          <w:rPr>
            <w:rFonts w:ascii="Times New Roman" w:eastAsia="宋体" w:hAnsi="Times New Roman" w:cs="Times New Roman" w:hint="eastAsia"/>
            <w:szCs w:val="22"/>
            <w14:ligatures w14:val="none"/>
          </w:rPr>
          <w:delText xml:space="preserve">stark </w:delText>
        </w:r>
      </w:del>
      <w:r w:rsidRPr="009D74E6">
        <w:rPr>
          <w:rFonts w:ascii="Times New Roman" w:eastAsia="宋体" w:hAnsi="Times New Roman" w:cs="Times New Roman" w:hint="eastAsia"/>
          <w:szCs w:val="22"/>
          <w14:ligatures w14:val="none"/>
        </w:rPr>
        <w:t>contrast underscores the pressing need for accurate and efficient approaches specifically aimed at estimating thermal behavior for the vast number of compounds lacking experimental data.</w:t>
      </w:r>
    </w:p>
    <w:p w14:paraId="5E376F19" w14:textId="1F8442EE" w:rsidR="0075576A" w:rsidRDefault="0075576A" w:rsidP="00801EA0">
      <w:pPr>
        <w:pStyle w:val="a9"/>
        <w:spacing w:line="360" w:lineRule="auto"/>
        <w:ind w:left="0" w:firstLineChars="200" w:firstLine="440"/>
        <w:jc w:val="both"/>
        <w:rPr>
          <w:ins w:id="371" w:author="帅 张" w:date="2025-12-22T23:47:00Z" w16du:dateUtc="2025-12-22T15:47:00Z"/>
          <w:rFonts w:ascii="Times New Roman" w:eastAsia="宋体" w:hAnsi="Times New Roman" w:cs="Times New Roman"/>
          <w:color w:val="EE0000"/>
          <w:szCs w:val="22"/>
          <w14:ligatures w14:val="none"/>
        </w:rPr>
      </w:pPr>
      <w:ins w:id="372" w:author="帅 张" w:date="2025-12-22T23:32:00Z">
        <w:r w:rsidRPr="0075576A">
          <w:rPr>
            <w:rFonts w:ascii="Times New Roman" w:eastAsia="宋体" w:hAnsi="Times New Roman" w:cs="Times New Roman"/>
            <w:color w:val="EE0000"/>
            <w:szCs w:val="22"/>
            <w14:ligatures w14:val="none"/>
            <w:rPrChange w:id="373" w:author="帅 张" w:date="2025-12-22T23:32:00Z" w16du:dateUtc="2025-12-22T15:32:00Z">
              <w:rPr>
                <w:rFonts w:ascii="Times New Roman" w:eastAsia="宋体" w:hAnsi="Times New Roman" w:cs="Times New Roman"/>
                <w:szCs w:val="22"/>
                <w14:ligatures w14:val="none"/>
              </w:rPr>
            </w:rPrChange>
          </w:rPr>
          <w:t>Kim, S., Thiessen, P. A., Bolton, E. E., Chen, J., Fu, G., Gindulyte, A., … &amp; Bryant, S. H. (2016). PubChem substance and compound databases. </w:t>
        </w:r>
        <w:r w:rsidRPr="0075576A">
          <w:rPr>
            <w:rFonts w:ascii="Times New Roman" w:eastAsia="宋体" w:hAnsi="Times New Roman" w:cs="Times New Roman"/>
            <w:i/>
            <w:iCs/>
            <w:color w:val="EE0000"/>
            <w:szCs w:val="22"/>
            <w14:ligatures w14:val="none"/>
            <w:rPrChange w:id="374" w:author="帅 张" w:date="2025-12-22T23:32:00Z" w16du:dateUtc="2025-12-22T15:32:00Z">
              <w:rPr>
                <w:rFonts w:ascii="Times New Roman" w:eastAsia="宋体" w:hAnsi="Times New Roman" w:cs="Times New Roman"/>
                <w:i/>
                <w:iCs/>
                <w:szCs w:val="22"/>
                <w14:ligatures w14:val="none"/>
              </w:rPr>
            </w:rPrChange>
          </w:rPr>
          <w:t>Nucleic Acids Research</w:t>
        </w:r>
        <w:r w:rsidRPr="0075576A">
          <w:rPr>
            <w:rFonts w:ascii="Times New Roman" w:eastAsia="宋体" w:hAnsi="Times New Roman" w:cs="Times New Roman"/>
            <w:color w:val="EE0000"/>
            <w:szCs w:val="22"/>
            <w14:ligatures w14:val="none"/>
            <w:rPrChange w:id="375" w:author="帅 张" w:date="2025-12-22T23:32:00Z" w16du:dateUtc="2025-12-22T15:32:00Z">
              <w:rPr>
                <w:rFonts w:ascii="Times New Roman" w:eastAsia="宋体" w:hAnsi="Times New Roman" w:cs="Times New Roman"/>
                <w:szCs w:val="22"/>
                <w14:ligatures w14:val="none"/>
              </w:rPr>
            </w:rPrChange>
          </w:rPr>
          <w:t>, 44(D1), D1202-D1213.</w:t>
        </w:r>
      </w:ins>
    </w:p>
    <w:p w14:paraId="2B27E550" w14:textId="6614EEF1" w:rsidR="000E2FB8" w:rsidRDefault="000E2FB8" w:rsidP="00801EA0">
      <w:pPr>
        <w:pStyle w:val="a9"/>
        <w:spacing w:line="360" w:lineRule="auto"/>
        <w:ind w:left="0" w:firstLineChars="200" w:firstLine="440"/>
        <w:jc w:val="both"/>
        <w:rPr>
          <w:ins w:id="376" w:author="帅 张" w:date="2025-12-22T23:47:00Z" w16du:dateUtc="2025-12-22T15:47:00Z"/>
          <w:rFonts w:ascii="Times New Roman" w:eastAsia="宋体" w:hAnsi="Times New Roman" w:cs="Times New Roman"/>
          <w:color w:val="EE0000"/>
          <w:szCs w:val="22"/>
          <w14:ligatures w14:val="none"/>
        </w:rPr>
      </w:pPr>
      <w:ins w:id="377" w:author="帅 张" w:date="2025-12-22T23:47:00Z">
        <w:r w:rsidRPr="000E2FB8">
          <w:rPr>
            <w:rFonts w:ascii="Times New Roman" w:eastAsia="宋体" w:hAnsi="Times New Roman" w:cs="Times New Roman"/>
            <w:color w:val="EE0000"/>
            <w:szCs w:val="22"/>
            <w14:ligatures w14:val="none"/>
          </w:rPr>
          <w:t>Hachmann, J., Olivares-Amaya, R., Atahan-</w:t>
        </w:r>
        <w:proofErr w:type="spellStart"/>
        <w:r w:rsidRPr="000E2FB8">
          <w:rPr>
            <w:rFonts w:ascii="Times New Roman" w:eastAsia="宋体" w:hAnsi="Times New Roman" w:cs="Times New Roman"/>
            <w:color w:val="EE0000"/>
            <w:szCs w:val="22"/>
            <w14:ligatures w14:val="none"/>
          </w:rPr>
          <w:t>Evrenk</w:t>
        </w:r>
        <w:proofErr w:type="spellEnd"/>
        <w:r w:rsidRPr="000E2FB8">
          <w:rPr>
            <w:rFonts w:ascii="Times New Roman" w:eastAsia="宋体" w:hAnsi="Times New Roman" w:cs="Times New Roman"/>
            <w:color w:val="EE0000"/>
            <w:szCs w:val="22"/>
            <w14:ligatures w14:val="none"/>
          </w:rPr>
          <w:t xml:space="preserve">, S., Amador-Bedolla, C., Sánchez-Carrera, R. S., Gold-Parker, A., … &amp; </w:t>
        </w:r>
        <w:proofErr w:type="spellStart"/>
        <w:r w:rsidRPr="000E2FB8">
          <w:rPr>
            <w:rFonts w:ascii="Times New Roman" w:eastAsia="宋体" w:hAnsi="Times New Roman" w:cs="Times New Roman"/>
            <w:color w:val="EE0000"/>
            <w:szCs w:val="22"/>
            <w14:ligatures w14:val="none"/>
          </w:rPr>
          <w:t>Aspuru</w:t>
        </w:r>
        <w:proofErr w:type="spellEnd"/>
        <w:r w:rsidRPr="000E2FB8">
          <w:rPr>
            <w:rFonts w:ascii="Times New Roman" w:eastAsia="宋体" w:hAnsi="Times New Roman" w:cs="Times New Roman"/>
            <w:color w:val="EE0000"/>
            <w:szCs w:val="22"/>
            <w14:ligatures w14:val="none"/>
          </w:rPr>
          <w:t>-Guzik, A. (2011). The Harvard clean energy project: Large-scale computational screening and design of organic photovoltaics on the world community grid. </w:t>
        </w:r>
        <w:r w:rsidRPr="000E2FB8">
          <w:rPr>
            <w:rFonts w:ascii="Times New Roman" w:eastAsia="宋体" w:hAnsi="Times New Roman" w:cs="Times New Roman"/>
            <w:i/>
            <w:iCs/>
            <w:color w:val="EE0000"/>
            <w:szCs w:val="22"/>
            <w14:ligatures w14:val="none"/>
          </w:rPr>
          <w:t>The Journal of Physical Chemistry Letters</w:t>
        </w:r>
        <w:r w:rsidRPr="000E2FB8">
          <w:rPr>
            <w:rFonts w:ascii="Times New Roman" w:eastAsia="宋体" w:hAnsi="Times New Roman" w:cs="Times New Roman"/>
            <w:color w:val="EE0000"/>
            <w:szCs w:val="22"/>
            <w14:ligatures w14:val="none"/>
          </w:rPr>
          <w:t>, 2(17), 2241-2251.</w:t>
        </w:r>
      </w:ins>
    </w:p>
    <w:p w14:paraId="06CECE86" w14:textId="472F4BDF" w:rsidR="000E2FB8" w:rsidRPr="0075576A" w:rsidRDefault="000E2FB8" w:rsidP="00801EA0">
      <w:pPr>
        <w:pStyle w:val="a9"/>
        <w:spacing w:line="360" w:lineRule="auto"/>
        <w:ind w:left="0" w:firstLineChars="200" w:firstLine="440"/>
        <w:jc w:val="both"/>
        <w:rPr>
          <w:rFonts w:ascii="Times New Roman" w:eastAsia="宋体" w:hAnsi="Times New Roman" w:cs="Times New Roman"/>
          <w:color w:val="EE0000"/>
          <w:szCs w:val="22"/>
          <w14:ligatures w14:val="none"/>
          <w:rPrChange w:id="378" w:author="帅 张" w:date="2025-12-22T23:32:00Z" w16du:dateUtc="2025-12-22T15:32:00Z">
            <w:rPr>
              <w:rFonts w:ascii="Times New Roman" w:eastAsia="宋体" w:hAnsi="Times New Roman" w:cs="Times New Roman"/>
              <w:szCs w:val="22"/>
              <w14:ligatures w14:val="none"/>
            </w:rPr>
          </w:rPrChange>
        </w:rPr>
      </w:pPr>
      <w:ins w:id="379" w:author="帅 张" w:date="2025-12-22T23:47:00Z">
        <w:r w:rsidRPr="000E2FB8">
          <w:rPr>
            <w:rFonts w:ascii="Times New Roman" w:eastAsia="宋体" w:hAnsi="Times New Roman" w:cs="Times New Roman"/>
            <w:color w:val="EE0000"/>
            <w:szCs w:val="22"/>
            <w14:ligatures w14:val="none"/>
          </w:rPr>
          <w:t>Butler, K. T., Davies, D. W., Cartwright, H., Isayev, O., &amp; Walsh, A. (2018). Machine learning for molecular and materials science. </w:t>
        </w:r>
        <w:r w:rsidRPr="000E2FB8">
          <w:rPr>
            <w:rFonts w:ascii="Times New Roman" w:eastAsia="宋体" w:hAnsi="Times New Roman" w:cs="Times New Roman"/>
            <w:i/>
            <w:iCs/>
            <w:color w:val="EE0000"/>
            <w:szCs w:val="22"/>
            <w14:ligatures w14:val="none"/>
          </w:rPr>
          <w:t>Nature</w:t>
        </w:r>
        <w:r w:rsidRPr="000E2FB8">
          <w:rPr>
            <w:rFonts w:ascii="Times New Roman" w:eastAsia="宋体" w:hAnsi="Times New Roman" w:cs="Times New Roman"/>
            <w:color w:val="EE0000"/>
            <w:szCs w:val="22"/>
            <w14:ligatures w14:val="none"/>
          </w:rPr>
          <w:t>, 559(7715), 547-555.</w:t>
        </w:r>
      </w:ins>
    </w:p>
    <w:p w14:paraId="786144B3" w14:textId="0EDB7923" w:rsidR="00827D2B" w:rsidRDefault="003A487C" w:rsidP="00827D2B">
      <w:pPr>
        <w:rPr>
          <w:rFonts w:ascii="Times New Roman" w:hAnsi="Times New Roman" w:cs="Times New Roman"/>
          <w:sz w:val="28"/>
          <w:szCs w:val="28"/>
        </w:rPr>
      </w:pPr>
      <w:r>
        <w:rPr>
          <w:noProof/>
          <w14:ligatures w14:val="standardContextual"/>
        </w:rPr>
        <w:drawing>
          <wp:inline distT="0" distB="0" distL="0" distR="0" wp14:anchorId="0F8D8EE0" wp14:editId="34755685">
            <wp:extent cx="5226050" cy="3219450"/>
            <wp:effectExtent l="0" t="0" r="12700" b="0"/>
            <wp:docPr id="1101857474" name="图表 1">
              <a:extLst xmlns:a="http://schemas.openxmlformats.org/drawingml/2006/main">
                <a:ext uri="{FF2B5EF4-FFF2-40B4-BE49-F238E27FC236}">
                  <a16:creationId xmlns:a16="http://schemas.microsoft.com/office/drawing/2014/main" id="{36F39BB9-022A-D68F-19F4-1D5C4B92BC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9115E6B" w14:textId="77777777" w:rsidR="004D0082" w:rsidRPr="004D0082" w:rsidRDefault="00827D2B" w:rsidP="008661F9">
      <w:pPr>
        <w:jc w:val="center"/>
        <w:rPr>
          <w:ins w:id="380" w:author="帅 张" w:date="2025-12-21T17:16:00Z" w16du:dateUtc="2025-12-21T09:16:00Z"/>
          <w:rFonts w:hint="eastAsia"/>
          <w:strike/>
          <w:rPrChange w:id="381" w:author="帅 张" w:date="2025-12-21T17:17:00Z" w16du:dateUtc="2025-12-21T09:17:00Z">
            <w:rPr>
              <w:ins w:id="382" w:author="帅 张" w:date="2025-12-21T17:16:00Z" w16du:dateUtc="2025-12-21T09:16:00Z"/>
              <w:rFonts w:hint="eastAsia"/>
            </w:rPr>
          </w:rPrChange>
        </w:rPr>
      </w:pPr>
      <w:r w:rsidRPr="000E2E90">
        <w:rPr>
          <w:rFonts w:ascii="Times New Roman" w:hAnsi="Times New Roman" w:cs="Times New Roman"/>
          <w:sz w:val="22"/>
          <w:szCs w:val="22"/>
        </w:rPr>
        <w:t>Fig</w:t>
      </w:r>
      <w:r w:rsidR="0084784C" w:rsidRPr="000E2E90">
        <w:rPr>
          <w:rFonts w:ascii="Times New Roman" w:hAnsi="Times New Roman" w:cs="Times New Roman" w:hint="eastAsia"/>
          <w:sz w:val="22"/>
          <w:szCs w:val="22"/>
        </w:rPr>
        <w:t>.</w:t>
      </w:r>
      <w:r w:rsidRPr="000E2E90">
        <w:rPr>
          <w:rFonts w:ascii="Times New Roman" w:hAnsi="Times New Roman" w:cs="Times New Roman"/>
          <w:sz w:val="22"/>
          <w:szCs w:val="22"/>
        </w:rPr>
        <w:t>1</w:t>
      </w:r>
      <w:r w:rsidR="000E2E90" w:rsidRPr="000E2E90">
        <w:rPr>
          <w:rFonts w:ascii="Times New Roman" w:hAnsi="Times New Roman" w:cs="Times New Roman" w:hint="eastAsia"/>
          <w:sz w:val="22"/>
          <w:szCs w:val="22"/>
        </w:rPr>
        <w:t xml:space="preserve"> </w:t>
      </w:r>
      <w:r w:rsidR="000E2E90" w:rsidRPr="004D0082">
        <w:rPr>
          <w:rFonts w:ascii="Times New Roman" w:hAnsi="Times New Roman" w:cs="Times New Roman"/>
          <w:strike/>
          <w:color w:val="EE0000"/>
          <w:sz w:val="22"/>
          <w:szCs w:val="22"/>
          <w:rPrChange w:id="383" w:author="帅 张" w:date="2025-12-21T17:17:00Z" w16du:dateUtc="2025-12-21T09:17:00Z">
            <w:rPr>
              <w:rFonts w:ascii="Times New Roman" w:hAnsi="Times New Roman" w:cs="Times New Roman"/>
              <w:sz w:val="22"/>
              <w:szCs w:val="22"/>
            </w:rPr>
          </w:rPrChange>
        </w:rPr>
        <w:t xml:space="preserve">Number of Property Prediction Studies </w:t>
      </w:r>
      <w:commentRangeStart w:id="384"/>
      <w:r w:rsidR="000E2E90" w:rsidRPr="004D0082">
        <w:rPr>
          <w:rFonts w:ascii="Times New Roman" w:hAnsi="Times New Roman" w:cs="Times New Roman"/>
          <w:strike/>
          <w:color w:val="EE0000"/>
          <w:sz w:val="22"/>
          <w:szCs w:val="22"/>
          <w:rPrChange w:id="385" w:author="帅 张" w:date="2025-12-21T17:17:00Z" w16du:dateUtc="2025-12-21T09:17:00Z">
            <w:rPr>
              <w:rFonts w:ascii="Times New Roman" w:hAnsi="Times New Roman" w:cs="Times New Roman"/>
              <w:sz w:val="22"/>
              <w:szCs w:val="22"/>
            </w:rPr>
          </w:rPrChange>
        </w:rPr>
        <w:t>(2020-202</w:t>
      </w:r>
      <w:r w:rsidR="003A487C" w:rsidRPr="004D0082">
        <w:rPr>
          <w:rFonts w:ascii="Times New Roman" w:hAnsi="Times New Roman" w:cs="Times New Roman"/>
          <w:strike/>
          <w:color w:val="EE0000"/>
          <w:sz w:val="22"/>
          <w:szCs w:val="22"/>
          <w:rPrChange w:id="386" w:author="帅 张" w:date="2025-12-21T17:17:00Z" w16du:dateUtc="2025-12-21T09:17:00Z">
            <w:rPr>
              <w:rFonts w:ascii="Times New Roman" w:hAnsi="Times New Roman" w:cs="Times New Roman"/>
              <w:sz w:val="22"/>
              <w:szCs w:val="22"/>
            </w:rPr>
          </w:rPrChange>
        </w:rPr>
        <w:t>4</w:t>
      </w:r>
      <w:r w:rsidR="000E2E90" w:rsidRPr="004D0082">
        <w:rPr>
          <w:rFonts w:ascii="Times New Roman" w:hAnsi="Times New Roman" w:cs="Times New Roman"/>
          <w:strike/>
          <w:color w:val="EE0000"/>
          <w:sz w:val="22"/>
          <w:szCs w:val="22"/>
          <w:rPrChange w:id="387" w:author="帅 张" w:date="2025-12-21T17:17:00Z" w16du:dateUtc="2025-12-21T09:17:00Z">
            <w:rPr>
              <w:rFonts w:ascii="Times New Roman" w:hAnsi="Times New Roman" w:cs="Times New Roman"/>
              <w:sz w:val="22"/>
              <w:szCs w:val="22"/>
            </w:rPr>
          </w:rPrChange>
        </w:rPr>
        <w:t>)</w:t>
      </w:r>
      <w:ins w:id="388" w:author="帅 张" w:date="2025-12-21T17:16:00Z" w16du:dateUtc="2025-12-21T09:16:00Z">
        <w:r w:rsidR="004D0082" w:rsidRPr="004D0082">
          <w:rPr>
            <w:rFonts w:hint="eastAsia"/>
            <w:strike/>
            <w:rPrChange w:id="389" w:author="帅 张" w:date="2025-12-21T17:17:00Z" w16du:dateUtc="2025-12-21T09:17:00Z">
              <w:rPr>
                <w:rFonts w:hint="eastAsia"/>
              </w:rPr>
            </w:rPrChange>
          </w:rPr>
          <w:t xml:space="preserve"> </w:t>
        </w:r>
      </w:ins>
    </w:p>
    <w:p w14:paraId="60CBFAC5" w14:textId="140292F8" w:rsidR="004D0082" w:rsidRPr="00724F7C" w:rsidRDefault="00B31C41" w:rsidP="00B31C41">
      <w:pPr>
        <w:jc w:val="both"/>
        <w:rPr>
          <w:rFonts w:ascii="Times New Roman" w:hAnsi="Times New Roman" w:cs="Times New Roman"/>
          <w:color w:val="EE0000"/>
          <w:sz w:val="22"/>
          <w:szCs w:val="22"/>
          <w:rPrChange w:id="390" w:author="帅 张" w:date="2025-12-22T21:26:00Z" w16du:dateUtc="2025-12-22T13:26:00Z">
            <w:rPr>
              <w:rFonts w:ascii="Times New Roman" w:hAnsi="Times New Roman" w:cs="Times New Roman"/>
              <w:sz w:val="28"/>
              <w:szCs w:val="28"/>
            </w:rPr>
          </w:rPrChange>
        </w:rPr>
        <w:pPrChange w:id="391" w:author="帅 张" w:date="2025-12-22T23:08:00Z" w16du:dateUtc="2025-12-22T15:08:00Z">
          <w:pPr>
            <w:jc w:val="center"/>
          </w:pPr>
        </w:pPrChange>
      </w:pPr>
      <w:ins w:id="392" w:author="帅 张" w:date="2025-12-22T23:08:00Z" w16du:dateUtc="2025-12-22T15:08:00Z">
        <w:r w:rsidRPr="00B31C41">
          <w:rPr>
            <w:rFonts w:ascii="Times New Roman" w:hAnsi="Times New Roman" w:cs="Times New Roman"/>
            <w:color w:val="EE0000"/>
            <w:sz w:val="22"/>
            <w:szCs w:val="22"/>
            <w:rPrChange w:id="393" w:author="帅 张" w:date="2025-12-22T23:08:00Z" w16du:dateUtc="2025-12-22T15:08:00Z">
              <w:rPr>
                <w:rFonts w:ascii="Times New Roman" w:hAnsi="Times New Roman" w:cs="Times New Roman"/>
                <w:sz w:val="22"/>
                <w:szCs w:val="22"/>
              </w:rPr>
            </w:rPrChange>
          </w:rPr>
          <w:t>Fig</w:t>
        </w:r>
        <w:r w:rsidRPr="00B31C41">
          <w:rPr>
            <w:rFonts w:ascii="Times New Roman" w:hAnsi="Times New Roman" w:cs="Times New Roman" w:hint="eastAsia"/>
            <w:color w:val="EE0000"/>
            <w:sz w:val="22"/>
            <w:szCs w:val="22"/>
            <w:rPrChange w:id="394" w:author="帅 张" w:date="2025-12-22T23:08:00Z" w16du:dateUtc="2025-12-22T15:08:00Z">
              <w:rPr>
                <w:rFonts w:ascii="Times New Roman" w:hAnsi="Times New Roman" w:cs="Times New Roman" w:hint="eastAsia"/>
                <w:sz w:val="22"/>
                <w:szCs w:val="22"/>
              </w:rPr>
            </w:rPrChange>
          </w:rPr>
          <w:t>.</w:t>
        </w:r>
        <w:r w:rsidRPr="00B31C41">
          <w:rPr>
            <w:rFonts w:ascii="Times New Roman" w:hAnsi="Times New Roman" w:cs="Times New Roman"/>
            <w:color w:val="EE0000"/>
            <w:sz w:val="22"/>
            <w:szCs w:val="22"/>
            <w:rPrChange w:id="395" w:author="帅 张" w:date="2025-12-22T23:08:00Z" w16du:dateUtc="2025-12-22T15:08:00Z">
              <w:rPr>
                <w:rFonts w:ascii="Times New Roman" w:hAnsi="Times New Roman" w:cs="Times New Roman"/>
                <w:sz w:val="22"/>
                <w:szCs w:val="22"/>
              </w:rPr>
            </w:rPrChange>
          </w:rPr>
          <w:t>1</w:t>
        </w:r>
        <w:r>
          <w:rPr>
            <w:rFonts w:ascii="Times New Roman" w:hAnsi="Times New Roman" w:cs="Times New Roman" w:hint="eastAsia"/>
            <w:sz w:val="22"/>
            <w:szCs w:val="22"/>
          </w:rPr>
          <w:t xml:space="preserve"> </w:t>
        </w:r>
      </w:ins>
      <w:ins w:id="396" w:author="帅 张" w:date="2025-12-21T17:16:00Z">
        <w:r w:rsidR="004D0082" w:rsidRPr="00724F7C">
          <w:rPr>
            <w:rFonts w:ascii="Times New Roman" w:hAnsi="Times New Roman" w:cs="Times New Roman"/>
            <w:color w:val="EE0000"/>
            <w:sz w:val="22"/>
            <w:szCs w:val="22"/>
          </w:rPr>
          <w:t>Number of research works related to temperature-dependent and single-point properties in organic compounds (2020-2024)</w:t>
        </w:r>
      </w:ins>
      <w:r w:rsidR="0084784C" w:rsidRPr="00724F7C">
        <w:rPr>
          <w:rFonts w:ascii="Times New Roman" w:hAnsi="Times New Roman" w:cs="Times New Roman"/>
          <w:color w:val="EE0000"/>
          <w:sz w:val="22"/>
          <w:szCs w:val="22"/>
          <w:rPrChange w:id="397" w:author="帅 张" w:date="2025-12-22T21:26:00Z" w16du:dateUtc="2025-12-22T13:26:00Z">
            <w:rPr>
              <w:rFonts w:ascii="Times New Roman" w:hAnsi="Times New Roman" w:cs="Times New Roman"/>
              <w:sz w:val="22"/>
              <w:szCs w:val="22"/>
            </w:rPr>
          </w:rPrChange>
        </w:rPr>
        <w:t xml:space="preserve"> </w:t>
      </w:r>
      <w:commentRangeEnd w:id="384"/>
      <w:r w:rsidR="001807A0" w:rsidRPr="00724F7C">
        <w:rPr>
          <w:rStyle w:val="af9"/>
          <w:rFonts w:asciiTheme="minorHAnsi" w:eastAsiaTheme="minorEastAsia" w:hAnsiTheme="minorHAnsi" w:cstheme="minorBidi" w:hint="eastAsia"/>
          <w:color w:val="EE0000"/>
          <w:kern w:val="2"/>
          <w14:ligatures w14:val="standardContextual"/>
          <w:rPrChange w:id="398" w:author="帅 张" w:date="2025-12-22T21:26:00Z" w16du:dateUtc="2025-12-22T13:26:00Z">
            <w:rPr>
              <w:rStyle w:val="af9"/>
              <w:rFonts w:asciiTheme="minorHAnsi" w:eastAsiaTheme="minorEastAsia" w:hAnsiTheme="minorHAnsi" w:cstheme="minorBidi" w:hint="eastAsia"/>
              <w:kern w:val="2"/>
              <w14:ligatures w14:val="standardContextual"/>
            </w:rPr>
          </w:rPrChange>
        </w:rPr>
        <w:commentReference w:id="384"/>
      </w:r>
      <w:ins w:id="399" w:author="帅 张" w:date="2025-12-22T21:26:00Z" w16du:dateUtc="2025-12-22T13:26:00Z">
        <w:r w:rsidR="00724F7C" w:rsidRPr="00724F7C">
          <w:rPr>
            <w:rFonts w:ascii="Times New Roman" w:hAnsi="Times New Roman" w:cs="Times New Roman" w:hint="eastAsia"/>
            <w:color w:val="EE0000"/>
            <w:sz w:val="22"/>
            <w:szCs w:val="22"/>
            <w:rPrChange w:id="400" w:author="帅 张" w:date="2025-12-22T21:26:00Z" w16du:dateUtc="2025-12-22T13:26:00Z">
              <w:rPr>
                <w:rFonts w:ascii="Times New Roman" w:hAnsi="Times New Roman" w:cs="Times New Roman" w:hint="eastAsia"/>
                <w:color w:val="000000" w:themeColor="text1"/>
                <w:sz w:val="22"/>
                <w:szCs w:val="22"/>
              </w:rPr>
            </w:rPrChange>
          </w:rPr>
          <w:t>.</w:t>
        </w:r>
      </w:ins>
      <w:ins w:id="401" w:author="帅 张" w:date="2025-12-21T17:16:00Z">
        <w:r w:rsidR="004D0082" w:rsidRPr="00724F7C">
          <w:rPr>
            <w:rFonts w:ascii="Times New Roman" w:hAnsi="Times New Roman" w:cs="Times New Roman"/>
            <w:color w:val="EE0000"/>
            <w:sz w:val="22"/>
            <w:szCs w:val="22"/>
            <w:rPrChange w:id="402" w:author="帅 张" w:date="2025-12-22T21:26:00Z" w16du:dateUtc="2025-12-22T13:26:00Z">
              <w:rPr>
                <w:rFonts w:ascii="Times New Roman" w:hAnsi="Times New Roman" w:cs="Times New Roman"/>
                <w:sz w:val="28"/>
                <w:szCs w:val="28"/>
              </w:rPr>
            </w:rPrChange>
          </w:rPr>
          <w:t>Data for this table was retrieved from Web of Science, using specific keywords related to temperature-dependent properties and single-point properties. For the full list of keywords used, please refer to the Appendix.</w:t>
        </w:r>
      </w:ins>
    </w:p>
    <w:p w14:paraId="553C281C" w14:textId="021A470A" w:rsidR="00827D2B" w:rsidRPr="009D74E6" w:rsidRDefault="003C4D7A" w:rsidP="00D2468A">
      <w:pPr>
        <w:pStyle w:val="a9"/>
        <w:spacing w:line="360" w:lineRule="auto"/>
        <w:ind w:left="0" w:firstLineChars="200" w:firstLine="440"/>
        <w:jc w:val="both"/>
        <w:rPr>
          <w:rFonts w:ascii="Times New Roman" w:eastAsia="宋体" w:hAnsi="Times New Roman" w:cs="Times New Roman"/>
          <w:szCs w:val="22"/>
          <w14:ligatures w14:val="none"/>
        </w:rPr>
      </w:pPr>
      <w:r w:rsidRPr="009D74E6">
        <w:rPr>
          <w:rFonts w:ascii="Times New Roman" w:eastAsia="宋体" w:hAnsi="Times New Roman" w:cs="Times New Roman"/>
          <w:szCs w:val="22"/>
          <w14:ligatures w14:val="none"/>
        </w:rPr>
        <w:t xml:space="preserve">To address the challenge of predicting temperature-dependent properties, several modeling </w:t>
      </w:r>
      <w:r w:rsidR="005A24F6" w:rsidRPr="009D74E6">
        <w:rPr>
          <w:rFonts w:ascii="Times New Roman" w:eastAsia="宋体" w:hAnsi="Times New Roman" w:cs="Times New Roman" w:hint="eastAsia"/>
          <w:szCs w:val="22"/>
          <w14:ligatures w14:val="none"/>
        </w:rPr>
        <w:t>a</w:t>
      </w:r>
      <w:r w:rsidR="005A24F6" w:rsidRPr="009D74E6">
        <w:rPr>
          <w:rFonts w:ascii="Times New Roman" w:eastAsia="宋体" w:hAnsi="Times New Roman" w:cs="Times New Roman"/>
          <w:szCs w:val="22"/>
          <w14:ligatures w14:val="none"/>
        </w:rPr>
        <w:t>pproaches</w:t>
      </w:r>
      <w:r w:rsidRPr="009D74E6">
        <w:rPr>
          <w:rFonts w:ascii="Times New Roman" w:eastAsia="宋体" w:hAnsi="Times New Roman" w:cs="Times New Roman"/>
          <w:szCs w:val="22"/>
          <w14:ligatures w14:val="none"/>
        </w:rPr>
        <w:t xml:space="preserve"> have been developed. Among them, three categories form the cornerstone of current research: </w:t>
      </w:r>
      <w:r w:rsidRPr="006F03AE">
        <w:rPr>
          <w:rFonts w:ascii="Times New Roman" w:eastAsia="宋体" w:hAnsi="Times New Roman" w:cs="Times New Roman"/>
          <w:strike/>
          <w:color w:val="EE0000"/>
          <w:szCs w:val="22"/>
          <w14:ligatures w14:val="none"/>
          <w:rPrChange w:id="403" w:author="帅 张" w:date="2025-12-22T12:36:00Z" w16du:dateUtc="2025-12-22T04:36:00Z">
            <w:rPr>
              <w:rFonts w:ascii="Times New Roman" w:eastAsia="宋体" w:hAnsi="Times New Roman" w:cs="Times New Roman"/>
              <w:szCs w:val="22"/>
              <w14:ligatures w14:val="none"/>
            </w:rPr>
          </w:rPrChange>
        </w:rPr>
        <w:t>group contribution (GC)</w:t>
      </w:r>
      <w:ins w:id="404" w:author="帅 张" w:date="2025-12-22T12:36:00Z" w16du:dateUtc="2025-12-22T04:36:00Z">
        <w:r w:rsidR="006F03AE">
          <w:rPr>
            <w:rFonts w:ascii="Times New Roman" w:eastAsia="宋体" w:hAnsi="Times New Roman" w:cs="Times New Roman" w:hint="eastAsia"/>
            <w:szCs w:val="22"/>
            <w14:ligatures w14:val="none"/>
          </w:rPr>
          <w:t>GC</w:t>
        </w:r>
      </w:ins>
      <w:r w:rsidRPr="009D74E6">
        <w:rPr>
          <w:rFonts w:ascii="Times New Roman" w:eastAsia="宋体" w:hAnsi="Times New Roman" w:cs="Times New Roman"/>
          <w:szCs w:val="22"/>
          <w14:ligatures w14:val="none"/>
        </w:rPr>
        <w:t xml:space="preserve"> methods, </w:t>
      </w:r>
      <w:r w:rsidRPr="00BD7E5B">
        <w:rPr>
          <w:rFonts w:ascii="Times New Roman" w:eastAsia="宋体" w:hAnsi="Times New Roman" w:cs="Times New Roman"/>
          <w:strike/>
          <w:color w:val="EE0000"/>
          <w:szCs w:val="22"/>
          <w14:ligatures w14:val="none"/>
          <w:rPrChange w:id="405" w:author="帅 张" w:date="2025-12-22T13:05:00Z" w16du:dateUtc="2025-12-22T05:05:00Z">
            <w:rPr>
              <w:rFonts w:ascii="Times New Roman" w:eastAsia="宋体" w:hAnsi="Times New Roman" w:cs="Times New Roman"/>
              <w:szCs w:val="22"/>
              <w14:ligatures w14:val="none"/>
            </w:rPr>
          </w:rPrChange>
        </w:rPr>
        <w:t xml:space="preserve">quantitative structure–property relationship </w:t>
      </w:r>
      <w:r w:rsidRPr="00BD7E5B">
        <w:rPr>
          <w:rFonts w:ascii="Times New Roman" w:eastAsia="宋体" w:hAnsi="Times New Roman" w:cs="Times New Roman"/>
          <w:strike/>
          <w:color w:val="EE0000"/>
          <w:szCs w:val="22"/>
          <w14:ligatures w14:val="none"/>
          <w:rPrChange w:id="406" w:author="帅 张" w:date="2025-12-22T13:05:00Z" w16du:dateUtc="2025-12-22T05:05:00Z">
            <w:rPr>
              <w:rFonts w:ascii="Times New Roman" w:eastAsia="宋体" w:hAnsi="Times New Roman" w:cs="Times New Roman"/>
              <w:szCs w:val="22"/>
              <w14:ligatures w14:val="none"/>
            </w:rPr>
          </w:rPrChange>
        </w:rPr>
        <w:lastRenderedPageBreak/>
        <w:t>(QSPR)</w:t>
      </w:r>
      <w:r w:rsidRPr="009D74E6">
        <w:rPr>
          <w:rFonts w:ascii="Times New Roman" w:eastAsia="宋体" w:hAnsi="Times New Roman" w:cs="Times New Roman"/>
          <w:szCs w:val="22"/>
          <w14:ligatures w14:val="none"/>
        </w:rPr>
        <w:t xml:space="preserve"> </w:t>
      </w:r>
      <w:ins w:id="407" w:author="帅 张" w:date="2025-12-22T13:05:00Z" w16du:dateUtc="2025-12-22T05:05:00Z">
        <w:r w:rsidR="00BD7E5B">
          <w:rPr>
            <w:rFonts w:ascii="Times New Roman" w:eastAsia="宋体" w:hAnsi="Times New Roman" w:cs="Times New Roman" w:hint="eastAsia"/>
            <w:szCs w:val="22"/>
            <w14:ligatures w14:val="none"/>
          </w:rPr>
          <w:t xml:space="preserve">QSPR </w:t>
        </w:r>
      </w:ins>
      <w:r w:rsidRPr="009D74E6">
        <w:rPr>
          <w:rFonts w:ascii="Times New Roman" w:eastAsia="宋体" w:hAnsi="Times New Roman" w:cs="Times New Roman"/>
          <w:szCs w:val="22"/>
          <w14:ligatures w14:val="none"/>
        </w:rPr>
        <w:t xml:space="preserve">models, and </w:t>
      </w:r>
      <w:r w:rsidRPr="00BD7E5B">
        <w:rPr>
          <w:rFonts w:ascii="Times New Roman" w:eastAsia="宋体" w:hAnsi="Times New Roman" w:cs="Times New Roman"/>
          <w:strike/>
          <w:color w:val="EE0000"/>
          <w:szCs w:val="22"/>
          <w14:ligatures w14:val="none"/>
          <w:rPrChange w:id="408" w:author="帅 张" w:date="2025-12-22T13:05:00Z" w16du:dateUtc="2025-12-22T05:05:00Z">
            <w:rPr>
              <w:rFonts w:ascii="Times New Roman" w:eastAsia="宋体" w:hAnsi="Times New Roman" w:cs="Times New Roman"/>
              <w:szCs w:val="22"/>
              <w14:ligatures w14:val="none"/>
            </w:rPr>
          </w:rPrChange>
        </w:rPr>
        <w:t>machine learning (ML)</w:t>
      </w:r>
      <w:r w:rsidRPr="009D74E6">
        <w:rPr>
          <w:rFonts w:ascii="Times New Roman" w:eastAsia="宋体" w:hAnsi="Times New Roman" w:cs="Times New Roman"/>
          <w:szCs w:val="22"/>
          <w14:ligatures w14:val="none"/>
        </w:rPr>
        <w:t xml:space="preserve"> </w:t>
      </w:r>
      <w:ins w:id="409" w:author="帅 张" w:date="2025-12-22T13:05:00Z" w16du:dateUtc="2025-12-22T05:05:00Z">
        <w:r w:rsidR="00BD7E5B">
          <w:rPr>
            <w:rFonts w:ascii="Times New Roman" w:eastAsia="宋体" w:hAnsi="Times New Roman" w:cs="Times New Roman" w:hint="eastAsia"/>
            <w:szCs w:val="22"/>
            <w14:ligatures w14:val="none"/>
          </w:rPr>
          <w:t xml:space="preserve">ML </w:t>
        </w:r>
      </w:ins>
      <w:r w:rsidRPr="009D74E6">
        <w:rPr>
          <w:rFonts w:ascii="Times New Roman" w:eastAsia="宋体" w:hAnsi="Times New Roman" w:cs="Times New Roman"/>
          <w:szCs w:val="22"/>
          <w14:ligatures w14:val="none"/>
        </w:rPr>
        <w:t>approaches.</w:t>
      </w:r>
      <w:r w:rsidRPr="009D74E6">
        <w:rPr>
          <w:rFonts w:ascii="Times New Roman" w:eastAsia="宋体" w:hAnsi="Times New Roman" w:cs="Times New Roman" w:hint="eastAsia"/>
          <w:szCs w:val="22"/>
          <w14:ligatures w14:val="none"/>
        </w:rPr>
        <w:t xml:space="preserve"> </w:t>
      </w:r>
      <w:r w:rsidR="00827D2B" w:rsidRPr="009D74E6">
        <w:rPr>
          <w:rFonts w:ascii="Times New Roman" w:eastAsia="宋体" w:hAnsi="Times New Roman" w:cs="Times New Roman" w:hint="eastAsia"/>
          <w:szCs w:val="22"/>
          <w14:ligatures w14:val="none"/>
        </w:rPr>
        <w:t xml:space="preserve">Many of the aforementioned models are fundamentally based on molecular structure information. For predicting single-point properties at a fixed temperature, relying solely on structural descriptors has proven highly effective. However, a fundamental flaw emerges when extending this </w:t>
      </w:r>
      <w:r w:rsidR="005A24F6" w:rsidRPr="009D74E6">
        <w:rPr>
          <w:rFonts w:ascii="Times New Roman" w:eastAsia="宋体" w:hAnsi="Times New Roman" w:cs="Times New Roman" w:hint="eastAsia"/>
          <w:szCs w:val="22"/>
          <w14:ligatures w14:val="none"/>
        </w:rPr>
        <w:t>a</w:t>
      </w:r>
      <w:r w:rsidR="005A24F6" w:rsidRPr="009D74E6">
        <w:rPr>
          <w:rFonts w:ascii="Times New Roman" w:eastAsia="宋体" w:hAnsi="Times New Roman" w:cs="Times New Roman"/>
          <w:szCs w:val="22"/>
          <w14:ligatures w14:val="none"/>
        </w:rPr>
        <w:t>pproach</w:t>
      </w:r>
      <w:r w:rsidR="00827D2B" w:rsidRPr="009D74E6">
        <w:rPr>
          <w:rFonts w:ascii="Times New Roman" w:eastAsia="宋体" w:hAnsi="Times New Roman" w:cs="Times New Roman" w:hint="eastAsia"/>
          <w:szCs w:val="22"/>
          <w14:ligatures w14:val="none"/>
        </w:rPr>
        <w:t xml:space="preserve"> to model continuous temperature dependence. The prevailing approach treats data points at different temperatures for the same substance merely as an expansion of the dataset volume, where each (temperature, property) pair is processed as an independent sample. This treatment inherently disregards the intrinsic physical correlation between points on the same temperature-property curve. Consequently, conventional models that fit property values to discrete (temperature, structure) pairs fail to learn the continuous functional relationship, leading to predictions that lack physical consistency, manifesting as incorrect curvature and poor extrapolation beyond the training range. </w:t>
      </w:r>
    </w:p>
    <w:p w14:paraId="7FDBACE2" w14:textId="5AAA6D27" w:rsidR="00827D2B" w:rsidRDefault="00827D2B" w:rsidP="00D2468A">
      <w:pPr>
        <w:pStyle w:val="a9"/>
        <w:spacing w:line="360" w:lineRule="auto"/>
        <w:ind w:left="0" w:firstLineChars="200" w:firstLine="440"/>
        <w:jc w:val="both"/>
        <w:rPr>
          <w:ins w:id="410" w:author="帅 张" w:date="2025-12-22T15:51:00Z" w16du:dateUtc="2025-12-22T07:51:00Z"/>
          <w:rFonts w:ascii="Times New Roman" w:eastAsia="宋体" w:hAnsi="Times New Roman" w:cs="Times New Roman"/>
          <w:strike/>
          <w:color w:val="EE0000"/>
          <w:szCs w:val="22"/>
          <w14:ligatures w14:val="none"/>
        </w:rPr>
      </w:pPr>
      <w:commentRangeStart w:id="411"/>
      <w:r w:rsidRPr="00914011">
        <w:rPr>
          <w:rFonts w:ascii="Times New Roman" w:eastAsia="宋体" w:hAnsi="Times New Roman" w:cs="Times New Roman"/>
          <w:strike/>
          <w:color w:val="EE0000"/>
          <w:szCs w:val="22"/>
          <w14:ligatures w14:val="none"/>
          <w:rPrChange w:id="412" w:author="帅 张" w:date="2025-12-22T15:51:00Z" w16du:dateUtc="2025-12-22T07:51:00Z">
            <w:rPr>
              <w:rFonts w:ascii="Times New Roman" w:eastAsia="宋体" w:hAnsi="Times New Roman" w:cs="Times New Roman"/>
              <w:szCs w:val="22"/>
              <w14:ligatures w14:val="none"/>
            </w:rPr>
          </w:rPrChange>
        </w:rPr>
        <w:t>The</w:t>
      </w:r>
      <w:commentRangeEnd w:id="411"/>
      <w:r w:rsidR="0076073D" w:rsidRPr="00914011">
        <w:rPr>
          <w:rStyle w:val="af9"/>
          <w:strike/>
          <w:color w:val="EE0000"/>
          <w:rPrChange w:id="413" w:author="帅 张" w:date="2025-12-22T15:51:00Z" w16du:dateUtc="2025-12-22T07:51:00Z">
            <w:rPr>
              <w:rStyle w:val="af9"/>
            </w:rPr>
          </w:rPrChange>
        </w:rPr>
        <w:commentReference w:id="411"/>
      </w:r>
      <w:r w:rsidRPr="00914011">
        <w:rPr>
          <w:rFonts w:ascii="Times New Roman" w:eastAsia="宋体" w:hAnsi="Times New Roman" w:cs="Times New Roman"/>
          <w:strike/>
          <w:color w:val="EE0000"/>
          <w:szCs w:val="22"/>
          <w14:ligatures w14:val="none"/>
          <w:rPrChange w:id="414" w:author="帅 张" w:date="2025-12-22T15:51:00Z" w16du:dateUtc="2025-12-22T07:51:00Z">
            <w:rPr>
              <w:rFonts w:ascii="Times New Roman" w:eastAsia="宋体" w:hAnsi="Times New Roman" w:cs="Times New Roman"/>
              <w:szCs w:val="22"/>
              <w14:ligatures w14:val="none"/>
            </w:rPr>
          </w:rPrChange>
        </w:rPr>
        <w:t xml:space="preserve"> remainder of this paper is organized as follows: Section 2 reviews the </w:t>
      </w:r>
      <w:r w:rsidR="00EB0B1E" w:rsidRPr="00914011">
        <w:rPr>
          <w:rFonts w:ascii="Times New Roman" w:eastAsia="宋体" w:hAnsi="Times New Roman" w:cs="Times New Roman" w:hint="eastAsia"/>
          <w:strike/>
          <w:color w:val="EE0000"/>
          <w:szCs w:val="22"/>
          <w14:ligatures w14:val="none"/>
          <w:rPrChange w:id="415" w:author="帅 张" w:date="2025-12-22T15:51:00Z" w16du:dateUtc="2025-12-22T07:51:00Z">
            <w:rPr>
              <w:rFonts w:ascii="Times New Roman" w:eastAsia="宋体" w:hAnsi="Times New Roman" w:cs="Times New Roman" w:hint="eastAsia"/>
              <w:szCs w:val="22"/>
              <w14:ligatures w14:val="none"/>
            </w:rPr>
          </w:rPrChange>
        </w:rPr>
        <w:t>g</w:t>
      </w:r>
      <w:r w:rsidR="00EB0B1E" w:rsidRPr="00914011">
        <w:rPr>
          <w:rFonts w:ascii="Times New Roman" w:eastAsia="宋体" w:hAnsi="Times New Roman" w:cs="Times New Roman"/>
          <w:strike/>
          <w:color w:val="EE0000"/>
          <w:szCs w:val="22"/>
          <w14:ligatures w14:val="none"/>
          <w:rPrChange w:id="416" w:author="帅 张" w:date="2025-12-22T15:51:00Z" w16du:dateUtc="2025-12-22T07:51:00Z">
            <w:rPr>
              <w:rFonts w:ascii="Times New Roman" w:eastAsia="宋体" w:hAnsi="Times New Roman" w:cs="Times New Roman"/>
              <w:szCs w:val="22"/>
              <w14:ligatures w14:val="none"/>
            </w:rPr>
          </w:rPrChange>
        </w:rPr>
        <w:t xml:space="preserve">roup </w:t>
      </w:r>
      <w:r w:rsidR="00EB0B1E" w:rsidRPr="00914011">
        <w:rPr>
          <w:rFonts w:ascii="Times New Roman" w:eastAsia="宋体" w:hAnsi="Times New Roman" w:cs="Times New Roman" w:hint="eastAsia"/>
          <w:strike/>
          <w:color w:val="EE0000"/>
          <w:szCs w:val="22"/>
          <w14:ligatures w14:val="none"/>
          <w:rPrChange w:id="417" w:author="帅 张" w:date="2025-12-22T15:51:00Z" w16du:dateUtc="2025-12-22T07:51:00Z">
            <w:rPr>
              <w:rFonts w:ascii="Times New Roman" w:eastAsia="宋体" w:hAnsi="Times New Roman" w:cs="Times New Roman" w:hint="eastAsia"/>
              <w:szCs w:val="22"/>
              <w14:ligatures w14:val="none"/>
            </w:rPr>
          </w:rPrChange>
        </w:rPr>
        <w:t>c</w:t>
      </w:r>
      <w:r w:rsidR="00EB0B1E" w:rsidRPr="00914011">
        <w:rPr>
          <w:rFonts w:ascii="Times New Roman" w:eastAsia="宋体" w:hAnsi="Times New Roman" w:cs="Times New Roman"/>
          <w:strike/>
          <w:color w:val="EE0000"/>
          <w:szCs w:val="22"/>
          <w14:ligatures w14:val="none"/>
          <w:rPrChange w:id="418" w:author="帅 张" w:date="2025-12-22T15:51:00Z" w16du:dateUtc="2025-12-22T07:51:00Z">
            <w:rPr>
              <w:rFonts w:ascii="Times New Roman" w:eastAsia="宋体" w:hAnsi="Times New Roman" w:cs="Times New Roman"/>
              <w:szCs w:val="22"/>
              <w14:ligatures w14:val="none"/>
            </w:rPr>
          </w:rPrChange>
        </w:rPr>
        <w:t xml:space="preserve">ontribution </w:t>
      </w:r>
      <w:r w:rsidRPr="00914011">
        <w:rPr>
          <w:rFonts w:ascii="Times New Roman" w:eastAsia="宋体" w:hAnsi="Times New Roman" w:cs="Times New Roman"/>
          <w:strike/>
          <w:color w:val="EE0000"/>
          <w:szCs w:val="22"/>
          <w14:ligatures w14:val="none"/>
          <w:rPrChange w:id="419" w:author="帅 张" w:date="2025-12-22T15:51:00Z" w16du:dateUtc="2025-12-22T07:51:00Z">
            <w:rPr>
              <w:rFonts w:ascii="Times New Roman" w:eastAsia="宋体" w:hAnsi="Times New Roman" w:cs="Times New Roman"/>
              <w:szCs w:val="22"/>
              <w14:ligatures w14:val="none"/>
            </w:rPr>
          </w:rPrChange>
        </w:rPr>
        <w:t>(GC)</w:t>
      </w:r>
      <w:ins w:id="420" w:author="帅 张" w:date="2025-12-22T12:36:00Z" w16du:dateUtc="2025-12-22T04:36:00Z">
        <w:r w:rsidR="006F03AE" w:rsidRPr="00914011">
          <w:rPr>
            <w:rFonts w:ascii="Times New Roman" w:eastAsia="宋体" w:hAnsi="Times New Roman" w:cs="Times New Roman" w:hint="eastAsia"/>
            <w:strike/>
            <w:color w:val="EE0000"/>
            <w:szCs w:val="22"/>
            <w14:ligatures w14:val="none"/>
          </w:rPr>
          <w:t>GC</w:t>
        </w:r>
      </w:ins>
      <w:r w:rsidRPr="00914011">
        <w:rPr>
          <w:rFonts w:ascii="Times New Roman" w:eastAsia="宋体" w:hAnsi="Times New Roman" w:cs="Times New Roman"/>
          <w:strike/>
          <w:color w:val="EE0000"/>
          <w:szCs w:val="22"/>
          <w14:ligatures w14:val="none"/>
          <w:rPrChange w:id="421" w:author="帅 张" w:date="2025-12-22T15:51:00Z" w16du:dateUtc="2025-12-22T07:51:00Z">
            <w:rPr>
              <w:rFonts w:ascii="Times New Roman" w:eastAsia="宋体" w:hAnsi="Times New Roman" w:cs="Times New Roman"/>
              <w:szCs w:val="22"/>
              <w14:ligatures w14:val="none"/>
            </w:rPr>
          </w:rPrChange>
        </w:rPr>
        <w:t xml:space="preserve"> principle and common data-driven models; Section 3 describes the two strategies; </w:t>
      </w:r>
      <w:r w:rsidR="0052291C" w:rsidRPr="00914011">
        <w:rPr>
          <w:rFonts w:ascii="Times New Roman" w:eastAsia="宋体" w:hAnsi="Times New Roman" w:cs="Times New Roman" w:hint="eastAsia"/>
          <w:strike/>
          <w:color w:val="EE0000"/>
          <w:szCs w:val="22"/>
          <w14:ligatures w14:val="none"/>
          <w:rPrChange w:id="422" w:author="帅 张" w:date="2025-12-22T15:51:00Z" w16du:dateUtc="2025-12-22T07:51:00Z">
            <w:rPr>
              <w:rFonts w:ascii="Times New Roman" w:eastAsia="宋体" w:hAnsi="Times New Roman" w:cs="Times New Roman" w:hint="eastAsia"/>
              <w:szCs w:val="22"/>
              <w14:ligatures w14:val="none"/>
            </w:rPr>
          </w:rPrChange>
        </w:rPr>
        <w:t>Section 4 presents comparative results against conventional models</w:t>
      </w:r>
      <w:r w:rsidR="00D03978" w:rsidRPr="00914011">
        <w:rPr>
          <w:rFonts w:ascii="Times New Roman" w:eastAsia="宋体" w:hAnsi="Times New Roman" w:cs="Times New Roman" w:hint="eastAsia"/>
          <w:strike/>
          <w:color w:val="EE0000"/>
          <w:szCs w:val="22"/>
          <w14:ligatures w14:val="none"/>
          <w:rPrChange w:id="423" w:author="帅 张" w:date="2025-12-22T15:51:00Z" w16du:dateUtc="2025-12-22T07:51:00Z">
            <w:rPr>
              <w:rFonts w:ascii="Times New Roman" w:eastAsia="宋体" w:hAnsi="Times New Roman" w:cs="Times New Roman" w:hint="eastAsia"/>
              <w:szCs w:val="22"/>
              <w14:ligatures w14:val="none"/>
            </w:rPr>
          </w:rPrChange>
        </w:rPr>
        <w:t>；</w:t>
      </w:r>
      <w:r w:rsidR="00D03978" w:rsidRPr="00914011">
        <w:rPr>
          <w:rFonts w:ascii="Times New Roman" w:eastAsia="宋体" w:hAnsi="Times New Roman" w:cs="Times New Roman" w:hint="eastAsia"/>
          <w:strike/>
          <w:color w:val="EE0000"/>
          <w:szCs w:val="22"/>
          <w14:ligatures w14:val="none"/>
          <w:rPrChange w:id="424" w:author="帅 张" w:date="2025-12-22T15:51:00Z" w16du:dateUtc="2025-12-22T07:51:00Z">
            <w:rPr>
              <w:rFonts w:ascii="Times New Roman" w:eastAsia="宋体" w:hAnsi="Times New Roman" w:cs="Times New Roman" w:hint="eastAsia"/>
              <w:szCs w:val="22"/>
              <w14:ligatures w14:val="none"/>
            </w:rPr>
          </w:rPrChange>
        </w:rPr>
        <w:t>Section 5 provides an outlook for future work</w:t>
      </w:r>
      <w:commentRangeStart w:id="425"/>
      <w:r w:rsidR="00D03978" w:rsidRPr="00914011">
        <w:rPr>
          <w:rFonts w:ascii="Times New Roman" w:eastAsia="宋体" w:hAnsi="Times New Roman" w:cs="Times New Roman" w:hint="eastAsia"/>
          <w:strike/>
          <w:color w:val="EE0000"/>
          <w:szCs w:val="22"/>
          <w14:ligatures w14:val="none"/>
          <w:rPrChange w:id="426" w:author="帅 张" w:date="2025-12-22T15:51:00Z" w16du:dateUtc="2025-12-22T07:51:00Z">
            <w:rPr>
              <w:rFonts w:ascii="Times New Roman" w:eastAsia="宋体" w:hAnsi="Times New Roman" w:cs="Times New Roman" w:hint="eastAsia"/>
              <w:szCs w:val="22"/>
              <w14:ligatures w14:val="none"/>
            </w:rPr>
          </w:rPrChange>
        </w:rPr>
        <w:t>.</w:t>
      </w:r>
      <w:r w:rsidR="0052291C" w:rsidRPr="00914011">
        <w:rPr>
          <w:rFonts w:ascii="Times New Roman" w:eastAsia="宋体" w:hAnsi="Times New Roman" w:cs="Times New Roman" w:hint="eastAsia"/>
          <w:strike/>
          <w:color w:val="EE0000"/>
          <w:szCs w:val="22"/>
          <w14:ligatures w14:val="none"/>
          <w:rPrChange w:id="427" w:author="帅 张" w:date="2025-12-22T15:51:00Z" w16du:dateUtc="2025-12-22T07:51:00Z">
            <w:rPr>
              <w:rFonts w:ascii="Times New Roman" w:eastAsia="宋体" w:hAnsi="Times New Roman" w:cs="Times New Roman" w:hint="eastAsia"/>
              <w:szCs w:val="22"/>
              <w14:ligatures w14:val="none"/>
            </w:rPr>
          </w:rPrChange>
        </w:rPr>
        <w:t xml:space="preserve"> </w:t>
      </w:r>
      <w:commentRangeEnd w:id="425"/>
      <w:r w:rsidR="001807A0" w:rsidRPr="00914011">
        <w:rPr>
          <w:rStyle w:val="af9"/>
          <w:strike/>
          <w:color w:val="EE0000"/>
          <w:rPrChange w:id="428" w:author="帅 张" w:date="2025-12-22T15:51:00Z" w16du:dateUtc="2025-12-22T07:51:00Z">
            <w:rPr>
              <w:rStyle w:val="af9"/>
            </w:rPr>
          </w:rPrChange>
        </w:rPr>
        <w:commentReference w:id="425"/>
      </w:r>
    </w:p>
    <w:p w14:paraId="2ECA7737" w14:textId="77777777" w:rsidR="00914011" w:rsidRPr="00914011" w:rsidRDefault="00914011" w:rsidP="00914011">
      <w:pPr>
        <w:pStyle w:val="a9"/>
        <w:spacing w:line="360" w:lineRule="auto"/>
        <w:ind w:firstLineChars="200" w:firstLine="440"/>
        <w:jc w:val="both"/>
        <w:rPr>
          <w:ins w:id="429" w:author="帅 张" w:date="2025-12-22T15:51:00Z"/>
          <w:rFonts w:ascii="Times New Roman" w:hAnsi="Times New Roman" w:cs="Times New Roman"/>
          <w:color w:val="EE0000"/>
          <w:szCs w:val="22"/>
          <w:rPrChange w:id="430" w:author="帅 张" w:date="2025-12-22T15:51:00Z" w16du:dateUtc="2025-12-22T07:51:00Z">
            <w:rPr>
              <w:ins w:id="431" w:author="帅 张" w:date="2025-12-22T15:51:00Z"/>
              <w:rFonts w:ascii="Times New Roman" w:hAnsi="Times New Roman" w:cs="Times New Roman"/>
              <w:strike/>
              <w:color w:val="EE0000"/>
              <w:szCs w:val="22"/>
            </w:rPr>
          </w:rPrChange>
        </w:rPr>
      </w:pPr>
      <w:ins w:id="432" w:author="帅 张" w:date="2025-12-22T15:51:00Z">
        <w:r w:rsidRPr="00914011">
          <w:rPr>
            <w:rFonts w:ascii="Times New Roman" w:hAnsi="Times New Roman" w:cs="Times New Roman"/>
            <w:color w:val="EE0000"/>
            <w:szCs w:val="22"/>
            <w:rPrChange w:id="433" w:author="帅 张" w:date="2025-12-22T15:51:00Z" w16du:dateUtc="2025-12-22T07:51:00Z">
              <w:rPr>
                <w:rFonts w:ascii="Times New Roman" w:hAnsi="Times New Roman" w:cs="Times New Roman"/>
                <w:strike/>
                <w:color w:val="EE0000"/>
                <w:szCs w:val="22"/>
              </w:rPr>
            </w:rPrChange>
          </w:rPr>
          <w:t>To address the challenges associated with predicting temperature-dependent properties—where model accuracy often deteriorates due to complex thermal behaviors—we propose two generic enhancement strategies designed to improve the predictive performance of existing models. The first strategy, termed Trend-Guided Modeling, leverages single-point prediction models to infer the underlying temperature-dependent trends of target properties. The second strategy, referred to as Bias-Corrected Hybrid Modeling, uses single-point prediction models to directly regress a baseline model and correct systematic prediction bias.</w:t>
        </w:r>
      </w:ins>
    </w:p>
    <w:p w14:paraId="284C3BBE" w14:textId="77777777" w:rsidR="00914011" w:rsidRPr="00914011" w:rsidRDefault="00914011" w:rsidP="00914011">
      <w:pPr>
        <w:pStyle w:val="a9"/>
        <w:spacing w:line="360" w:lineRule="auto"/>
        <w:ind w:firstLineChars="200" w:firstLine="440"/>
        <w:jc w:val="both"/>
        <w:rPr>
          <w:ins w:id="434" w:author="帅 张" w:date="2025-12-22T15:51:00Z"/>
          <w:rFonts w:ascii="Times New Roman" w:hAnsi="Times New Roman" w:cs="Times New Roman"/>
          <w:color w:val="EE0000"/>
          <w:szCs w:val="22"/>
          <w:rPrChange w:id="435" w:author="帅 张" w:date="2025-12-22T15:51:00Z" w16du:dateUtc="2025-12-22T07:51:00Z">
            <w:rPr>
              <w:ins w:id="436" w:author="帅 张" w:date="2025-12-22T15:51:00Z"/>
              <w:rFonts w:ascii="Times New Roman" w:hAnsi="Times New Roman" w:cs="Times New Roman"/>
              <w:strike/>
              <w:color w:val="EE0000"/>
              <w:szCs w:val="22"/>
            </w:rPr>
          </w:rPrChange>
        </w:rPr>
      </w:pPr>
      <w:ins w:id="437" w:author="帅 张" w:date="2025-12-22T15:51:00Z">
        <w:r w:rsidRPr="00914011">
          <w:rPr>
            <w:rFonts w:ascii="Times New Roman" w:hAnsi="Times New Roman" w:cs="Times New Roman"/>
            <w:color w:val="EE0000"/>
            <w:szCs w:val="22"/>
            <w:rPrChange w:id="438" w:author="帅 张" w:date="2025-12-22T15:51:00Z" w16du:dateUtc="2025-12-22T07:51:00Z">
              <w:rPr>
                <w:rFonts w:ascii="Times New Roman" w:hAnsi="Times New Roman" w:cs="Times New Roman"/>
                <w:strike/>
                <w:color w:val="EE0000"/>
                <w:szCs w:val="22"/>
              </w:rPr>
            </w:rPrChange>
          </w:rPr>
          <w:t>The core contribution of this work lies in the development of a model-agnostic framework that can effectively enhance the performance of a wide range of existing property prediction models. In addition, this work advances the state of the art in the following aspects:</w:t>
        </w:r>
      </w:ins>
    </w:p>
    <w:p w14:paraId="0F9CBBCC" w14:textId="77777777" w:rsidR="00914011" w:rsidRPr="00914011" w:rsidRDefault="00914011" w:rsidP="00914011">
      <w:pPr>
        <w:pStyle w:val="a9"/>
        <w:spacing w:line="360" w:lineRule="auto"/>
        <w:ind w:firstLineChars="200" w:firstLine="440"/>
        <w:jc w:val="both"/>
        <w:rPr>
          <w:ins w:id="439" w:author="帅 张" w:date="2025-12-22T15:51:00Z"/>
          <w:rFonts w:ascii="Times New Roman" w:hAnsi="Times New Roman" w:cs="Times New Roman"/>
          <w:color w:val="EE0000"/>
          <w:szCs w:val="22"/>
          <w:rPrChange w:id="440" w:author="帅 张" w:date="2025-12-22T15:51:00Z" w16du:dateUtc="2025-12-22T07:51:00Z">
            <w:rPr>
              <w:ins w:id="441" w:author="帅 张" w:date="2025-12-22T15:51:00Z"/>
              <w:rFonts w:ascii="Times New Roman" w:hAnsi="Times New Roman" w:cs="Times New Roman"/>
              <w:strike/>
              <w:color w:val="EE0000"/>
              <w:szCs w:val="22"/>
            </w:rPr>
          </w:rPrChange>
        </w:rPr>
      </w:pPr>
      <w:ins w:id="442" w:author="帅 张" w:date="2025-12-22T15:51:00Z">
        <w:r w:rsidRPr="00914011">
          <w:rPr>
            <w:rFonts w:ascii="Times New Roman" w:hAnsi="Times New Roman" w:cs="Times New Roman"/>
            <w:color w:val="EE0000"/>
            <w:szCs w:val="22"/>
            <w:rPrChange w:id="443" w:author="帅 张" w:date="2025-12-22T15:51:00Z" w16du:dateUtc="2025-12-22T07:51:00Z">
              <w:rPr>
                <w:rFonts w:ascii="Times New Roman" w:hAnsi="Times New Roman" w:cs="Times New Roman"/>
                <w:strike/>
                <w:color w:val="EE0000"/>
                <w:szCs w:val="22"/>
              </w:rPr>
            </w:rPrChange>
          </w:rPr>
          <w:t xml:space="preserve">1. Performance: Evaluation across ten thermophysical properties demonstrates the effectiveness of the proposed framework. Strategy I reduces the mean squared error </w:t>
        </w:r>
        <w:r w:rsidRPr="00914011">
          <w:rPr>
            <w:rFonts w:ascii="Times New Roman" w:hAnsi="Times New Roman" w:cs="Times New Roman"/>
            <w:color w:val="EE0000"/>
            <w:szCs w:val="22"/>
            <w:rPrChange w:id="444" w:author="帅 张" w:date="2025-12-22T15:51:00Z" w16du:dateUtc="2025-12-22T07:51:00Z">
              <w:rPr>
                <w:rFonts w:ascii="Times New Roman" w:hAnsi="Times New Roman" w:cs="Times New Roman"/>
                <w:strike/>
                <w:color w:val="EE0000"/>
                <w:szCs w:val="22"/>
              </w:rPr>
            </w:rPrChange>
          </w:rPr>
          <w:lastRenderedPageBreak/>
          <w:t>(MSE) by approximately 19% for traditional QSPR models, about 20% for explicit regression models, and 36% for implicit black-box machine learning models. Strategy II further improves implicit models, achieving an average MSE reduction of 47%.</w:t>
        </w:r>
      </w:ins>
    </w:p>
    <w:p w14:paraId="0ADD3770" w14:textId="77777777" w:rsidR="00914011" w:rsidRPr="00914011" w:rsidRDefault="00914011" w:rsidP="00914011">
      <w:pPr>
        <w:pStyle w:val="a9"/>
        <w:spacing w:line="360" w:lineRule="auto"/>
        <w:ind w:firstLineChars="200" w:firstLine="440"/>
        <w:jc w:val="both"/>
        <w:rPr>
          <w:ins w:id="445" w:author="帅 张" w:date="2025-12-22T15:51:00Z"/>
          <w:rFonts w:ascii="Times New Roman" w:hAnsi="Times New Roman" w:cs="Times New Roman"/>
          <w:color w:val="EE0000"/>
          <w:szCs w:val="22"/>
          <w:rPrChange w:id="446" w:author="帅 张" w:date="2025-12-22T15:51:00Z" w16du:dateUtc="2025-12-22T07:51:00Z">
            <w:rPr>
              <w:ins w:id="447" w:author="帅 张" w:date="2025-12-22T15:51:00Z"/>
              <w:rFonts w:ascii="Times New Roman" w:hAnsi="Times New Roman" w:cs="Times New Roman"/>
              <w:strike/>
              <w:color w:val="EE0000"/>
              <w:szCs w:val="22"/>
            </w:rPr>
          </w:rPrChange>
        </w:rPr>
      </w:pPr>
      <w:ins w:id="448" w:author="帅 张" w:date="2025-12-22T15:51:00Z">
        <w:r w:rsidRPr="00914011">
          <w:rPr>
            <w:rFonts w:ascii="Times New Roman" w:hAnsi="Times New Roman" w:cs="Times New Roman"/>
            <w:color w:val="EE0000"/>
            <w:szCs w:val="22"/>
            <w:rPrChange w:id="449" w:author="帅 张" w:date="2025-12-22T15:51:00Z" w16du:dateUtc="2025-12-22T07:51:00Z">
              <w:rPr>
                <w:rFonts w:ascii="Times New Roman" w:hAnsi="Times New Roman" w:cs="Times New Roman"/>
                <w:strike/>
                <w:color w:val="EE0000"/>
                <w:szCs w:val="22"/>
              </w:rPr>
            </w:rPrChange>
          </w:rPr>
          <w:t>2. Extensibility: Strategy I can be readily integrated into most existing modeling approaches with minimal modification, while Strategy II provides a general predictive paradigm for temperature-dependent properties that lack dedicated modeling formulations.</w:t>
        </w:r>
      </w:ins>
    </w:p>
    <w:p w14:paraId="63A46B3F" w14:textId="77777777" w:rsidR="00914011" w:rsidRPr="00914011" w:rsidRDefault="00914011" w:rsidP="00914011">
      <w:pPr>
        <w:pStyle w:val="a9"/>
        <w:spacing w:line="360" w:lineRule="auto"/>
        <w:ind w:firstLineChars="200" w:firstLine="440"/>
        <w:jc w:val="both"/>
        <w:rPr>
          <w:ins w:id="450" w:author="帅 张" w:date="2025-12-22T15:51:00Z"/>
          <w:rFonts w:ascii="Times New Roman" w:hAnsi="Times New Roman" w:cs="Times New Roman"/>
          <w:color w:val="EE0000"/>
          <w:szCs w:val="22"/>
          <w:rPrChange w:id="451" w:author="帅 张" w:date="2025-12-22T15:51:00Z" w16du:dateUtc="2025-12-22T07:51:00Z">
            <w:rPr>
              <w:ins w:id="452" w:author="帅 张" w:date="2025-12-22T15:51:00Z"/>
              <w:rFonts w:ascii="Times New Roman" w:hAnsi="Times New Roman" w:cs="Times New Roman"/>
              <w:strike/>
              <w:color w:val="EE0000"/>
              <w:szCs w:val="22"/>
            </w:rPr>
          </w:rPrChange>
        </w:rPr>
      </w:pPr>
      <w:ins w:id="453" w:author="帅 张" w:date="2025-12-22T15:51:00Z">
        <w:r w:rsidRPr="00914011">
          <w:rPr>
            <w:rFonts w:ascii="Times New Roman" w:hAnsi="Times New Roman" w:cs="Times New Roman"/>
            <w:color w:val="EE0000"/>
            <w:szCs w:val="22"/>
            <w:rPrChange w:id="454" w:author="帅 张" w:date="2025-12-22T15:51:00Z" w16du:dateUtc="2025-12-22T07:51:00Z">
              <w:rPr>
                <w:rFonts w:ascii="Times New Roman" w:hAnsi="Times New Roman" w:cs="Times New Roman"/>
                <w:strike/>
                <w:color w:val="EE0000"/>
                <w:szCs w:val="22"/>
              </w:rPr>
            </w:rPrChange>
          </w:rPr>
          <w:t>3. Open-source availability: All developed models, curated datasets, and experimental protocols are made publicly available to support reproducibility and facilitate future research.</w:t>
        </w:r>
      </w:ins>
    </w:p>
    <w:p w14:paraId="36E80B0B" w14:textId="77777777" w:rsidR="00914011" w:rsidRPr="00914011" w:rsidRDefault="00914011" w:rsidP="00D2468A">
      <w:pPr>
        <w:pStyle w:val="a9"/>
        <w:spacing w:line="360" w:lineRule="auto"/>
        <w:ind w:left="0" w:firstLineChars="200" w:firstLine="440"/>
        <w:jc w:val="both"/>
        <w:rPr>
          <w:rFonts w:ascii="Times New Roman" w:eastAsia="宋体" w:hAnsi="Times New Roman" w:cs="Times New Roman"/>
          <w:strike/>
          <w:color w:val="EE0000"/>
          <w:szCs w:val="22"/>
          <w14:ligatures w14:val="none"/>
          <w:rPrChange w:id="455" w:author="帅 张" w:date="2025-12-22T15:51:00Z" w16du:dateUtc="2025-12-22T07:51:00Z">
            <w:rPr>
              <w:rFonts w:ascii="Times New Roman" w:eastAsia="宋体" w:hAnsi="Times New Roman" w:cs="Times New Roman"/>
              <w:szCs w:val="22"/>
              <w14:ligatures w14:val="none"/>
            </w:rPr>
          </w:rPrChange>
        </w:rPr>
      </w:pPr>
    </w:p>
    <w:p w14:paraId="36A1B334" w14:textId="051BEA6F" w:rsidR="009B258A" w:rsidRPr="009D74E6" w:rsidRDefault="00E31D3D" w:rsidP="00D2468A">
      <w:pPr>
        <w:pStyle w:val="2"/>
        <w:spacing w:line="360" w:lineRule="auto"/>
        <w:rPr>
          <w:rFonts w:ascii="Times New Roman" w:eastAsia="宋体" w:hAnsi="Times New Roman" w:cs="Times New Roman"/>
          <w:b/>
          <w:bCs/>
          <w:color w:val="auto"/>
          <w:sz w:val="22"/>
          <w:szCs w:val="22"/>
          <w14:ligatures w14:val="none"/>
        </w:rPr>
      </w:pPr>
      <w:r w:rsidRPr="009D74E6">
        <w:rPr>
          <w:rFonts w:ascii="Times New Roman" w:eastAsia="宋体" w:hAnsi="Times New Roman" w:cs="Times New Roman" w:hint="eastAsia"/>
          <w:b/>
          <w:bCs/>
          <w:color w:val="auto"/>
          <w:sz w:val="22"/>
          <w:szCs w:val="22"/>
          <w14:ligatures w14:val="none"/>
        </w:rPr>
        <w:t xml:space="preserve">2. </w:t>
      </w:r>
      <w:r w:rsidR="00F11FAE">
        <w:rPr>
          <w:rFonts w:ascii="Times New Roman" w:eastAsia="宋体" w:hAnsi="Times New Roman" w:cs="Times New Roman" w:hint="eastAsia"/>
          <w:b/>
          <w:bCs/>
          <w:color w:val="auto"/>
          <w:sz w:val="22"/>
          <w:szCs w:val="22"/>
          <w14:ligatures w14:val="none"/>
        </w:rPr>
        <w:t xml:space="preserve"> </w:t>
      </w:r>
      <w:r w:rsidRPr="009D74E6">
        <w:rPr>
          <w:rFonts w:ascii="Times New Roman" w:eastAsia="宋体" w:hAnsi="Times New Roman" w:cs="Times New Roman"/>
          <w:b/>
          <w:bCs/>
          <w:color w:val="auto"/>
          <w:sz w:val="22"/>
          <w:szCs w:val="22"/>
          <w14:ligatures w14:val="none"/>
        </w:rPr>
        <w:t xml:space="preserve">The </w:t>
      </w:r>
      <w:r w:rsidR="00EB0B1E" w:rsidRPr="009D74E6">
        <w:rPr>
          <w:rFonts w:ascii="Times New Roman" w:eastAsia="宋体" w:hAnsi="Times New Roman" w:cs="Times New Roman" w:hint="eastAsia"/>
          <w:b/>
          <w:bCs/>
          <w:color w:val="auto"/>
          <w:sz w:val="22"/>
          <w:szCs w:val="22"/>
          <w14:ligatures w14:val="none"/>
        </w:rPr>
        <w:t>t</w:t>
      </w:r>
      <w:r w:rsidR="00EB0B1E" w:rsidRPr="009D74E6">
        <w:rPr>
          <w:rFonts w:ascii="Times New Roman" w:eastAsia="宋体" w:hAnsi="Times New Roman" w:cs="Times New Roman"/>
          <w:b/>
          <w:bCs/>
          <w:color w:val="auto"/>
          <w:sz w:val="22"/>
          <w:szCs w:val="22"/>
          <w14:ligatures w14:val="none"/>
        </w:rPr>
        <w:t xml:space="preserve">ransition </w:t>
      </w:r>
      <w:r w:rsidRPr="009D74E6">
        <w:rPr>
          <w:rFonts w:ascii="Times New Roman" w:eastAsia="宋体" w:hAnsi="Times New Roman" w:cs="Times New Roman"/>
          <w:b/>
          <w:bCs/>
          <w:color w:val="auto"/>
          <w:sz w:val="22"/>
          <w:szCs w:val="22"/>
          <w14:ligatures w14:val="none"/>
        </w:rPr>
        <w:t xml:space="preserve">from </w:t>
      </w:r>
      <w:r w:rsidR="00EB0B1E" w:rsidRPr="009D74E6">
        <w:rPr>
          <w:rFonts w:ascii="Times New Roman" w:eastAsia="宋体" w:hAnsi="Times New Roman" w:cs="Times New Roman" w:hint="eastAsia"/>
          <w:b/>
          <w:bCs/>
          <w:color w:val="auto"/>
          <w:sz w:val="22"/>
          <w:szCs w:val="22"/>
          <w14:ligatures w14:val="none"/>
        </w:rPr>
        <w:t>s</w:t>
      </w:r>
      <w:r w:rsidR="00EB0B1E" w:rsidRPr="009D74E6">
        <w:rPr>
          <w:rFonts w:ascii="Times New Roman" w:eastAsia="宋体" w:hAnsi="Times New Roman" w:cs="Times New Roman"/>
          <w:b/>
          <w:bCs/>
          <w:color w:val="auto"/>
          <w:sz w:val="22"/>
          <w:szCs w:val="22"/>
          <w14:ligatures w14:val="none"/>
        </w:rPr>
        <w:t>ingle</w:t>
      </w:r>
      <w:r w:rsidRPr="009D74E6">
        <w:rPr>
          <w:rFonts w:ascii="Times New Roman" w:eastAsia="宋体" w:hAnsi="Times New Roman" w:cs="Times New Roman"/>
          <w:b/>
          <w:bCs/>
          <w:color w:val="auto"/>
          <w:sz w:val="22"/>
          <w:szCs w:val="22"/>
          <w14:ligatures w14:val="none"/>
        </w:rPr>
        <w:t>-</w:t>
      </w:r>
      <w:r w:rsidR="00EB0B1E" w:rsidRPr="009D74E6">
        <w:rPr>
          <w:rFonts w:ascii="Times New Roman" w:eastAsia="宋体" w:hAnsi="Times New Roman" w:cs="Times New Roman" w:hint="eastAsia"/>
          <w:b/>
          <w:bCs/>
          <w:color w:val="auto"/>
          <w:sz w:val="22"/>
          <w:szCs w:val="22"/>
          <w14:ligatures w14:val="none"/>
        </w:rPr>
        <w:t>p</w:t>
      </w:r>
      <w:r w:rsidR="00EB0B1E" w:rsidRPr="009D74E6">
        <w:rPr>
          <w:rFonts w:ascii="Times New Roman" w:eastAsia="宋体" w:hAnsi="Times New Roman" w:cs="Times New Roman"/>
          <w:b/>
          <w:bCs/>
          <w:color w:val="auto"/>
          <w:sz w:val="22"/>
          <w:szCs w:val="22"/>
          <w14:ligatures w14:val="none"/>
        </w:rPr>
        <w:t xml:space="preserve">oint </w:t>
      </w:r>
      <w:r w:rsidRPr="009D74E6">
        <w:rPr>
          <w:rFonts w:ascii="Times New Roman" w:eastAsia="宋体" w:hAnsi="Times New Roman" w:cs="Times New Roman"/>
          <w:b/>
          <w:bCs/>
          <w:color w:val="auto"/>
          <w:sz w:val="22"/>
          <w:szCs w:val="22"/>
          <w14:ligatures w14:val="none"/>
        </w:rPr>
        <w:t xml:space="preserve">to </w:t>
      </w:r>
      <w:r w:rsidR="00EB0B1E" w:rsidRPr="009D74E6">
        <w:rPr>
          <w:rFonts w:ascii="Times New Roman" w:eastAsia="宋体" w:hAnsi="Times New Roman" w:cs="Times New Roman" w:hint="eastAsia"/>
          <w:b/>
          <w:bCs/>
          <w:color w:val="auto"/>
          <w:sz w:val="22"/>
          <w:szCs w:val="22"/>
          <w14:ligatures w14:val="none"/>
        </w:rPr>
        <w:t>t</w:t>
      </w:r>
      <w:r w:rsidR="00EB0B1E" w:rsidRPr="009D74E6">
        <w:rPr>
          <w:rFonts w:ascii="Times New Roman" w:eastAsia="宋体" w:hAnsi="Times New Roman" w:cs="Times New Roman"/>
          <w:b/>
          <w:bCs/>
          <w:color w:val="auto"/>
          <w:sz w:val="22"/>
          <w:szCs w:val="22"/>
          <w14:ligatures w14:val="none"/>
        </w:rPr>
        <w:t>emperature</w:t>
      </w:r>
      <w:r w:rsidRPr="009D74E6">
        <w:rPr>
          <w:rFonts w:ascii="Times New Roman" w:eastAsia="宋体" w:hAnsi="Times New Roman" w:cs="Times New Roman"/>
          <w:b/>
          <w:bCs/>
          <w:color w:val="auto"/>
          <w:sz w:val="22"/>
          <w:szCs w:val="22"/>
          <w14:ligatures w14:val="none"/>
        </w:rPr>
        <w:t>-</w:t>
      </w:r>
      <w:r w:rsidR="00EB0B1E" w:rsidRPr="009D74E6">
        <w:rPr>
          <w:rFonts w:ascii="Times New Roman" w:eastAsia="宋体" w:hAnsi="Times New Roman" w:cs="Times New Roman" w:hint="eastAsia"/>
          <w:b/>
          <w:bCs/>
          <w:color w:val="auto"/>
          <w:sz w:val="22"/>
          <w:szCs w:val="22"/>
          <w14:ligatures w14:val="none"/>
        </w:rPr>
        <w:t>d</w:t>
      </w:r>
      <w:r w:rsidR="00EB0B1E" w:rsidRPr="009D74E6">
        <w:rPr>
          <w:rFonts w:ascii="Times New Roman" w:eastAsia="宋体" w:hAnsi="Times New Roman" w:cs="Times New Roman"/>
          <w:b/>
          <w:bCs/>
          <w:color w:val="auto"/>
          <w:sz w:val="22"/>
          <w:szCs w:val="22"/>
          <w14:ligatures w14:val="none"/>
        </w:rPr>
        <w:t xml:space="preserve">ependent </w:t>
      </w:r>
      <w:r w:rsidR="00EB0B1E" w:rsidRPr="009D74E6">
        <w:rPr>
          <w:rFonts w:ascii="Times New Roman" w:eastAsia="宋体" w:hAnsi="Times New Roman" w:cs="Times New Roman" w:hint="eastAsia"/>
          <w:b/>
          <w:bCs/>
          <w:color w:val="auto"/>
          <w:sz w:val="22"/>
          <w:szCs w:val="22"/>
          <w14:ligatures w14:val="none"/>
        </w:rPr>
        <w:t>m</w:t>
      </w:r>
      <w:r w:rsidR="00EB0B1E" w:rsidRPr="009D74E6">
        <w:rPr>
          <w:rFonts w:ascii="Times New Roman" w:eastAsia="宋体" w:hAnsi="Times New Roman" w:cs="Times New Roman"/>
          <w:b/>
          <w:bCs/>
          <w:color w:val="auto"/>
          <w:sz w:val="22"/>
          <w:szCs w:val="22"/>
          <w14:ligatures w14:val="none"/>
        </w:rPr>
        <w:t>odels</w:t>
      </w:r>
    </w:p>
    <w:p w14:paraId="4D8D05A9" w14:textId="440BB910" w:rsidR="00E31D3D" w:rsidRDefault="00785B91" w:rsidP="00D2468A">
      <w:pPr>
        <w:pStyle w:val="a9"/>
        <w:spacing w:line="360" w:lineRule="auto"/>
        <w:ind w:left="0" w:firstLineChars="200" w:firstLine="440"/>
        <w:jc w:val="both"/>
        <w:rPr>
          <w:rFonts w:ascii="Times New Roman" w:eastAsia="宋体" w:hAnsi="Times New Roman" w:cs="Times New Roman"/>
          <w:szCs w:val="22"/>
          <w14:ligatures w14:val="none"/>
        </w:rPr>
      </w:pPr>
      <w:r w:rsidRPr="009D74E6">
        <w:rPr>
          <w:rFonts w:ascii="Times New Roman" w:eastAsia="宋体" w:hAnsi="Times New Roman" w:cs="Times New Roman" w:hint="eastAsia"/>
          <w:szCs w:val="22"/>
          <w14:ligatures w14:val="none"/>
        </w:rPr>
        <w:t xml:space="preserve">The prediction of properties for organic compounds is primarily built upon three computational </w:t>
      </w:r>
      <w:r w:rsidR="005A24F6" w:rsidRPr="009D74E6">
        <w:rPr>
          <w:rFonts w:ascii="Times New Roman" w:eastAsia="宋体" w:hAnsi="Times New Roman" w:cs="Times New Roman" w:hint="eastAsia"/>
          <w:szCs w:val="22"/>
          <w14:ligatures w14:val="none"/>
        </w:rPr>
        <w:t>a</w:t>
      </w:r>
      <w:r w:rsidR="005A24F6" w:rsidRPr="009D74E6">
        <w:rPr>
          <w:rFonts w:ascii="Times New Roman" w:eastAsia="宋体" w:hAnsi="Times New Roman" w:cs="Times New Roman"/>
          <w:szCs w:val="22"/>
          <w14:ligatures w14:val="none"/>
        </w:rPr>
        <w:t>pproach</w:t>
      </w:r>
      <w:r w:rsidR="008C0BB7" w:rsidRPr="009D74E6">
        <w:rPr>
          <w:rFonts w:ascii="Times New Roman" w:eastAsia="宋体" w:hAnsi="Times New Roman" w:cs="Times New Roman" w:hint="eastAsia"/>
          <w:szCs w:val="22"/>
          <w14:ligatures w14:val="none"/>
        </w:rPr>
        <w:t>e</w:t>
      </w:r>
      <w:r w:rsidR="005A24F6" w:rsidRPr="009D74E6">
        <w:rPr>
          <w:rFonts w:ascii="Times New Roman" w:eastAsia="宋体" w:hAnsi="Times New Roman" w:cs="Times New Roman" w:hint="eastAsia"/>
          <w:szCs w:val="22"/>
          <w14:ligatures w14:val="none"/>
        </w:rPr>
        <w:t>s</w:t>
      </w:r>
      <w:r w:rsidRPr="009D74E6">
        <w:rPr>
          <w:rFonts w:ascii="Times New Roman" w:eastAsia="宋体" w:hAnsi="Times New Roman" w:cs="Times New Roman" w:hint="eastAsia"/>
          <w:szCs w:val="22"/>
          <w14:ligatures w14:val="none"/>
        </w:rPr>
        <w:t xml:space="preserve">: </w:t>
      </w:r>
      <w:commentRangeStart w:id="456"/>
      <w:r w:rsidR="00EB0B1E" w:rsidRPr="006F03AE">
        <w:rPr>
          <w:rFonts w:ascii="Times New Roman" w:eastAsia="宋体" w:hAnsi="Times New Roman" w:cs="Times New Roman" w:hint="eastAsia"/>
          <w:strike/>
          <w:color w:val="EE0000"/>
          <w:szCs w:val="22"/>
          <w14:ligatures w14:val="none"/>
          <w:rPrChange w:id="457" w:author="帅 张" w:date="2025-12-22T12:36:00Z" w16du:dateUtc="2025-12-22T04:36:00Z">
            <w:rPr>
              <w:rFonts w:ascii="Times New Roman" w:eastAsia="宋体" w:hAnsi="Times New Roman" w:cs="Times New Roman" w:hint="eastAsia"/>
              <w:szCs w:val="22"/>
              <w14:ligatures w14:val="none"/>
            </w:rPr>
          </w:rPrChange>
        </w:rPr>
        <w:t xml:space="preserve">group contribution </w:t>
      </w:r>
      <w:r w:rsidRPr="006F03AE">
        <w:rPr>
          <w:rFonts w:ascii="Times New Roman" w:eastAsia="宋体" w:hAnsi="Times New Roman" w:cs="Times New Roman" w:hint="eastAsia"/>
          <w:strike/>
          <w:color w:val="EE0000"/>
          <w:szCs w:val="22"/>
          <w14:ligatures w14:val="none"/>
          <w:rPrChange w:id="458" w:author="帅 张" w:date="2025-12-22T12:36:00Z" w16du:dateUtc="2025-12-22T04:36:00Z">
            <w:rPr>
              <w:rFonts w:ascii="Times New Roman" w:eastAsia="宋体" w:hAnsi="Times New Roman" w:cs="Times New Roman" w:hint="eastAsia"/>
              <w:szCs w:val="22"/>
              <w14:ligatures w14:val="none"/>
            </w:rPr>
          </w:rPrChange>
        </w:rPr>
        <w:t>(GC)</w:t>
      </w:r>
      <w:r w:rsidRPr="009D74E6">
        <w:rPr>
          <w:rFonts w:ascii="Times New Roman" w:eastAsia="宋体" w:hAnsi="Times New Roman" w:cs="Times New Roman" w:hint="eastAsia"/>
          <w:szCs w:val="22"/>
          <w14:ligatures w14:val="none"/>
        </w:rPr>
        <w:t xml:space="preserve"> </w:t>
      </w:r>
      <w:commentRangeEnd w:id="456"/>
      <w:r w:rsidR="001807A0">
        <w:rPr>
          <w:rStyle w:val="af9"/>
        </w:rPr>
        <w:commentReference w:id="456"/>
      </w:r>
      <w:ins w:id="459" w:author="帅 张" w:date="2025-12-22T12:36:00Z" w16du:dateUtc="2025-12-22T04:36:00Z">
        <w:r w:rsidR="006F03AE">
          <w:rPr>
            <w:rFonts w:ascii="Times New Roman" w:eastAsia="宋体" w:hAnsi="Times New Roman" w:cs="Times New Roman" w:hint="eastAsia"/>
            <w:szCs w:val="22"/>
            <w14:ligatures w14:val="none"/>
          </w:rPr>
          <w:t xml:space="preserve">GC </w:t>
        </w:r>
      </w:ins>
      <w:r w:rsidRPr="009D74E6">
        <w:rPr>
          <w:rFonts w:ascii="Times New Roman" w:eastAsia="宋体" w:hAnsi="Times New Roman" w:cs="Times New Roman" w:hint="eastAsia"/>
          <w:szCs w:val="22"/>
          <w14:ligatures w14:val="none"/>
        </w:rPr>
        <w:t xml:space="preserve">methods, </w:t>
      </w:r>
      <w:r w:rsidR="00EB0B1E" w:rsidRPr="00616D7E">
        <w:rPr>
          <w:rFonts w:ascii="Times New Roman" w:eastAsia="宋体" w:hAnsi="Times New Roman" w:cs="Times New Roman" w:hint="eastAsia"/>
          <w:strike/>
          <w:color w:val="EE0000"/>
          <w:szCs w:val="22"/>
          <w14:ligatures w14:val="none"/>
          <w:rPrChange w:id="460" w:author="帅 张" w:date="2025-12-22T12:51:00Z" w16du:dateUtc="2025-12-22T04:51:00Z">
            <w:rPr>
              <w:rFonts w:ascii="Times New Roman" w:eastAsia="宋体" w:hAnsi="Times New Roman" w:cs="Times New Roman" w:hint="eastAsia"/>
              <w:szCs w:val="22"/>
              <w14:ligatures w14:val="none"/>
            </w:rPr>
          </w:rPrChange>
        </w:rPr>
        <w:t>quantitative structure</w:t>
      </w:r>
      <w:r w:rsidRPr="00616D7E">
        <w:rPr>
          <w:rFonts w:ascii="Times New Roman" w:eastAsia="宋体" w:hAnsi="Times New Roman" w:cs="Times New Roman" w:hint="eastAsia"/>
          <w:strike/>
          <w:color w:val="EE0000"/>
          <w:szCs w:val="22"/>
          <w14:ligatures w14:val="none"/>
          <w:rPrChange w:id="461" w:author="帅 张" w:date="2025-12-22T12:51:00Z" w16du:dateUtc="2025-12-22T04:51:00Z">
            <w:rPr>
              <w:rFonts w:ascii="Times New Roman" w:eastAsia="宋体" w:hAnsi="Times New Roman" w:cs="Times New Roman" w:hint="eastAsia"/>
              <w:szCs w:val="22"/>
              <w14:ligatures w14:val="none"/>
            </w:rPr>
          </w:rPrChange>
        </w:rPr>
        <w:t>-</w:t>
      </w:r>
      <w:r w:rsidR="00EB0B1E" w:rsidRPr="00616D7E">
        <w:rPr>
          <w:rFonts w:ascii="Times New Roman" w:eastAsia="宋体" w:hAnsi="Times New Roman" w:cs="Times New Roman" w:hint="eastAsia"/>
          <w:strike/>
          <w:color w:val="EE0000"/>
          <w:szCs w:val="22"/>
          <w14:ligatures w14:val="none"/>
          <w:rPrChange w:id="462" w:author="帅 张" w:date="2025-12-22T12:51:00Z" w16du:dateUtc="2025-12-22T04:51:00Z">
            <w:rPr>
              <w:rFonts w:ascii="Times New Roman" w:eastAsia="宋体" w:hAnsi="Times New Roman" w:cs="Times New Roman" w:hint="eastAsia"/>
              <w:szCs w:val="22"/>
              <w14:ligatures w14:val="none"/>
            </w:rPr>
          </w:rPrChange>
        </w:rPr>
        <w:t xml:space="preserve">property relationship </w:t>
      </w:r>
      <w:r w:rsidRPr="00616D7E">
        <w:rPr>
          <w:rFonts w:ascii="Times New Roman" w:eastAsia="宋体" w:hAnsi="Times New Roman" w:cs="Times New Roman" w:hint="eastAsia"/>
          <w:strike/>
          <w:color w:val="EE0000"/>
          <w:szCs w:val="22"/>
          <w14:ligatures w14:val="none"/>
          <w:rPrChange w:id="463" w:author="帅 张" w:date="2025-12-22T12:51:00Z" w16du:dateUtc="2025-12-22T04:51:00Z">
            <w:rPr>
              <w:rFonts w:ascii="Times New Roman" w:eastAsia="宋体" w:hAnsi="Times New Roman" w:cs="Times New Roman" w:hint="eastAsia"/>
              <w:szCs w:val="22"/>
              <w14:ligatures w14:val="none"/>
            </w:rPr>
          </w:rPrChange>
        </w:rPr>
        <w:t>(QSPR)</w:t>
      </w:r>
      <w:r w:rsidRPr="009D74E6">
        <w:rPr>
          <w:rFonts w:ascii="Times New Roman" w:eastAsia="宋体" w:hAnsi="Times New Roman" w:cs="Times New Roman" w:hint="eastAsia"/>
          <w:szCs w:val="22"/>
          <w14:ligatures w14:val="none"/>
        </w:rPr>
        <w:t xml:space="preserve"> </w:t>
      </w:r>
      <w:ins w:id="464" w:author="帅 张" w:date="2025-12-22T12:51:00Z" w16du:dateUtc="2025-12-22T04:51:00Z">
        <w:r w:rsidR="00616D7E">
          <w:rPr>
            <w:rFonts w:ascii="Times New Roman" w:eastAsia="宋体" w:hAnsi="Times New Roman" w:cs="Times New Roman" w:hint="eastAsia"/>
            <w:szCs w:val="22"/>
            <w14:ligatures w14:val="none"/>
          </w:rPr>
          <w:t xml:space="preserve">QSPR </w:t>
        </w:r>
      </w:ins>
      <w:r w:rsidRPr="009D74E6">
        <w:rPr>
          <w:rFonts w:ascii="Times New Roman" w:eastAsia="宋体" w:hAnsi="Times New Roman" w:cs="Times New Roman" w:hint="eastAsia"/>
          <w:szCs w:val="22"/>
          <w14:ligatures w14:val="none"/>
        </w:rPr>
        <w:t xml:space="preserve">modeling, and </w:t>
      </w:r>
      <w:r w:rsidR="00EB0B1E" w:rsidRPr="007F0A3C">
        <w:rPr>
          <w:rFonts w:ascii="Times New Roman" w:eastAsia="宋体" w:hAnsi="Times New Roman" w:cs="Times New Roman" w:hint="eastAsia"/>
          <w:strike/>
          <w:color w:val="EE0000"/>
          <w:szCs w:val="22"/>
          <w14:ligatures w14:val="none"/>
          <w:rPrChange w:id="465" w:author="帅 张" w:date="2025-12-22T13:57:00Z" w16du:dateUtc="2025-12-22T05:57:00Z">
            <w:rPr>
              <w:rFonts w:ascii="Times New Roman" w:eastAsia="宋体" w:hAnsi="Times New Roman" w:cs="Times New Roman" w:hint="eastAsia"/>
              <w:szCs w:val="22"/>
              <w14:ligatures w14:val="none"/>
            </w:rPr>
          </w:rPrChange>
        </w:rPr>
        <w:t xml:space="preserve">machine learning </w:t>
      </w:r>
      <w:r w:rsidRPr="007F0A3C">
        <w:rPr>
          <w:rFonts w:ascii="Times New Roman" w:eastAsia="宋体" w:hAnsi="Times New Roman" w:cs="Times New Roman" w:hint="eastAsia"/>
          <w:strike/>
          <w:color w:val="EE0000"/>
          <w:szCs w:val="22"/>
          <w14:ligatures w14:val="none"/>
          <w:rPrChange w:id="466" w:author="帅 张" w:date="2025-12-22T13:57:00Z" w16du:dateUtc="2025-12-22T05:57:00Z">
            <w:rPr>
              <w:rFonts w:ascii="Times New Roman" w:eastAsia="宋体" w:hAnsi="Times New Roman" w:cs="Times New Roman" w:hint="eastAsia"/>
              <w:szCs w:val="22"/>
              <w14:ligatures w14:val="none"/>
            </w:rPr>
          </w:rPrChange>
        </w:rPr>
        <w:t>(ML)</w:t>
      </w:r>
      <w:r w:rsidRPr="009D74E6">
        <w:rPr>
          <w:rFonts w:ascii="Times New Roman" w:eastAsia="宋体" w:hAnsi="Times New Roman" w:cs="Times New Roman" w:hint="eastAsia"/>
          <w:szCs w:val="22"/>
          <w14:ligatures w14:val="none"/>
        </w:rPr>
        <w:t xml:space="preserve"> </w:t>
      </w:r>
      <w:ins w:id="467" w:author="帅 张" w:date="2025-12-22T13:57:00Z" w16du:dateUtc="2025-12-22T05:57:00Z">
        <w:r w:rsidR="007F0A3C">
          <w:rPr>
            <w:rFonts w:ascii="Times New Roman" w:eastAsia="宋体" w:hAnsi="Times New Roman" w:cs="Times New Roman" w:hint="eastAsia"/>
            <w:szCs w:val="22"/>
            <w14:ligatures w14:val="none"/>
          </w:rPr>
          <w:t xml:space="preserve">ML </w:t>
        </w:r>
      </w:ins>
      <w:r w:rsidRPr="009D74E6">
        <w:rPr>
          <w:rFonts w:ascii="Times New Roman" w:eastAsia="宋体" w:hAnsi="Times New Roman" w:cs="Times New Roman" w:hint="eastAsia"/>
          <w:szCs w:val="22"/>
          <w14:ligatures w14:val="none"/>
        </w:rPr>
        <w:t>approaches. These methods provide the fundamental framework for estimating properties at fixed temperatures, while also forming the essential building blocks for constructing models that capture temperature-dependent behavior.</w:t>
      </w:r>
    </w:p>
    <w:p w14:paraId="1827A2B5" w14:textId="4FF7EC31" w:rsidR="00E27794" w:rsidRPr="00801EA0" w:rsidRDefault="00E27794" w:rsidP="00801EA0">
      <w:pPr>
        <w:pStyle w:val="3"/>
        <w:spacing w:line="360" w:lineRule="auto"/>
        <w:rPr>
          <w:rFonts w:ascii="Times New Roman" w:eastAsia="宋体" w:hAnsi="Times New Roman" w:cs="Times New Roman"/>
          <w:szCs w:val="22"/>
          <w14:ligatures w14:val="none"/>
        </w:rPr>
      </w:pPr>
      <w:r w:rsidRPr="00801EA0">
        <w:rPr>
          <w:rFonts w:ascii="Times New Roman" w:eastAsia="宋体" w:hAnsi="Times New Roman" w:cs="Times New Roman"/>
          <w:color w:val="auto"/>
          <w:sz w:val="22"/>
          <w:szCs w:val="22"/>
          <w14:ligatures w14:val="none"/>
        </w:rPr>
        <w:t xml:space="preserve">2.1 Group </w:t>
      </w:r>
      <w:r w:rsidR="00296338">
        <w:rPr>
          <w:rFonts w:ascii="Times New Roman" w:eastAsia="宋体" w:hAnsi="Times New Roman" w:cs="Times New Roman" w:hint="eastAsia"/>
          <w:color w:val="auto"/>
          <w:sz w:val="22"/>
          <w:szCs w:val="22"/>
          <w14:ligatures w14:val="none"/>
        </w:rPr>
        <w:t>c</w:t>
      </w:r>
      <w:r w:rsidRPr="00801EA0">
        <w:rPr>
          <w:rFonts w:ascii="Times New Roman" w:eastAsia="宋体" w:hAnsi="Times New Roman" w:cs="Times New Roman"/>
          <w:color w:val="auto"/>
          <w:sz w:val="22"/>
          <w:szCs w:val="22"/>
          <w14:ligatures w14:val="none"/>
        </w:rPr>
        <w:t xml:space="preserve">ontribution </w:t>
      </w:r>
      <w:r w:rsidR="00296338">
        <w:rPr>
          <w:rFonts w:ascii="Times New Roman" w:eastAsia="宋体" w:hAnsi="Times New Roman" w:cs="Times New Roman" w:hint="eastAsia"/>
          <w:color w:val="auto"/>
          <w:sz w:val="22"/>
          <w:szCs w:val="22"/>
          <w14:ligatures w14:val="none"/>
        </w:rPr>
        <w:t>m</w:t>
      </w:r>
      <w:r w:rsidRPr="00801EA0">
        <w:rPr>
          <w:rFonts w:ascii="Times New Roman" w:eastAsia="宋体" w:hAnsi="Times New Roman" w:cs="Times New Roman"/>
          <w:color w:val="auto"/>
          <w:sz w:val="22"/>
          <w:szCs w:val="22"/>
          <w14:ligatures w14:val="none"/>
        </w:rPr>
        <w:t>ethods</w:t>
      </w:r>
    </w:p>
    <w:p w14:paraId="24DDC717" w14:textId="0B41D6BA" w:rsidR="00E27794" w:rsidRPr="00801EA0" w:rsidRDefault="000C2460" w:rsidP="00E27794">
      <w:pPr>
        <w:pStyle w:val="4"/>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hint="eastAsia"/>
          <w:color w:val="auto"/>
          <w:sz w:val="22"/>
          <w:szCs w:val="22"/>
          <w14:ligatures w14:val="none"/>
        </w:rPr>
        <w:t>2.1.1</w:t>
      </w:r>
      <w:r w:rsidR="00E27794">
        <w:rPr>
          <w:rFonts w:ascii="Times New Roman" w:eastAsia="宋体" w:hAnsi="Times New Roman" w:cs="Times New Roman" w:hint="eastAsia"/>
          <w:color w:val="auto"/>
          <w:sz w:val="22"/>
          <w:szCs w:val="22"/>
          <w14:ligatures w14:val="none"/>
        </w:rPr>
        <w:t xml:space="preserve"> </w:t>
      </w:r>
      <w:r w:rsidR="00E27794" w:rsidRPr="00801EA0">
        <w:rPr>
          <w:rFonts w:ascii="Times New Roman" w:eastAsia="宋体" w:hAnsi="Times New Roman" w:cs="Times New Roman"/>
          <w:color w:val="auto"/>
          <w:sz w:val="22"/>
          <w:szCs w:val="22"/>
          <w14:ligatures w14:val="none"/>
        </w:rPr>
        <w:t>Fundamental GC Model</w:t>
      </w:r>
    </w:p>
    <w:p w14:paraId="44979520" w14:textId="77777777" w:rsidR="00827D2B" w:rsidRPr="009D74E6" w:rsidRDefault="00827D2B" w:rsidP="00D2468A">
      <w:pPr>
        <w:pStyle w:val="a9"/>
        <w:spacing w:line="360" w:lineRule="auto"/>
        <w:ind w:left="0" w:firstLineChars="200" w:firstLine="440"/>
        <w:jc w:val="both"/>
        <w:rPr>
          <w:rFonts w:ascii="Times New Roman" w:eastAsia="宋体" w:hAnsi="Times New Roman" w:cs="Times New Roman"/>
          <w:szCs w:val="22"/>
          <w14:ligatures w14:val="none"/>
        </w:rPr>
      </w:pPr>
      <w:r w:rsidRPr="009D74E6">
        <w:rPr>
          <w:rFonts w:ascii="Times New Roman" w:eastAsia="宋体" w:hAnsi="Times New Roman" w:cs="Times New Roman"/>
          <w:szCs w:val="22"/>
          <w14:ligatures w14:val="none"/>
        </w:rPr>
        <w:t>In the GC model, the target property is tied to molecular structure: a molecule is decomposed into functional groups, and group contributions are regressed from experimental data, and the prediction is obtained by summing these contributions. A common formulation is</w:t>
      </w:r>
      <w:r w:rsidRPr="009D74E6">
        <w:rPr>
          <w:rFonts w:ascii="Times New Roman" w:eastAsia="宋体" w:hAnsi="Times New Roman" w:cs="Times New Roman" w:hint="eastAsia"/>
          <w:szCs w:val="22"/>
          <w14:ligatures w14:val="none"/>
        </w:rPr>
        <w:t>:</w:t>
      </w:r>
    </w:p>
    <w:p w14:paraId="3BF39E75" w14:textId="474D97D3" w:rsidR="00D2468A" w:rsidRPr="00801EA0" w:rsidRDefault="00000000" w:rsidP="00D2468A">
      <w:pPr>
        <w:spacing w:line="360" w:lineRule="auto"/>
        <w:jc w:val="both"/>
        <w:rPr>
          <w:rFonts w:ascii="Times New Roman" w:hAnsi="Times New Roman" w:cs="Times New Roman"/>
          <w:kern w:val="2"/>
          <w:sz w:val="22"/>
          <w:szCs w:val="22"/>
        </w:rPr>
      </w:pPr>
      <m:oMathPara>
        <m:oMath>
          <m:eqArr>
            <m:eqArrPr>
              <m:maxDist m:val="1"/>
              <m:ctrlPr>
                <w:rPr>
                  <w:rFonts w:ascii="Cambria Math" w:hAnsi="Cambria Math" w:cs="Times New Roman"/>
                  <w:kern w:val="2"/>
                  <w:sz w:val="22"/>
                  <w:szCs w:val="22"/>
                </w:rPr>
              </m:ctrlPr>
            </m:eqArrPr>
            <m:e>
              <m:r>
                <w:rPr>
                  <w:rFonts w:ascii="Cambria Math" w:hAnsi="Cambria Math" w:cs="Times New Roman"/>
                  <w:kern w:val="2"/>
                  <w:sz w:val="22"/>
                  <w:szCs w:val="22"/>
                </w:rPr>
                <m:t>f</m:t>
              </m:r>
              <m:d>
                <m:dPr>
                  <m:ctrlPr>
                    <w:rPr>
                      <w:rFonts w:ascii="Cambria Math" w:hAnsi="Cambria Math" w:cs="Times New Roman"/>
                      <w:kern w:val="2"/>
                      <w:sz w:val="22"/>
                      <w:szCs w:val="22"/>
                    </w:rPr>
                  </m:ctrlPr>
                </m:dPr>
                <m:e>
                  <m:r>
                    <w:rPr>
                      <w:rFonts w:ascii="Cambria Math" w:hAnsi="Cambria Math" w:cs="Times New Roman"/>
                      <w:kern w:val="2"/>
                      <w:sz w:val="22"/>
                      <w:szCs w:val="22"/>
                    </w:rPr>
                    <m:t>X</m:t>
                  </m:r>
                </m:e>
              </m:d>
              <m:r>
                <m:rPr>
                  <m:sty m:val="p"/>
                </m:rPr>
                <w:rPr>
                  <w:rFonts w:ascii="Cambria Math" w:hAnsi="Cambria Math" w:cs="Times New Roman"/>
                  <w:kern w:val="2"/>
                  <w:sz w:val="22"/>
                  <w:szCs w:val="22"/>
                </w:rPr>
                <m:t>=</m:t>
              </m:r>
              <m:nary>
                <m:naryPr>
                  <m:chr m:val="∑"/>
                  <m:limLoc m:val="undOvr"/>
                  <m:ctrlPr>
                    <w:rPr>
                      <w:rFonts w:ascii="Cambria Math" w:hAnsi="Cambria Math" w:cs="Times New Roman"/>
                      <w:kern w:val="2"/>
                      <w:sz w:val="22"/>
                      <w:szCs w:val="22"/>
                    </w:rPr>
                  </m:ctrlPr>
                </m:naryPr>
                <m:sub>
                  <m:r>
                    <w:rPr>
                      <w:rFonts w:ascii="Cambria Math" w:hAnsi="Cambria Math" w:cs="Times New Roman"/>
                      <w:kern w:val="2"/>
                      <w:sz w:val="22"/>
                      <w:szCs w:val="22"/>
                    </w:rPr>
                    <m:t>i</m:t>
                  </m:r>
                  <m:r>
                    <m:rPr>
                      <m:sty m:val="p"/>
                    </m:rPr>
                    <w:rPr>
                      <w:rFonts w:ascii="Cambria Math" w:hAnsi="Cambria Math" w:cs="Times New Roman"/>
                      <w:kern w:val="2"/>
                      <w:sz w:val="22"/>
                      <w:szCs w:val="22"/>
                    </w:rPr>
                    <m:t>=1</m:t>
                  </m:r>
                </m:sub>
                <m:sup>
                  <m:r>
                    <w:rPr>
                      <w:rFonts w:ascii="Cambria Math" w:hAnsi="Cambria Math" w:cs="Times New Roman"/>
                      <w:kern w:val="2"/>
                      <w:sz w:val="22"/>
                      <w:szCs w:val="22"/>
                    </w:rPr>
                    <m:t>N</m:t>
                  </m:r>
                </m:sup>
                <m:e>
                  <m:sSub>
                    <m:sSubPr>
                      <m:ctrlPr>
                        <w:rPr>
                          <w:rFonts w:ascii="Cambria Math" w:hAnsi="Cambria Math" w:cs="Times New Roman"/>
                          <w:kern w:val="2"/>
                          <w:sz w:val="22"/>
                          <w:szCs w:val="22"/>
                        </w:rPr>
                      </m:ctrlPr>
                    </m:sSubPr>
                    <m:e>
                      <m:r>
                        <w:rPr>
                          <w:rFonts w:ascii="Cambria Math" w:hAnsi="Cambria Math" w:cs="Times New Roman"/>
                          <w:kern w:val="2"/>
                          <w:sz w:val="22"/>
                          <w:szCs w:val="22"/>
                        </w:rPr>
                        <m:t>C</m:t>
                      </m:r>
                    </m:e>
                    <m:sub>
                      <m:r>
                        <w:rPr>
                          <w:rFonts w:ascii="Cambria Math" w:hAnsi="Cambria Math" w:cs="Times New Roman"/>
                          <w:kern w:val="2"/>
                          <w:sz w:val="22"/>
                          <w:szCs w:val="22"/>
                        </w:rPr>
                        <m:t>i</m:t>
                      </m:r>
                    </m:sub>
                  </m:sSub>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i</m:t>
                      </m:r>
                    </m:sub>
                  </m:sSub>
                </m:e>
              </m:nary>
              <m:r>
                <m:rPr>
                  <m:sty m:val="p"/>
                </m:rPr>
                <w:rPr>
                  <w:rFonts w:ascii="Cambria Math" w:hAnsi="Cambria Math" w:cs="Times New Roman"/>
                  <w:kern w:val="2"/>
                  <w:sz w:val="22"/>
                  <w:szCs w:val="22"/>
                </w:rPr>
                <m:t>#</m:t>
              </m:r>
              <m:d>
                <m:dPr>
                  <m:begChr m:val="（"/>
                  <m:endChr m:val="）"/>
                  <m:ctrlPr>
                    <w:rPr>
                      <w:rFonts w:ascii="Cambria Math" w:hAnsi="Cambria Math" w:cs="Times New Roman"/>
                      <w:kern w:val="2"/>
                      <w:sz w:val="22"/>
                      <w:szCs w:val="22"/>
                    </w:rPr>
                  </m:ctrlPr>
                </m:dPr>
                <m:e>
                  <m:r>
                    <m:rPr>
                      <m:sty m:val="p"/>
                    </m:rPr>
                    <w:rPr>
                      <w:rFonts w:ascii="Cambria Math" w:hAnsi="Cambria Math" w:cs="Times New Roman"/>
                      <w:kern w:val="2"/>
                      <w:sz w:val="22"/>
                      <w:szCs w:val="22"/>
                    </w:rPr>
                    <m:t>1</m:t>
                  </m:r>
                </m:e>
              </m:d>
            </m:e>
          </m:eqArr>
        </m:oMath>
      </m:oMathPara>
    </w:p>
    <w:p w14:paraId="7F4106EE" w14:textId="2FC62CC4" w:rsidR="00827D2B" w:rsidRPr="009D74E6" w:rsidRDefault="00827D2B" w:rsidP="00D2468A">
      <w:pPr>
        <w:pStyle w:val="a9"/>
        <w:spacing w:line="360" w:lineRule="auto"/>
        <w:ind w:left="0" w:firstLineChars="200" w:firstLine="440"/>
        <w:jc w:val="both"/>
        <w:rPr>
          <w:rFonts w:ascii="Times New Roman" w:eastAsia="宋体" w:hAnsi="Times New Roman" w:cs="Times New Roman"/>
          <w:szCs w:val="22"/>
          <w14:ligatures w14:val="none"/>
        </w:rPr>
      </w:pPr>
      <w:r w:rsidRPr="009D74E6">
        <w:rPr>
          <w:rFonts w:ascii="Times New Roman" w:eastAsia="宋体" w:hAnsi="Times New Roman" w:cs="Times New Roman"/>
          <w:szCs w:val="22"/>
          <w14:ligatures w14:val="none"/>
        </w:rPr>
        <w:t xml:space="preserve">In this notation, </w:t>
      </w:r>
      <m:oMath>
        <m:r>
          <w:rPr>
            <w:rFonts w:ascii="Cambria Math" w:eastAsia="宋体" w:hAnsi="Cambria Math" w:cs="Times New Roman"/>
            <w:szCs w:val="22"/>
            <w14:ligatures w14:val="none"/>
          </w:rPr>
          <m:t>X</m:t>
        </m:r>
      </m:oMath>
      <w:r w:rsidRPr="009D74E6">
        <w:rPr>
          <w:rFonts w:ascii="Times New Roman" w:eastAsia="宋体" w:hAnsi="Times New Roman" w:cs="Times New Roman" w:hint="eastAsia"/>
          <w:szCs w:val="22"/>
          <w14:ligatures w14:val="none"/>
        </w:rPr>
        <w:t xml:space="preserve"> </w:t>
      </w:r>
      <w:r w:rsidRPr="009D74E6">
        <w:rPr>
          <w:rFonts w:ascii="Times New Roman" w:eastAsia="宋体" w:hAnsi="Times New Roman" w:cs="Times New Roman"/>
          <w:szCs w:val="22"/>
          <w14:ligatures w14:val="none"/>
        </w:rPr>
        <w:t>denotes a given molecule and</w:t>
      </w:r>
      <w:r w:rsidRPr="009D74E6">
        <w:rPr>
          <w:rFonts w:ascii="Times New Roman" w:eastAsia="宋体" w:hAnsi="Times New Roman" w:cs="Times New Roman" w:hint="eastAsia"/>
          <w:szCs w:val="22"/>
          <w14:ligatures w14:val="none"/>
        </w:rPr>
        <w:t xml:space="preserve"> </w:t>
      </w:r>
      <m:oMath>
        <m:r>
          <w:rPr>
            <w:rFonts w:ascii="Cambria Math" w:eastAsia="宋体" w:hAnsi="Cambria Math" w:cs="Times New Roman"/>
            <w:szCs w:val="22"/>
            <w14:ligatures w14:val="none"/>
          </w:rPr>
          <m:t>f</m:t>
        </m:r>
        <m:d>
          <m:dPr>
            <m:ctrlPr>
              <w:rPr>
                <w:rFonts w:ascii="Cambria Math" w:eastAsia="宋体" w:hAnsi="Cambria Math" w:cs="Times New Roman"/>
                <w:szCs w:val="22"/>
                <w14:ligatures w14:val="none"/>
              </w:rPr>
            </m:ctrlPr>
          </m:dPr>
          <m:e>
            <m:r>
              <w:rPr>
                <w:rFonts w:ascii="Cambria Math" w:eastAsia="宋体" w:hAnsi="Cambria Math" w:cs="Times New Roman"/>
                <w:szCs w:val="22"/>
                <w14:ligatures w14:val="none"/>
              </w:rPr>
              <m:t>X</m:t>
            </m:r>
          </m:e>
        </m:d>
      </m:oMath>
      <w:r w:rsidRPr="009D74E6">
        <w:rPr>
          <w:rFonts w:ascii="Times New Roman" w:eastAsia="宋体" w:hAnsi="Times New Roman" w:cs="Times New Roman" w:hint="eastAsia"/>
          <w:szCs w:val="22"/>
          <w14:ligatures w14:val="none"/>
        </w:rPr>
        <w:t xml:space="preserve"> </w:t>
      </w:r>
      <w:r w:rsidRPr="009D74E6">
        <w:rPr>
          <w:rFonts w:ascii="Times New Roman" w:eastAsia="宋体" w:hAnsi="Times New Roman" w:cs="Times New Roman"/>
          <w:szCs w:val="22"/>
          <w14:ligatures w14:val="none"/>
        </w:rPr>
        <w:t>its target property</w:t>
      </w:r>
      <w:r w:rsidRPr="009D74E6">
        <w:rPr>
          <w:rFonts w:ascii="Times New Roman" w:eastAsia="宋体" w:hAnsi="Times New Roman" w:cs="Times New Roman" w:hint="eastAsia"/>
          <w:szCs w:val="22"/>
          <w14:ligatures w14:val="none"/>
        </w:rPr>
        <w:t>.</w:t>
      </w:r>
      <w:r w:rsidRPr="009D74E6">
        <w:rPr>
          <w:rFonts w:ascii="Times New Roman" w:eastAsia="宋体" w:hAnsi="Times New Roman" w:cs="Times New Roman"/>
          <w:szCs w:val="22"/>
          <w14:ligatures w14:val="none"/>
        </w:rPr>
        <w:t xml:space="preserv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i</m:t>
            </m:r>
          </m:sub>
        </m:sSub>
        <m:r>
          <m:rPr>
            <m:sty m:val="p"/>
          </m:rPr>
          <w:rPr>
            <w:rFonts w:ascii="Cambria Math" w:eastAsia="宋体" w:hAnsi="Cambria Math" w:cs="Times New Roman"/>
            <w:szCs w:val="22"/>
            <w14:ligatures w14:val="none"/>
          </w:rPr>
          <m:t xml:space="preserve"> </m:t>
        </m:r>
      </m:oMath>
      <w:r w:rsidRPr="009D74E6">
        <w:rPr>
          <w:rFonts w:ascii="Times New Roman" w:eastAsia="宋体" w:hAnsi="Times New Roman" w:cs="Times New Roman" w:hint="eastAsia"/>
          <w:szCs w:val="22"/>
          <w14:ligatures w14:val="none"/>
        </w:rPr>
        <w:t xml:space="preserve"> represents the number of i-th functional groups</w:t>
      </w:r>
      <w:r w:rsidRPr="009D74E6">
        <w:rPr>
          <w:rFonts w:ascii="Times New Roman" w:eastAsia="宋体" w:hAnsi="Times New Roman" w:cs="Times New Roman"/>
          <w:szCs w:val="22"/>
          <w14:ligatures w14:val="none"/>
        </w:rPr>
        <w:t xml:space="preserve"> in </w:t>
      </w:r>
      <m:oMath>
        <m:r>
          <w:rPr>
            <w:rFonts w:ascii="Cambria Math" w:eastAsia="宋体" w:hAnsi="Cambria Math" w:cs="Times New Roman"/>
            <w:szCs w:val="22"/>
            <w14:ligatures w14:val="none"/>
          </w:rPr>
          <m:t>X</m:t>
        </m:r>
      </m:oMath>
      <w:r w:rsidRPr="009D74E6">
        <w:rPr>
          <w:rFonts w:ascii="Times New Roman" w:eastAsia="宋体" w:hAnsi="Times New Roman" w:cs="Times New Roman"/>
          <w:szCs w:val="22"/>
          <w14:ligatures w14:val="none"/>
        </w:rPr>
        <w:t xml:space="preserv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w:rPr>
                <w:rFonts w:ascii="Cambria Math" w:eastAsia="宋体" w:hAnsi="Cambria Math" w:cs="Times New Roman"/>
                <w:szCs w:val="22"/>
                <w14:ligatures w14:val="none"/>
              </w:rPr>
              <m:t>i</m:t>
            </m:r>
          </m:sub>
        </m:sSub>
        <m:r>
          <m:rPr>
            <m:sty m:val="p"/>
          </m:rPr>
          <w:rPr>
            <w:rFonts w:ascii="Cambria Math" w:eastAsia="宋体" w:hAnsi="Cambria Math" w:cs="Times New Roman"/>
            <w:szCs w:val="22"/>
            <w14:ligatures w14:val="none"/>
          </w:rPr>
          <m:t xml:space="preserve">  </m:t>
        </m:r>
      </m:oMath>
      <w:r w:rsidRPr="009D74E6">
        <w:rPr>
          <w:rFonts w:ascii="Times New Roman" w:eastAsia="宋体" w:hAnsi="Times New Roman" w:cs="Times New Roman"/>
          <w:szCs w:val="22"/>
          <w14:ligatures w14:val="none"/>
        </w:rPr>
        <w:t>are the corresponding regression coefficients; and</w:t>
      </w:r>
      <w:r w:rsidRPr="009D74E6">
        <w:rPr>
          <w:rFonts w:ascii="Times New Roman" w:eastAsia="宋体" w:hAnsi="Times New Roman" w:cs="Times New Roman" w:hint="eastAsia"/>
          <w:szCs w:val="22"/>
          <w14:ligatures w14:val="none"/>
        </w:rPr>
        <w:t xml:space="preserve"> </w:t>
      </w:r>
      <m:oMath>
        <m:r>
          <w:rPr>
            <w:rFonts w:ascii="Cambria Math" w:eastAsia="宋体" w:hAnsi="Cambria Math" w:cs="Times New Roman"/>
            <w:szCs w:val="22"/>
            <w14:ligatures w14:val="none"/>
          </w:rPr>
          <m:t>N</m:t>
        </m:r>
      </m:oMath>
      <w:r w:rsidRPr="009D74E6">
        <w:rPr>
          <w:rFonts w:ascii="Times New Roman" w:eastAsia="宋体" w:hAnsi="Times New Roman" w:cs="Times New Roman" w:hint="eastAsia"/>
          <w:szCs w:val="22"/>
          <w14:ligatures w14:val="none"/>
        </w:rPr>
        <w:t xml:space="preserve"> </w:t>
      </w:r>
      <w:r w:rsidRPr="009D74E6">
        <w:rPr>
          <w:rFonts w:ascii="Times New Roman" w:eastAsia="宋体" w:hAnsi="Times New Roman" w:cs="Times New Roman"/>
          <w:szCs w:val="22"/>
          <w14:ligatures w14:val="none"/>
        </w:rPr>
        <w:t>are the numbers of groups defined in the library.</w:t>
      </w:r>
      <w:r w:rsidRPr="009D74E6">
        <w:rPr>
          <w:rFonts w:ascii="Times New Roman" w:eastAsia="宋体" w:hAnsi="Times New Roman" w:cs="Times New Roman" w:hint="eastAsia"/>
          <w:szCs w:val="22"/>
          <w14:ligatures w14:val="none"/>
        </w:rPr>
        <w:t xml:space="preserve"> Based on this basic </w:t>
      </w:r>
      <w:r w:rsidRPr="009D74E6">
        <w:rPr>
          <w:rFonts w:ascii="Times New Roman" w:eastAsia="宋体" w:hAnsi="Times New Roman" w:cs="Times New Roman" w:hint="eastAsia"/>
          <w:szCs w:val="22"/>
          <w14:ligatures w14:val="none"/>
        </w:rPr>
        <w:lastRenderedPageBreak/>
        <w:t>expression, prior studies have used GC models to predict pure-component properties</w:t>
      </w:r>
      <w:r w:rsidR="0008075F" w:rsidRPr="009D74E6">
        <w:rPr>
          <w:rFonts w:ascii="Times New Roman" w:eastAsia="宋体" w:hAnsi="Times New Roman" w:cs="Times New Roman"/>
          <w:szCs w:val="22"/>
          <w14:ligatures w14:val="none"/>
        </w:rPr>
        <w:t xml:space="preserve"> and environmental properties</w:t>
      </w:r>
      <w:r w:rsidRPr="009D74E6">
        <w:rPr>
          <w:rFonts w:ascii="Times New Roman" w:eastAsia="宋体" w:hAnsi="Times New Roman" w:cs="Times New Roman" w:hint="eastAsia"/>
          <w:szCs w:val="22"/>
          <w14:ligatures w14:val="none"/>
        </w:rPr>
        <w:t xml:space="preserve"> [</w:t>
      </w:r>
      <w:r w:rsidR="002A2DC7" w:rsidRPr="009D74E6">
        <w:rPr>
          <w:rFonts w:ascii="Times New Roman" w:eastAsia="宋体" w:hAnsi="Times New Roman" w:cs="Times New Roman" w:hint="eastAsia"/>
          <w:szCs w:val="22"/>
          <w14:ligatures w14:val="none"/>
        </w:rPr>
        <w:t>7</w:t>
      </w:r>
      <w:r w:rsidRPr="009D74E6">
        <w:rPr>
          <w:rFonts w:ascii="Times New Roman" w:eastAsia="宋体" w:hAnsi="Times New Roman" w:cs="Times New Roman" w:hint="eastAsia"/>
          <w:szCs w:val="22"/>
          <w14:ligatures w14:val="none"/>
        </w:rPr>
        <w:t>,</w:t>
      </w:r>
      <w:r w:rsidR="002A2DC7" w:rsidRPr="009D74E6">
        <w:rPr>
          <w:rFonts w:ascii="Times New Roman" w:eastAsia="宋体" w:hAnsi="Times New Roman" w:cs="Times New Roman" w:hint="eastAsia"/>
          <w:szCs w:val="22"/>
          <w14:ligatures w14:val="none"/>
        </w:rPr>
        <w:t>8</w:t>
      </w:r>
      <w:r w:rsidRPr="009D74E6">
        <w:rPr>
          <w:rFonts w:ascii="Times New Roman" w:eastAsia="宋体" w:hAnsi="Times New Roman" w:cs="Times New Roman" w:hint="eastAsia"/>
          <w:szCs w:val="22"/>
          <w14:ligatures w14:val="none"/>
        </w:rPr>
        <w:t>,</w:t>
      </w:r>
      <w:r w:rsidR="002A2DC7" w:rsidRPr="009D74E6">
        <w:rPr>
          <w:rFonts w:ascii="Times New Roman" w:eastAsia="宋体" w:hAnsi="Times New Roman" w:cs="Times New Roman" w:hint="eastAsia"/>
          <w:szCs w:val="22"/>
          <w14:ligatures w14:val="none"/>
        </w:rPr>
        <w:t>9</w:t>
      </w:r>
      <w:r w:rsidRPr="009D74E6">
        <w:rPr>
          <w:rFonts w:ascii="Times New Roman" w:eastAsia="宋体" w:hAnsi="Times New Roman" w:cs="Times New Roman" w:hint="eastAsia"/>
          <w:szCs w:val="22"/>
          <w14:ligatures w14:val="none"/>
        </w:rPr>
        <w:t>].</w:t>
      </w:r>
    </w:p>
    <w:p w14:paraId="7CB3E77F" w14:textId="771F3735" w:rsidR="00827D2B" w:rsidRPr="009D74E6" w:rsidRDefault="000C2460" w:rsidP="00D2468A">
      <w:pPr>
        <w:pStyle w:val="4"/>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hint="eastAsia"/>
          <w:color w:val="auto"/>
          <w:sz w:val="22"/>
          <w:szCs w:val="22"/>
          <w14:ligatures w14:val="none"/>
        </w:rPr>
        <w:t xml:space="preserve">2.1.2 </w:t>
      </w:r>
      <w:r w:rsidR="00827D2B" w:rsidRPr="009D74E6">
        <w:rPr>
          <w:rFonts w:ascii="Times New Roman" w:eastAsia="宋体" w:hAnsi="Times New Roman" w:cs="Times New Roman"/>
          <w:color w:val="auto"/>
          <w:sz w:val="22"/>
          <w:szCs w:val="22"/>
          <w14:ligatures w14:val="none"/>
        </w:rPr>
        <w:t>Extending the GC</w:t>
      </w:r>
      <w:r w:rsidR="00827D2B" w:rsidRPr="009D74E6">
        <w:rPr>
          <w:rFonts w:ascii="Times New Roman" w:eastAsia="宋体" w:hAnsi="Times New Roman" w:cs="Times New Roman" w:hint="eastAsia"/>
          <w:color w:val="auto"/>
          <w:sz w:val="22"/>
          <w:szCs w:val="22"/>
          <w14:ligatures w14:val="none"/>
        </w:rPr>
        <w:t xml:space="preserve"> </w:t>
      </w:r>
      <w:r w:rsidR="00EB0B1E" w:rsidRPr="009D74E6">
        <w:rPr>
          <w:rFonts w:ascii="Times New Roman" w:eastAsia="宋体" w:hAnsi="Times New Roman" w:cs="Times New Roman" w:hint="eastAsia"/>
          <w:color w:val="auto"/>
          <w:sz w:val="22"/>
          <w:szCs w:val="22"/>
          <w14:ligatures w14:val="none"/>
        </w:rPr>
        <w:t>f</w:t>
      </w:r>
      <w:r w:rsidR="00EB0B1E" w:rsidRPr="009D74E6">
        <w:rPr>
          <w:rFonts w:ascii="Times New Roman" w:eastAsia="宋体" w:hAnsi="Times New Roman" w:cs="Times New Roman"/>
          <w:color w:val="auto"/>
          <w:sz w:val="22"/>
          <w:szCs w:val="22"/>
          <w14:ligatures w14:val="none"/>
        </w:rPr>
        <w:t>rameworks</w:t>
      </w:r>
      <w:r w:rsidR="00827D2B" w:rsidRPr="009D74E6">
        <w:rPr>
          <w:rFonts w:ascii="Times New Roman" w:eastAsia="宋体" w:hAnsi="Times New Roman" w:cs="Times New Roman"/>
          <w:color w:val="auto"/>
          <w:sz w:val="22"/>
          <w:szCs w:val="22"/>
          <w14:ligatures w14:val="none"/>
        </w:rPr>
        <w:t xml:space="preserve">: </w:t>
      </w:r>
      <w:r w:rsidR="00EB0B1E" w:rsidRPr="009D74E6">
        <w:rPr>
          <w:rFonts w:ascii="Times New Roman" w:eastAsia="宋体" w:hAnsi="Times New Roman" w:cs="Times New Roman" w:hint="eastAsia"/>
          <w:color w:val="auto"/>
          <w:sz w:val="22"/>
          <w:szCs w:val="22"/>
          <w14:ligatures w14:val="none"/>
        </w:rPr>
        <w:t>p</w:t>
      </w:r>
      <w:r w:rsidR="00EB0B1E" w:rsidRPr="009D74E6">
        <w:rPr>
          <w:rFonts w:ascii="Times New Roman" w:eastAsia="宋体" w:hAnsi="Times New Roman" w:cs="Times New Roman"/>
          <w:color w:val="auto"/>
          <w:sz w:val="22"/>
          <w:szCs w:val="22"/>
          <w14:ligatures w14:val="none"/>
        </w:rPr>
        <w:t xml:space="preserve">arameterizing </w:t>
      </w:r>
      <w:r w:rsidR="00EB0B1E" w:rsidRPr="009D74E6">
        <w:rPr>
          <w:rFonts w:ascii="Times New Roman" w:eastAsia="宋体" w:hAnsi="Times New Roman" w:cs="Times New Roman" w:hint="eastAsia"/>
          <w:color w:val="auto"/>
          <w:sz w:val="22"/>
          <w:szCs w:val="22"/>
          <w14:ligatures w14:val="none"/>
        </w:rPr>
        <w:t>p</w:t>
      </w:r>
      <w:r w:rsidR="00EB0B1E" w:rsidRPr="009D74E6">
        <w:rPr>
          <w:rFonts w:ascii="Times New Roman" w:eastAsia="宋体" w:hAnsi="Times New Roman" w:cs="Times New Roman"/>
          <w:color w:val="auto"/>
          <w:sz w:val="22"/>
          <w:szCs w:val="22"/>
          <w14:ligatures w14:val="none"/>
        </w:rPr>
        <w:t xml:space="preserve">hysical </w:t>
      </w:r>
      <w:r w:rsidR="00EB0B1E" w:rsidRPr="009D74E6">
        <w:rPr>
          <w:rFonts w:ascii="Times New Roman" w:eastAsia="宋体" w:hAnsi="Times New Roman" w:cs="Times New Roman" w:hint="eastAsia"/>
          <w:color w:val="auto"/>
          <w:sz w:val="22"/>
          <w:szCs w:val="22"/>
          <w14:ligatures w14:val="none"/>
        </w:rPr>
        <w:t>e</w:t>
      </w:r>
      <w:r w:rsidR="00EB0B1E" w:rsidRPr="009D74E6">
        <w:rPr>
          <w:rFonts w:ascii="Times New Roman" w:eastAsia="宋体" w:hAnsi="Times New Roman" w:cs="Times New Roman"/>
          <w:color w:val="auto"/>
          <w:sz w:val="22"/>
          <w:szCs w:val="22"/>
          <w14:ligatures w14:val="none"/>
        </w:rPr>
        <w:t>quation</w:t>
      </w:r>
      <w:r w:rsidRPr="009D74E6">
        <w:rPr>
          <w:rFonts w:ascii="Times New Roman" w:eastAsia="宋体" w:hAnsi="Times New Roman" w:cs="Times New Roman" w:hint="eastAsia"/>
          <w:color w:val="auto"/>
          <w:sz w:val="22"/>
          <w:szCs w:val="22"/>
          <w14:ligatures w14:val="none"/>
        </w:rPr>
        <w:t>s</w:t>
      </w:r>
    </w:p>
    <w:p w14:paraId="1CC4E9E7" w14:textId="77777777" w:rsidR="00827D2B" w:rsidRPr="009D74E6" w:rsidRDefault="00827D2B" w:rsidP="00D2468A">
      <w:pPr>
        <w:spacing w:line="360" w:lineRule="auto"/>
        <w:ind w:firstLineChars="200" w:firstLine="440"/>
        <w:jc w:val="both"/>
        <w:rPr>
          <w:rFonts w:ascii="Times New Roman" w:hAnsi="Times New Roman" w:cs="Times New Roman"/>
          <w:kern w:val="2"/>
          <w:sz w:val="22"/>
          <w:szCs w:val="22"/>
        </w:rPr>
      </w:pPr>
      <w:r w:rsidRPr="009D74E6">
        <w:rPr>
          <w:rFonts w:ascii="Times New Roman" w:hAnsi="Times New Roman" w:cs="Times New Roman"/>
          <w:kern w:val="2"/>
          <w:sz w:val="22"/>
          <w:szCs w:val="22"/>
        </w:rPr>
        <w:t xml:space="preserve">The GC method is extended by using it to predict the parameters of thermodynamically sensible temperature functions, rather than the property value directly. The values of these GC-derived parameters directly determine the slope, curvature, and vertical offset of the resulting </w:t>
      </w:r>
      <w:r w:rsidRPr="009D74E6">
        <w:rPr>
          <w:rFonts w:ascii="Times New Roman" w:hAnsi="Times New Roman" w:cs="Times New Roman" w:hint="eastAsia"/>
          <w:kern w:val="2"/>
          <w:sz w:val="22"/>
          <w:szCs w:val="22"/>
        </w:rPr>
        <w:t>p</w:t>
      </w:r>
      <w:r w:rsidRPr="009D74E6">
        <w:rPr>
          <w:rFonts w:ascii="Times New Roman" w:hAnsi="Times New Roman" w:cs="Times New Roman"/>
          <w:kern w:val="2"/>
          <w:sz w:val="22"/>
          <w:szCs w:val="22"/>
        </w:rPr>
        <w:t>roperty-temperature curve.</w:t>
      </w:r>
    </w:p>
    <w:p w14:paraId="494DF2A6" w14:textId="7C1A209E" w:rsidR="00827D2B" w:rsidRPr="009D74E6" w:rsidRDefault="00827D2B" w:rsidP="00D2468A">
      <w:pPr>
        <w:spacing w:line="360" w:lineRule="auto"/>
        <w:ind w:firstLineChars="200" w:firstLine="440"/>
        <w:jc w:val="both"/>
        <w:rPr>
          <w:rFonts w:ascii="Times New Roman" w:hAnsi="Times New Roman" w:cs="Times New Roman"/>
          <w:kern w:val="2"/>
          <w:sz w:val="22"/>
          <w:szCs w:val="22"/>
        </w:rPr>
      </w:pPr>
      <w:r w:rsidRPr="009D74E6">
        <w:rPr>
          <w:rFonts w:ascii="Times New Roman" w:hAnsi="Times New Roman" w:cs="Times New Roman"/>
          <w:kern w:val="2"/>
          <w:sz w:val="22"/>
          <w:szCs w:val="22"/>
        </w:rPr>
        <w:t>The coefficients in a predefined temperature function are obtained by summing group contributions. In engineering practice, this common approach chooses a thermodynamically sensible temperature function as the backbone and then uses the GC framework to model that function’s parameters, yielding the full property–temperature curve. This workflow and its essentials are well captured by early foundational work [</w:t>
      </w:r>
      <w:r w:rsidR="002A2DC7" w:rsidRPr="009D74E6">
        <w:rPr>
          <w:rFonts w:ascii="Times New Roman" w:hAnsi="Times New Roman" w:cs="Times New Roman" w:hint="eastAsia"/>
          <w:kern w:val="2"/>
          <w:sz w:val="22"/>
          <w:szCs w:val="22"/>
        </w:rPr>
        <w:t>10</w:t>
      </w:r>
      <w:r w:rsidRPr="009D74E6">
        <w:rPr>
          <w:rFonts w:ascii="Times New Roman" w:hAnsi="Times New Roman" w:cs="Times New Roman"/>
          <w:kern w:val="2"/>
          <w:sz w:val="22"/>
          <w:szCs w:val="22"/>
        </w:rPr>
        <w:t>]. Early temperature-dependent predictive models include:</w:t>
      </w:r>
    </w:p>
    <w:p w14:paraId="4E6298D4" w14:textId="28C2A015" w:rsidR="00827D2B" w:rsidRPr="003F6521" w:rsidRDefault="00827D2B" w:rsidP="00D2468A">
      <w:pPr>
        <w:pStyle w:val="a9"/>
        <w:numPr>
          <w:ilvl w:val="0"/>
          <w:numId w:val="2"/>
        </w:numPr>
        <w:spacing w:line="360" w:lineRule="auto"/>
        <w:jc w:val="both"/>
        <w:rPr>
          <w:rFonts w:ascii="Times New Roman" w:hAnsi="Times New Roman" w:cs="Times New Roman"/>
          <w:sz w:val="28"/>
          <w:szCs w:val="28"/>
          <w14:ligatures w14:val="none"/>
        </w:rPr>
      </w:pPr>
      <w:r w:rsidRPr="009D74E6">
        <w:rPr>
          <w:rFonts w:ascii="Times New Roman" w:eastAsia="宋体" w:hAnsi="Times New Roman" w:cs="Times New Roman"/>
          <w:szCs w:val="22"/>
          <w14:ligatures w14:val="none"/>
        </w:rPr>
        <w:t>Heat capacity polynomi</w:t>
      </w:r>
      <w:r w:rsidR="009D74E6" w:rsidRPr="009D74E6">
        <w:rPr>
          <w:rFonts w:ascii="Times New Roman" w:eastAsia="宋体" w:hAnsi="Times New Roman" w:cs="Times New Roman" w:hint="eastAsia"/>
          <w:szCs w:val="22"/>
          <w14:ligatures w14:val="none"/>
        </w:rPr>
        <w:t>al</w:t>
      </w:r>
    </w:p>
    <w:p w14:paraId="0B2568AE" w14:textId="4501355B" w:rsidR="00D2468A" w:rsidRPr="00801EA0" w:rsidRDefault="00000000" w:rsidP="00D2468A">
      <w:pPr>
        <w:spacing w:line="360" w:lineRule="auto"/>
        <w:jc w:val="both"/>
        <w:rPr>
          <w:rFonts w:ascii="Times New Roman" w:hAnsi="Times New Roman" w:cs="Times New Roman"/>
          <w:kern w:val="2"/>
          <w:sz w:val="22"/>
          <w:szCs w:val="22"/>
        </w:rPr>
      </w:pPr>
      <m:oMathPara>
        <m:oMath>
          <m:eqArr>
            <m:eqArrPr>
              <m:maxDist m:val="1"/>
              <m:ctrlPr>
                <w:rPr>
                  <w:rFonts w:ascii="Cambria Math" w:hAnsi="Cambria Math" w:cs="Times New Roman"/>
                  <w:kern w:val="2"/>
                  <w:sz w:val="22"/>
                  <w:szCs w:val="22"/>
                </w:rPr>
              </m:ctrlPr>
            </m:eqArrPr>
            <m:e>
              <m:sSub>
                <m:sSubPr>
                  <m:ctrlPr>
                    <w:rPr>
                      <w:rFonts w:ascii="Cambria Math" w:hAnsi="Cambria Math" w:cs="Times New Roman"/>
                      <w:kern w:val="2"/>
                      <w:sz w:val="22"/>
                      <w:szCs w:val="22"/>
                    </w:rPr>
                  </m:ctrlPr>
                </m:sSubPr>
                <m:e>
                  <m:r>
                    <w:rPr>
                      <w:rFonts w:ascii="Cambria Math" w:hAnsi="Cambria Math" w:cs="Times New Roman"/>
                      <w:kern w:val="2"/>
                      <w:sz w:val="22"/>
                      <w:szCs w:val="22"/>
                    </w:rPr>
                    <m:t>C</m:t>
                  </m:r>
                </m:e>
                <m:sub>
                  <m:r>
                    <w:rPr>
                      <w:rFonts w:ascii="Cambria Math" w:hAnsi="Cambria Math" w:cs="Times New Roman"/>
                      <w:kern w:val="2"/>
                      <w:sz w:val="22"/>
                      <w:szCs w:val="22"/>
                    </w:rPr>
                    <m:t>p</m:t>
                  </m:r>
                </m:sub>
              </m:sSub>
              <m:r>
                <m:rPr>
                  <m:sty m:val="p"/>
                </m:rPr>
                <w:rPr>
                  <w:rFonts w:ascii="Cambria Math" w:hAnsi="Cambria Math" w:cs="Times New Roman"/>
                  <w:kern w:val="2"/>
                  <w:sz w:val="22"/>
                  <w:szCs w:val="22"/>
                </w:rPr>
                <m:t>=</m:t>
              </m:r>
              <m:d>
                <m:dPr>
                  <m:begChr m:val="["/>
                  <m:endChr m:val="]"/>
                  <m:ctrlPr>
                    <w:rPr>
                      <w:rFonts w:ascii="Cambria Math" w:hAnsi="Cambria Math" w:cs="Times New Roman"/>
                      <w:kern w:val="2"/>
                      <w:sz w:val="22"/>
                      <w:szCs w:val="22"/>
                    </w:rPr>
                  </m:ctrlPr>
                </m:dPr>
                <m:e>
                  <m:r>
                    <m:rPr>
                      <m:sty m:val="p"/>
                    </m:rPr>
                    <w:rPr>
                      <w:rFonts w:ascii="Cambria Math" w:hAnsi="Cambria Math" w:cs="Times New Roman" w:hint="eastAsia"/>
                      <w:kern w:val="2"/>
                      <w:sz w:val="22"/>
                      <w:szCs w:val="22"/>
                    </w:rPr>
                    <m:t>∑</m:t>
                  </m:r>
                  <m:d>
                    <m:dPr>
                      <m:ctrlPr>
                        <w:rPr>
                          <w:rFonts w:ascii="Cambria Math" w:hAnsi="Cambria Math" w:cs="Times New Roman"/>
                          <w:kern w:val="2"/>
                          <w:sz w:val="22"/>
                          <w:szCs w:val="22"/>
                        </w:rPr>
                      </m:ctrlPr>
                    </m:dPr>
                    <m:e>
                      <m:r>
                        <w:rPr>
                          <w:rFonts w:ascii="Cambria Math" w:hAnsi="Cambria Math" w:cs="Times New Roman"/>
                          <w:kern w:val="2"/>
                          <w:sz w:val="22"/>
                          <w:szCs w:val="22"/>
                        </w:rPr>
                        <m:t>a</m:t>
                      </m:r>
                    </m:e>
                  </m:d>
                  <m:r>
                    <m:rPr>
                      <m:sty m:val="p"/>
                    </m:rPr>
                    <w:rPr>
                      <w:rFonts w:ascii="Cambria Math" w:hAnsi="Cambria Math" w:cs="Times New Roman"/>
                      <w:kern w:val="2"/>
                      <w:sz w:val="22"/>
                      <w:szCs w:val="22"/>
                    </w:rPr>
                    <m:t>-37.93</m:t>
                  </m:r>
                </m:e>
              </m:d>
              <m:r>
                <m:rPr>
                  <m:sty m:val="p"/>
                </m:rPr>
                <w:rPr>
                  <w:rFonts w:ascii="Cambria Math" w:hAnsi="Cambria Math" w:cs="Times New Roman"/>
                  <w:kern w:val="2"/>
                  <w:sz w:val="22"/>
                  <w:szCs w:val="22"/>
                </w:rPr>
                <m:t>+</m:t>
              </m:r>
              <m:d>
                <m:dPr>
                  <m:begChr m:val="["/>
                  <m:endChr m:val="]"/>
                  <m:ctrlPr>
                    <w:rPr>
                      <w:rFonts w:ascii="Cambria Math" w:hAnsi="Cambria Math" w:cs="Times New Roman"/>
                      <w:kern w:val="2"/>
                      <w:sz w:val="22"/>
                      <w:szCs w:val="22"/>
                    </w:rPr>
                  </m:ctrlPr>
                </m:dPr>
                <m:e>
                  <m:r>
                    <m:rPr>
                      <m:sty m:val="p"/>
                    </m:rPr>
                    <w:rPr>
                      <w:rFonts w:ascii="Cambria Math" w:hAnsi="Cambria Math" w:cs="Times New Roman" w:hint="eastAsia"/>
                      <w:kern w:val="2"/>
                      <w:sz w:val="22"/>
                      <w:szCs w:val="22"/>
                    </w:rPr>
                    <m:t>∑</m:t>
                  </m:r>
                  <m:d>
                    <m:dPr>
                      <m:ctrlPr>
                        <w:rPr>
                          <w:rFonts w:ascii="Cambria Math" w:hAnsi="Cambria Math" w:cs="Times New Roman"/>
                          <w:kern w:val="2"/>
                          <w:sz w:val="22"/>
                          <w:szCs w:val="22"/>
                        </w:rPr>
                      </m:ctrlPr>
                    </m:dPr>
                    <m:e>
                      <m:r>
                        <w:rPr>
                          <w:rFonts w:ascii="Cambria Math" w:hAnsi="Cambria Math" w:cs="Times New Roman"/>
                          <w:kern w:val="2"/>
                          <w:sz w:val="22"/>
                          <w:szCs w:val="22"/>
                        </w:rPr>
                        <m:t>b</m:t>
                      </m:r>
                    </m:e>
                  </m:d>
                  <m:r>
                    <m:rPr>
                      <m:sty m:val="p"/>
                    </m:rPr>
                    <w:rPr>
                      <w:rFonts w:ascii="Cambria Math" w:hAnsi="Cambria Math" w:cs="Times New Roman"/>
                      <w:kern w:val="2"/>
                      <w:sz w:val="22"/>
                      <w:szCs w:val="22"/>
                    </w:rPr>
                    <m:t>+0.210</m:t>
                  </m:r>
                </m:e>
              </m:d>
              <m:r>
                <w:rPr>
                  <w:rFonts w:ascii="Cambria Math" w:hAnsi="Cambria Math" w:cs="Times New Roman"/>
                  <w:kern w:val="2"/>
                  <w:sz w:val="22"/>
                  <w:szCs w:val="22"/>
                </w:rPr>
                <m:t>T</m:t>
              </m:r>
              <m:r>
                <m:rPr>
                  <m:sty m:val="p"/>
                </m:rPr>
                <w:rPr>
                  <w:rFonts w:ascii="Cambria Math" w:hAnsi="Cambria Math" w:cs="Times New Roman"/>
                  <w:kern w:val="2"/>
                  <w:sz w:val="22"/>
                  <w:szCs w:val="22"/>
                </w:rPr>
                <m:t>+</m:t>
              </m:r>
              <m:d>
                <m:dPr>
                  <m:begChr m:val="["/>
                  <m:endChr m:val="]"/>
                  <m:ctrlPr>
                    <w:rPr>
                      <w:rFonts w:ascii="Cambria Math" w:hAnsi="Cambria Math" w:cs="Times New Roman"/>
                      <w:kern w:val="2"/>
                      <w:sz w:val="22"/>
                      <w:szCs w:val="22"/>
                    </w:rPr>
                  </m:ctrlPr>
                </m:dPr>
                <m:e>
                  <m:r>
                    <m:rPr>
                      <m:sty m:val="p"/>
                    </m:rPr>
                    <w:rPr>
                      <w:rFonts w:ascii="Cambria Math" w:hAnsi="Cambria Math" w:cs="Times New Roman" w:hint="eastAsia"/>
                      <w:kern w:val="2"/>
                      <w:sz w:val="22"/>
                      <w:szCs w:val="22"/>
                    </w:rPr>
                    <m:t>∑</m:t>
                  </m:r>
                  <m:d>
                    <m:dPr>
                      <m:ctrlPr>
                        <w:rPr>
                          <w:rFonts w:ascii="Cambria Math" w:hAnsi="Cambria Math" w:cs="Times New Roman"/>
                          <w:kern w:val="2"/>
                          <w:sz w:val="22"/>
                          <w:szCs w:val="22"/>
                        </w:rPr>
                      </m:ctrlPr>
                    </m:dPr>
                    <m:e>
                      <m:r>
                        <w:rPr>
                          <w:rFonts w:ascii="Cambria Math" w:hAnsi="Cambria Math" w:cs="Times New Roman"/>
                          <w:kern w:val="2"/>
                          <w:sz w:val="22"/>
                          <w:szCs w:val="22"/>
                        </w:rPr>
                        <m:t>c</m:t>
                      </m:r>
                    </m:e>
                  </m:d>
                  <m:r>
                    <m:rPr>
                      <m:sty m:val="p"/>
                    </m:rPr>
                    <w:rPr>
                      <w:rFonts w:ascii="Cambria Math" w:hAnsi="Cambria Math" w:cs="Times New Roman"/>
                      <w:kern w:val="2"/>
                      <w:sz w:val="22"/>
                      <w:szCs w:val="22"/>
                    </w:rPr>
                    <m:t>-3.91×</m:t>
                  </m:r>
                  <m:sSup>
                    <m:sSupPr>
                      <m:ctrlPr>
                        <w:rPr>
                          <w:rFonts w:ascii="Cambria Math" w:hAnsi="Cambria Math" w:cs="Times New Roman"/>
                          <w:kern w:val="2"/>
                          <w:sz w:val="22"/>
                          <w:szCs w:val="22"/>
                        </w:rPr>
                      </m:ctrlPr>
                    </m:sSupPr>
                    <m:e>
                      <m:r>
                        <m:rPr>
                          <m:sty m:val="p"/>
                        </m:rPr>
                        <w:rPr>
                          <w:rFonts w:ascii="Cambria Math" w:hAnsi="Cambria Math" w:cs="Times New Roman"/>
                          <w:kern w:val="2"/>
                          <w:sz w:val="22"/>
                          <w:szCs w:val="22"/>
                        </w:rPr>
                        <m:t>10</m:t>
                      </m:r>
                    </m:e>
                    <m:sup>
                      <m:r>
                        <m:rPr>
                          <m:sty m:val="p"/>
                        </m:rPr>
                        <w:rPr>
                          <w:rFonts w:ascii="Cambria Math" w:hAnsi="Cambria Math" w:cs="Times New Roman"/>
                          <w:kern w:val="2"/>
                          <w:sz w:val="22"/>
                          <w:szCs w:val="22"/>
                        </w:rPr>
                        <m:t>-4</m:t>
                      </m:r>
                    </m:sup>
                  </m:sSup>
                </m:e>
              </m:d>
              <m:sSup>
                <m:sSupPr>
                  <m:ctrlPr>
                    <w:rPr>
                      <w:rFonts w:ascii="Cambria Math" w:hAnsi="Cambria Math" w:cs="Times New Roman"/>
                      <w:kern w:val="2"/>
                      <w:sz w:val="22"/>
                      <w:szCs w:val="22"/>
                    </w:rPr>
                  </m:ctrlPr>
                </m:sSupPr>
                <m:e>
                  <m:r>
                    <w:rPr>
                      <w:rFonts w:ascii="Cambria Math" w:hAnsi="Cambria Math" w:cs="Times New Roman"/>
                      <w:kern w:val="2"/>
                      <w:sz w:val="22"/>
                      <w:szCs w:val="22"/>
                    </w:rPr>
                    <m:t>T</m:t>
                  </m:r>
                </m:e>
                <m:sup>
                  <m:r>
                    <m:rPr>
                      <m:sty m:val="p"/>
                    </m:rPr>
                    <w:rPr>
                      <w:rFonts w:ascii="Cambria Math" w:hAnsi="Cambria Math" w:cs="Times New Roman"/>
                      <w:kern w:val="2"/>
                      <w:sz w:val="22"/>
                      <w:szCs w:val="22"/>
                    </w:rPr>
                    <m:t>2</m:t>
                  </m:r>
                </m:sup>
              </m:sSup>
              <m:ctrlPr>
                <w:rPr>
                  <w:rFonts w:ascii="Cambria Math" w:eastAsia="Cambria Math" w:hAnsi="Cambria Math" w:cs="Cambria Math"/>
                  <w:kern w:val="2"/>
                  <w:sz w:val="22"/>
                  <w:szCs w:val="22"/>
                </w:rPr>
              </m:ctrlPr>
            </m:e>
            <m:e>
              <m:r>
                <m:rPr>
                  <m:sty m:val="p"/>
                </m:rPr>
                <w:rPr>
                  <w:rFonts w:ascii="Cambria Math" w:hAnsi="Cambria Math" w:cs="Times New Roman"/>
                  <w:kern w:val="2"/>
                  <w:sz w:val="22"/>
                  <w:szCs w:val="22"/>
                </w:rPr>
                <m:t>+</m:t>
              </m:r>
              <m:d>
                <m:dPr>
                  <m:begChr m:val="["/>
                  <m:endChr m:val="]"/>
                  <m:ctrlPr>
                    <w:rPr>
                      <w:rFonts w:ascii="Cambria Math" w:hAnsi="Cambria Math" w:cs="Times New Roman"/>
                      <w:kern w:val="2"/>
                      <w:sz w:val="22"/>
                      <w:szCs w:val="22"/>
                    </w:rPr>
                  </m:ctrlPr>
                </m:dPr>
                <m:e>
                  <m:r>
                    <m:rPr>
                      <m:sty m:val="p"/>
                    </m:rPr>
                    <w:rPr>
                      <w:rFonts w:ascii="Cambria Math" w:hAnsi="Cambria Math" w:cs="Times New Roman" w:hint="eastAsia"/>
                      <w:kern w:val="2"/>
                      <w:sz w:val="22"/>
                      <w:szCs w:val="22"/>
                    </w:rPr>
                    <m:t>∑</m:t>
                  </m:r>
                  <m:d>
                    <m:dPr>
                      <m:ctrlPr>
                        <w:rPr>
                          <w:rFonts w:ascii="Cambria Math" w:hAnsi="Cambria Math" w:cs="Times New Roman"/>
                          <w:kern w:val="2"/>
                          <w:sz w:val="22"/>
                          <w:szCs w:val="22"/>
                        </w:rPr>
                      </m:ctrlPr>
                    </m:dPr>
                    <m:e>
                      <m:r>
                        <w:rPr>
                          <w:rFonts w:ascii="Cambria Math" w:hAnsi="Cambria Math" w:cs="Times New Roman"/>
                          <w:kern w:val="2"/>
                          <w:sz w:val="22"/>
                          <w:szCs w:val="22"/>
                        </w:rPr>
                        <m:t>d</m:t>
                      </m:r>
                    </m:e>
                  </m:d>
                  <m:r>
                    <m:rPr>
                      <m:sty m:val="p"/>
                    </m:rPr>
                    <w:rPr>
                      <w:rFonts w:ascii="Cambria Math" w:hAnsi="Cambria Math" w:cs="Times New Roman"/>
                      <w:kern w:val="2"/>
                      <w:sz w:val="22"/>
                      <w:szCs w:val="22"/>
                    </w:rPr>
                    <m:t>+2.06×</m:t>
                  </m:r>
                  <m:sSup>
                    <m:sSupPr>
                      <m:ctrlPr>
                        <w:rPr>
                          <w:rFonts w:ascii="Cambria Math" w:hAnsi="Cambria Math" w:cs="Times New Roman"/>
                          <w:kern w:val="2"/>
                          <w:sz w:val="22"/>
                          <w:szCs w:val="22"/>
                        </w:rPr>
                      </m:ctrlPr>
                    </m:sSupPr>
                    <m:e>
                      <m:r>
                        <m:rPr>
                          <m:sty m:val="p"/>
                        </m:rPr>
                        <w:rPr>
                          <w:rFonts w:ascii="Cambria Math" w:hAnsi="Cambria Math" w:cs="Times New Roman"/>
                          <w:kern w:val="2"/>
                          <w:sz w:val="22"/>
                          <w:szCs w:val="22"/>
                        </w:rPr>
                        <m:t>10</m:t>
                      </m:r>
                    </m:e>
                    <m:sup>
                      <m:r>
                        <m:rPr>
                          <m:sty m:val="p"/>
                        </m:rPr>
                        <w:rPr>
                          <w:rFonts w:ascii="Cambria Math" w:hAnsi="Cambria Math" w:cs="Times New Roman"/>
                          <w:kern w:val="2"/>
                          <w:sz w:val="22"/>
                          <w:szCs w:val="22"/>
                        </w:rPr>
                        <m:t>-7</m:t>
                      </m:r>
                    </m:sup>
                  </m:sSup>
                </m:e>
              </m:d>
              <m:sSup>
                <m:sSupPr>
                  <m:ctrlPr>
                    <w:rPr>
                      <w:rFonts w:ascii="Cambria Math" w:hAnsi="Cambria Math" w:cs="Times New Roman"/>
                      <w:kern w:val="2"/>
                      <w:sz w:val="22"/>
                      <w:szCs w:val="22"/>
                    </w:rPr>
                  </m:ctrlPr>
                </m:sSupPr>
                <m:e>
                  <m:r>
                    <w:rPr>
                      <w:rFonts w:ascii="Cambria Math" w:hAnsi="Cambria Math" w:cs="Times New Roman"/>
                      <w:kern w:val="2"/>
                      <w:sz w:val="22"/>
                      <w:szCs w:val="22"/>
                    </w:rPr>
                    <m:t>T</m:t>
                  </m:r>
                </m:e>
                <m:sup>
                  <m:r>
                    <m:rPr>
                      <m:sty m:val="p"/>
                    </m:rPr>
                    <w:rPr>
                      <w:rFonts w:ascii="Cambria Math" w:hAnsi="Cambria Math" w:cs="Times New Roman"/>
                      <w:kern w:val="2"/>
                      <w:sz w:val="22"/>
                      <w:szCs w:val="22"/>
                    </w:rPr>
                    <m:t>3</m:t>
                  </m:r>
                </m:sup>
              </m:sSup>
              <m:r>
                <m:rPr>
                  <m:sty m:val="p"/>
                </m:rPr>
                <w:rPr>
                  <w:rFonts w:ascii="Cambria Math" w:hAnsi="Cambria Math" w:cs="Times New Roman"/>
                  <w:kern w:val="2"/>
                  <w:sz w:val="22"/>
                  <w:szCs w:val="22"/>
                </w:rPr>
                <m:t>#</m:t>
              </m:r>
              <m:d>
                <m:dPr>
                  <m:begChr m:val="（"/>
                  <m:endChr m:val="）"/>
                  <m:ctrlPr>
                    <w:rPr>
                      <w:rFonts w:ascii="Cambria Math" w:hAnsi="Cambria Math" w:cs="Times New Roman"/>
                      <w:kern w:val="2"/>
                      <w:sz w:val="22"/>
                      <w:szCs w:val="22"/>
                    </w:rPr>
                  </m:ctrlPr>
                </m:dPr>
                <m:e>
                  <m:r>
                    <m:rPr>
                      <m:sty m:val="p"/>
                    </m:rPr>
                    <w:rPr>
                      <w:rFonts w:ascii="Cambria Math" w:hAnsi="Cambria Math" w:cs="Times New Roman"/>
                      <w:kern w:val="2"/>
                      <w:sz w:val="22"/>
                      <w:szCs w:val="22"/>
                    </w:rPr>
                    <m:t>2</m:t>
                  </m:r>
                </m:e>
              </m:d>
            </m:e>
          </m:eqArr>
        </m:oMath>
      </m:oMathPara>
    </w:p>
    <w:p w14:paraId="5989496F" w14:textId="77777777" w:rsidR="00827D2B" w:rsidRPr="00801EA0" w:rsidRDefault="00827D2B" w:rsidP="00D2468A">
      <w:pPr>
        <w:pStyle w:val="a9"/>
        <w:spacing w:line="360" w:lineRule="auto"/>
        <w:ind w:left="0" w:firstLineChars="200" w:firstLine="440"/>
        <w:jc w:val="both"/>
        <w:rPr>
          <w:rFonts w:ascii="Times New Roman" w:eastAsia="宋体" w:hAnsi="Times New Roman" w:cs="Times New Roman"/>
          <w:szCs w:val="22"/>
          <w14:ligatures w14:val="none"/>
        </w:rPr>
      </w:pPr>
      <w:r w:rsidRPr="00801EA0">
        <w:rPr>
          <w:rFonts w:ascii="Times New Roman" w:eastAsia="宋体" w:hAnsi="Times New Roman" w:cs="Times New Roman"/>
          <w:szCs w:val="22"/>
          <w14:ligatures w14:val="none"/>
        </w:rPr>
        <w:t xml:space="preserve">(2) </w:t>
      </w:r>
      <w:r w:rsidRPr="009D74E6">
        <w:rPr>
          <w:rFonts w:ascii="Times New Roman" w:eastAsia="宋体" w:hAnsi="Times New Roman" w:cs="Times New Roman"/>
          <w:szCs w:val="22"/>
          <w14:ligatures w14:val="none"/>
        </w:rPr>
        <w:t>Liquid-viscosity (Andrade-type) relation</w:t>
      </w:r>
    </w:p>
    <w:p w14:paraId="6B45B547" w14:textId="109A97CF" w:rsidR="00D2468A" w:rsidRPr="00801EA0" w:rsidRDefault="00000000" w:rsidP="00D2468A">
      <w:pPr>
        <w:pStyle w:val="a9"/>
        <w:spacing w:line="360" w:lineRule="auto"/>
        <w:ind w:left="0" w:firstLineChars="200" w:firstLine="440"/>
        <w:jc w:val="both"/>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η</m:t>
                  </m:r>
                </m:e>
                <m:sub>
                  <m:r>
                    <w:rPr>
                      <w:rFonts w:ascii="Cambria Math" w:eastAsia="宋体" w:hAnsi="Cambria Math" w:cs="Times New Roman"/>
                      <w:szCs w:val="22"/>
                      <w14:ligatures w14:val="none"/>
                    </w:rPr>
                    <m:t>L</m:t>
                  </m:r>
                </m:sub>
              </m:sSub>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mw</m:t>
              </m:r>
              <m:r>
                <m:rPr>
                  <m:sty m:val="p"/>
                </m:rPr>
                <w:rPr>
                  <w:rFonts w:ascii="Cambria Math" w:eastAsia="宋体" w:hAnsi="Cambria Math" w:cs="Times New Roman"/>
                  <w:szCs w:val="22"/>
                  <w14:ligatures w14:val="none"/>
                </w:rPr>
                <m:t>×</m:t>
              </m:r>
              <m:func>
                <m:funcPr>
                  <m:ctrlPr>
                    <w:rPr>
                      <w:rFonts w:ascii="Cambria Math" w:eastAsia="宋体" w:hAnsi="Cambria Math" w:cs="Times New Roman"/>
                      <w:szCs w:val="22"/>
                      <w14:ligatures w14:val="none"/>
                    </w:rPr>
                  </m:ctrlPr>
                </m:funcPr>
                <m:fName>
                  <m:r>
                    <m:rPr>
                      <m:sty m:val="p"/>
                    </m:rPr>
                    <w:rPr>
                      <w:rFonts w:ascii="Cambria Math" w:eastAsia="宋体" w:hAnsi="Cambria Math" w:cs="Times New Roman"/>
                      <w:szCs w:val="22"/>
                      <w14:ligatures w14:val="none"/>
                    </w:rPr>
                    <m:t>exp</m:t>
                  </m:r>
                </m:fName>
                <m:e>
                  <m:d>
                    <m:dPr>
                      <m:begChr m:val="{"/>
                      <m:endChr m:val="}"/>
                      <m:ctrlPr>
                        <w:rPr>
                          <w:rFonts w:ascii="Cambria Math" w:eastAsia="宋体" w:hAnsi="Cambria Math" w:cs="Times New Roman"/>
                          <w:szCs w:val="22"/>
                          <w14:ligatures w14:val="none"/>
                        </w:rPr>
                      </m:ctrlPr>
                    </m:dPr>
                    <m:e>
                      <m:f>
                        <m:fPr>
                          <m:ctrlPr>
                            <w:rPr>
                              <w:rFonts w:ascii="Cambria Math" w:eastAsia="宋体" w:hAnsi="Cambria Math" w:cs="Times New Roman"/>
                              <w:szCs w:val="22"/>
                              <w14:ligatures w14:val="none"/>
                            </w:rPr>
                          </m:ctrlPr>
                        </m:fPr>
                        <m:num>
                          <m:r>
                            <m:rPr>
                              <m:sty m:val="p"/>
                            </m:rPr>
                            <w:rPr>
                              <w:rFonts w:ascii="Cambria Math" w:eastAsia="宋体" w:hAnsi="Cambria Math" w:cs="Times New Roman" w:hint="eastAsia"/>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η</m:t>
                                  </m:r>
                                </m:e>
                                <m:sub>
                                  <m:r>
                                    <w:rPr>
                                      <w:rFonts w:ascii="Cambria Math" w:eastAsia="宋体" w:hAnsi="Cambria Math" w:cs="Times New Roman"/>
                                      <w:szCs w:val="22"/>
                                      <w14:ligatures w14:val="none"/>
                                    </w:rPr>
                                    <m:t>a</m:t>
                                  </m:r>
                                </m:sub>
                              </m:sSub>
                            </m:e>
                          </m:d>
                          <m:r>
                            <m:rPr>
                              <m:sty m:val="p"/>
                            </m:rPr>
                            <w:rPr>
                              <w:rFonts w:ascii="Cambria Math" w:eastAsia="宋体" w:hAnsi="Cambria Math" w:cs="Times New Roman"/>
                              <w:szCs w:val="22"/>
                              <w14:ligatures w14:val="none"/>
                            </w:rPr>
                            <m:t>-597.82</m:t>
                          </m:r>
                        </m:num>
                        <m:den>
                          <m:r>
                            <w:rPr>
                              <w:rFonts w:ascii="Cambria Math" w:eastAsia="宋体" w:hAnsi="Cambria Math" w:cs="Times New Roman"/>
                              <w:szCs w:val="22"/>
                              <w14:ligatures w14:val="none"/>
                            </w:rPr>
                            <m:t>T</m:t>
                          </m:r>
                        </m:den>
                      </m:f>
                      <m:r>
                        <m:rPr>
                          <m:sty m:val="p"/>
                        </m:rPr>
                        <w:rPr>
                          <w:rFonts w:ascii="Cambria Math" w:eastAsia="宋体" w:hAnsi="Cambria Math" w:cs="Times New Roman"/>
                          <w:szCs w:val="22"/>
                          <w14:ligatures w14:val="none"/>
                        </w:rPr>
                        <m:t>+</m:t>
                      </m:r>
                      <m:r>
                        <m:rPr>
                          <m:sty m:val="p"/>
                        </m:rPr>
                        <w:rPr>
                          <w:rFonts w:ascii="Cambria Math" w:eastAsia="宋体" w:hAnsi="Cambria Math" w:cs="Times New Roman" w:hint="eastAsia"/>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η</m:t>
                              </m:r>
                            </m:e>
                            <m:sub>
                              <m:r>
                                <w:rPr>
                                  <w:rFonts w:ascii="Cambria Math" w:eastAsia="宋体" w:hAnsi="Cambria Math" w:cs="Times New Roman"/>
                                  <w:szCs w:val="22"/>
                                  <w14:ligatures w14:val="none"/>
                                </w:rPr>
                                <m:t>b</m:t>
                              </m:r>
                            </m:sub>
                          </m:sSub>
                        </m:e>
                      </m:d>
                      <m:r>
                        <m:rPr>
                          <m:sty m:val="p"/>
                        </m:rPr>
                        <w:rPr>
                          <w:rFonts w:ascii="Cambria Math" w:eastAsia="宋体" w:hAnsi="Cambria Math" w:cs="Times New Roman"/>
                          <w:szCs w:val="22"/>
                          <w14:ligatures w14:val="none"/>
                        </w:rPr>
                        <m:t>-11.202</m:t>
                      </m:r>
                    </m:e>
                  </m:d>
                </m:e>
              </m:func>
              <m:r>
                <m:rPr>
                  <m:sty m:val="p"/>
                </m:rPr>
                <w:rPr>
                  <w:rFonts w:ascii="Cambria Math" w:eastAsia="宋体" w:hAnsi="Cambria Math" w:cs="Times New Roman"/>
                  <w:szCs w:val="22"/>
                  <w14:ligatures w14:val="none"/>
                </w:rPr>
                <m:t>#</m:t>
              </m:r>
              <m:d>
                <m:dPr>
                  <m:begChr m:val="（"/>
                  <m:endChr m:val="）"/>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3</m:t>
                  </m:r>
                </m:e>
              </m:d>
            </m:e>
          </m:eqArr>
        </m:oMath>
      </m:oMathPara>
    </w:p>
    <w:p w14:paraId="75282B2F" w14:textId="77777777" w:rsidR="00827D2B" w:rsidRPr="009D74E6" w:rsidRDefault="00827D2B" w:rsidP="00D2468A">
      <w:pPr>
        <w:pStyle w:val="a9"/>
        <w:spacing w:line="360" w:lineRule="auto"/>
        <w:ind w:left="0" w:firstLineChars="200" w:firstLine="440"/>
        <w:jc w:val="both"/>
        <w:rPr>
          <w:rFonts w:ascii="Times New Roman" w:eastAsia="宋体" w:hAnsi="Times New Roman" w:cs="Times New Roman"/>
          <w:szCs w:val="22"/>
          <w14:ligatures w14:val="none"/>
        </w:rPr>
      </w:pPr>
      <w:r w:rsidRPr="009D74E6">
        <w:rPr>
          <w:rFonts w:ascii="Times New Roman" w:eastAsia="宋体" w:hAnsi="Times New Roman" w:cs="Times New Roman"/>
          <w:szCs w:val="22"/>
          <w14:ligatures w14:val="none"/>
        </w:rPr>
        <w:t xml:space="preserve">Here,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w:rPr>
                <w:rFonts w:ascii="Cambria Math" w:eastAsia="宋体" w:hAnsi="Cambria Math" w:cs="Times New Roman"/>
                <w:szCs w:val="22"/>
                <w14:ligatures w14:val="none"/>
              </w:rPr>
              <m:t>p</m:t>
            </m:r>
          </m:sub>
        </m:sSub>
      </m:oMath>
      <w:r w:rsidRPr="009D74E6">
        <w:rPr>
          <w:rFonts w:ascii="Times New Roman" w:eastAsia="宋体" w:hAnsi="Times New Roman" w:cs="Times New Roman" w:hint="eastAsia"/>
          <w:szCs w:val="22"/>
          <w14:ligatures w14:val="none"/>
        </w:rPr>
        <w:t xml:space="preserve"> </w:t>
      </w:r>
      <w:r w:rsidRPr="009D74E6">
        <w:rPr>
          <w:rFonts w:ascii="Times New Roman" w:eastAsia="宋体" w:hAnsi="Times New Roman" w:cs="Times New Roman"/>
          <w:szCs w:val="22"/>
          <w14:ligatures w14:val="none"/>
        </w:rPr>
        <w:t xml:space="preserve">denotes the ideal-gas heat capacity. </w:t>
      </w:r>
      <m:oMath>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r>
              <w:rPr>
                <w:rFonts w:ascii="Cambria Math" w:eastAsia="宋体" w:hAnsi="Cambria Math" w:cs="Times New Roman"/>
                <w:szCs w:val="22"/>
                <w14:ligatures w14:val="none"/>
              </w:rPr>
              <m:t>a</m:t>
            </m:r>
          </m:e>
        </m:d>
      </m:oMath>
      <w:r w:rsidRPr="009D74E6">
        <w:rPr>
          <w:rFonts w:ascii="Times New Roman" w:eastAsia="宋体" w:hAnsi="Times New Roman" w:cs="Times New Roman"/>
          <w:szCs w:val="22"/>
          <w14:ligatures w14:val="none"/>
        </w:rPr>
        <w:t xml:space="preserve"> means the coefficient </w:t>
      </w:r>
      <m:oMath>
        <m:r>
          <w:rPr>
            <w:rFonts w:ascii="Cambria Math" w:eastAsia="宋体" w:hAnsi="Cambria Math" w:cs="Times New Roman"/>
            <w:szCs w:val="22"/>
            <w14:ligatures w14:val="none"/>
          </w:rPr>
          <m:t>a</m:t>
        </m:r>
      </m:oMath>
      <w:r w:rsidRPr="009D74E6">
        <w:rPr>
          <w:rFonts w:ascii="Times New Roman" w:eastAsia="宋体" w:hAnsi="Times New Roman" w:cs="Times New Roman"/>
          <w:szCs w:val="22"/>
          <w14:ligatures w14:val="none"/>
        </w:rPr>
        <w:t xml:space="preserve"> is obtained by group-contribution regression and then summed over the molecule’s structural groups; the coefficients </w:t>
      </w:r>
      <m:oMath>
        <m:r>
          <w:rPr>
            <w:rFonts w:ascii="Cambria Math" w:eastAsia="宋体" w:hAnsi="Cambria Math" w:cs="Times New Roman"/>
            <w:szCs w:val="22"/>
            <w14:ligatures w14:val="none"/>
          </w:rPr>
          <m:t>b</m:t>
        </m:r>
      </m:oMath>
      <w:r w:rsidRPr="009D74E6">
        <w:rPr>
          <w:rFonts w:ascii="Times New Roman" w:eastAsia="宋体" w:hAnsi="Times New Roman" w:cs="Times New Roman"/>
          <w:szCs w:val="22"/>
          <w14:ligatures w14:val="none"/>
        </w:rPr>
        <w:t xml:space="preserve">, </w:t>
      </w:r>
      <m:oMath>
        <m:r>
          <w:rPr>
            <w:rFonts w:ascii="Cambria Math" w:eastAsia="宋体" w:hAnsi="Cambria Math" w:cs="Times New Roman"/>
            <w:szCs w:val="22"/>
            <w14:ligatures w14:val="none"/>
          </w:rPr>
          <m:t>c</m:t>
        </m:r>
      </m:oMath>
      <w:r w:rsidRPr="009D74E6">
        <w:rPr>
          <w:rFonts w:ascii="Times New Roman" w:eastAsia="宋体" w:hAnsi="Times New Roman" w:cs="Times New Roman"/>
          <w:szCs w:val="22"/>
          <w14:ligatures w14:val="none"/>
        </w:rPr>
        <w:t xml:space="preserve">, and </w:t>
      </w:r>
      <m:oMath>
        <m:r>
          <w:rPr>
            <w:rFonts w:ascii="Cambria Math" w:eastAsia="宋体" w:hAnsi="Cambria Math" w:cs="Times New Roman"/>
            <w:szCs w:val="22"/>
            <w14:ligatures w14:val="none"/>
          </w:rPr>
          <m:t>d</m:t>
        </m:r>
      </m:oMath>
      <w:r w:rsidRPr="009D74E6">
        <w:rPr>
          <w:rFonts w:ascii="Times New Roman" w:eastAsia="宋体" w:hAnsi="Times New Roman" w:cs="Times New Roman"/>
          <w:szCs w:val="22"/>
          <w14:ligatures w14:val="none"/>
        </w:rPr>
        <w:t xml:space="preserve"> are defined in the same way. the GC model serves to regress the temperature-dependent coefficients up to third order (a, b, c, d), acting essentially as a polynomial fitting function. The outcome of this regression directly fixes the values of these coefficients, thereby governing the predicted temperature dependence of the heat capacity.</w:t>
      </w:r>
    </w:p>
    <w:p w14:paraId="210DA064" w14:textId="77777777" w:rsidR="00827D2B" w:rsidRPr="009D74E6" w:rsidRDefault="00827D2B" w:rsidP="00D2468A">
      <w:pPr>
        <w:pStyle w:val="a9"/>
        <w:spacing w:line="360" w:lineRule="auto"/>
        <w:ind w:left="0" w:firstLineChars="200" w:firstLine="440"/>
        <w:jc w:val="both"/>
        <w:rPr>
          <w:rFonts w:ascii="Times New Roman" w:eastAsia="宋体" w:hAnsi="Times New Roman" w:cs="Times New Roman"/>
          <w:szCs w:val="22"/>
          <w14:ligatures w14:val="none"/>
        </w:rPr>
      </w:pPr>
      <w:r w:rsidRPr="009D74E6">
        <w:rPr>
          <w:rFonts w:ascii="Times New Roman" w:eastAsia="宋体" w:hAnsi="Times New Roman" w:cs="Times New Roman"/>
          <w:szCs w:val="22"/>
          <w14:ligatures w14:val="none"/>
        </w:rPr>
        <w:t xml:space="preserve">For the viscosity model, </w:t>
      </w:r>
      <m:oMath>
        <m:r>
          <w:rPr>
            <w:rFonts w:ascii="Cambria Math" w:eastAsia="宋体" w:hAnsi="Cambria Math" w:cs="Times New Roman"/>
            <w:szCs w:val="22"/>
            <w14:ligatures w14:val="none"/>
          </w:rPr>
          <m:t>mw</m:t>
        </m:r>
      </m:oMath>
      <w:r w:rsidRPr="009D74E6">
        <w:rPr>
          <w:rFonts w:ascii="Times New Roman" w:eastAsia="宋体" w:hAnsi="Times New Roman" w:cs="Times New Roman"/>
          <w:szCs w:val="22"/>
          <w14:ligatures w14:val="none"/>
        </w:rPr>
        <w:t xml:space="preserve"> is the molecular weight</w:t>
      </w:r>
      <w:r w:rsidRPr="009D74E6">
        <w:rPr>
          <w:rFonts w:ascii="Times New Roman" w:eastAsia="宋体" w:hAnsi="Times New Roman" w:cs="Times New Roman" w:hint="eastAsia"/>
          <w:szCs w:val="22"/>
          <w14:ligatures w14:val="none"/>
        </w:rPr>
        <w:t xml:space="preserv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η</m:t>
            </m:r>
          </m:e>
          <m:sub>
            <m:r>
              <w:rPr>
                <w:rFonts w:ascii="Cambria Math" w:eastAsia="宋体" w:hAnsi="Cambria Math" w:cs="Times New Roman"/>
                <w:szCs w:val="22"/>
                <w14:ligatures w14:val="none"/>
              </w:rPr>
              <m:t>L</m:t>
            </m:r>
          </m:sub>
        </m:sSub>
      </m:oMath>
      <w:r w:rsidRPr="009D74E6">
        <w:rPr>
          <w:rFonts w:ascii="Times New Roman" w:eastAsia="宋体" w:hAnsi="Times New Roman" w:cs="Times New Roman"/>
          <w:szCs w:val="22"/>
          <w14:ligatures w14:val="none"/>
        </w:rPr>
        <w:t xml:space="preserve"> denotes the liquid viscosity, and </w:t>
      </w:r>
      <m:oMath>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η</m:t>
                </m:r>
              </m:e>
              <m:sub>
                <m:r>
                  <w:rPr>
                    <w:rFonts w:ascii="Cambria Math" w:eastAsia="宋体" w:hAnsi="Cambria Math" w:cs="Times New Roman"/>
                    <w:szCs w:val="22"/>
                    <w14:ligatures w14:val="none"/>
                  </w:rPr>
                  <m:t>a</m:t>
                </m:r>
              </m:sub>
            </m:sSub>
          </m:e>
        </m:d>
      </m:oMath>
      <w:r w:rsidRPr="009D74E6">
        <w:rPr>
          <w:rFonts w:ascii="Times New Roman" w:eastAsia="宋体" w:hAnsi="Times New Roman" w:cs="Times New Roman"/>
          <w:szCs w:val="22"/>
          <w14:ligatures w14:val="none"/>
        </w:rPr>
        <w:t xml:space="preserve"> indicates that the parameter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η</m:t>
            </m:r>
          </m:e>
          <m:sub>
            <m:r>
              <w:rPr>
                <w:rFonts w:ascii="Cambria Math" w:eastAsia="宋体" w:hAnsi="Cambria Math" w:cs="Times New Roman"/>
                <w:szCs w:val="22"/>
                <w14:ligatures w14:val="none"/>
              </w:rPr>
              <m:t>a</m:t>
            </m:r>
          </m:sub>
        </m:sSub>
      </m:oMath>
      <w:r w:rsidRPr="009D74E6">
        <w:rPr>
          <w:rFonts w:ascii="Times New Roman" w:eastAsia="宋体" w:hAnsi="Times New Roman" w:cs="Times New Roman"/>
          <w:szCs w:val="22"/>
          <w14:ligatures w14:val="none"/>
        </w:rPr>
        <w:t xml:space="preserve">​ is obtained by group-contribution regression and summed over groups; </w:t>
      </w:r>
      <m:oMath>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η</m:t>
                </m:r>
              </m:e>
              <m:sub>
                <m:r>
                  <w:rPr>
                    <w:rFonts w:ascii="Cambria Math" w:eastAsia="宋体" w:hAnsi="Cambria Math" w:cs="Times New Roman"/>
                    <w:szCs w:val="22"/>
                    <w14:ligatures w14:val="none"/>
                  </w:rPr>
                  <m:t>b</m:t>
                </m:r>
              </m:sub>
            </m:sSub>
          </m:e>
        </m:d>
      </m:oMath>
      <w:r w:rsidRPr="009D74E6">
        <w:rPr>
          <w:rFonts w:ascii="Times New Roman" w:eastAsia="宋体" w:hAnsi="Times New Roman" w:cs="Times New Roman"/>
          <w:szCs w:val="22"/>
          <w14:ligatures w14:val="none"/>
        </w:rPr>
        <w:t xml:space="preserve">​ is defined analogously. The GC regression determines the group increments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η</m:t>
            </m:r>
          </m:e>
          <m:sub>
            <m:r>
              <w:rPr>
                <w:rFonts w:ascii="Cambria Math" w:eastAsia="宋体" w:hAnsi="Cambria Math" w:cs="Times New Roman"/>
                <w:szCs w:val="22"/>
                <w14:ligatures w14:val="none"/>
              </w:rPr>
              <m:t>a</m:t>
            </m:r>
          </m:sub>
        </m:sSub>
      </m:oMath>
      <w:r w:rsidRPr="009D74E6">
        <w:rPr>
          <w:rFonts w:ascii="Times New Roman" w:eastAsia="宋体" w:hAnsi="Times New Roman" w:cs="Times New Roman"/>
          <w:szCs w:val="22"/>
          <w14:ligatures w14:val="none"/>
        </w:rPr>
        <w:t xml:space="preserve"> and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η</m:t>
            </m:r>
          </m:e>
          <m:sub>
            <m:r>
              <w:rPr>
                <w:rFonts w:ascii="Cambria Math" w:eastAsia="宋体" w:hAnsi="Cambria Math" w:cs="Times New Roman"/>
                <w:szCs w:val="22"/>
                <w14:ligatures w14:val="none"/>
              </w:rPr>
              <m:t>b</m:t>
            </m:r>
          </m:sub>
        </m:sSub>
      </m:oMath>
      <w:r w:rsidRPr="009D74E6">
        <w:rPr>
          <w:rFonts w:ascii="Times New Roman" w:eastAsia="宋体" w:hAnsi="Times New Roman" w:cs="Times New Roman"/>
          <w:szCs w:val="22"/>
          <w14:ligatures w14:val="none"/>
        </w:rPr>
        <w:t xml:space="preserve">; these increments govern the magnitude and temperature sensitivity of the exponential term and thus directly dictate the predicted viscosity magnitude and its </w:t>
      </w:r>
      <w:r w:rsidRPr="009D74E6">
        <w:rPr>
          <w:rFonts w:ascii="Times New Roman" w:eastAsia="宋体" w:hAnsi="Times New Roman" w:cs="Times New Roman"/>
          <w:szCs w:val="22"/>
          <w14:ligatures w14:val="none"/>
        </w:rPr>
        <w:lastRenderedPageBreak/>
        <w:t>temperature trend.</w:t>
      </w:r>
    </w:p>
    <w:p w14:paraId="22CEDF8A" w14:textId="58A86539" w:rsidR="00827D2B" w:rsidRPr="009D74E6" w:rsidRDefault="00827D2B" w:rsidP="00D2468A">
      <w:pPr>
        <w:pStyle w:val="a9"/>
        <w:spacing w:line="360" w:lineRule="auto"/>
        <w:ind w:left="0" w:firstLineChars="200" w:firstLine="440"/>
        <w:jc w:val="both"/>
        <w:rPr>
          <w:rFonts w:ascii="Times New Roman" w:eastAsia="宋体" w:hAnsi="Times New Roman" w:cs="Times New Roman"/>
          <w:szCs w:val="22"/>
          <w14:ligatures w14:val="none"/>
        </w:rPr>
      </w:pPr>
      <w:r w:rsidRPr="009D74E6">
        <w:rPr>
          <w:rFonts w:ascii="Times New Roman" w:eastAsia="宋体" w:hAnsi="Times New Roman" w:cs="Times New Roman"/>
          <w:szCs w:val="22"/>
          <w14:ligatures w14:val="none"/>
        </w:rPr>
        <w:t>Ceriani et al. [</w:t>
      </w:r>
      <w:r w:rsidR="002A2DC7" w:rsidRPr="009D74E6">
        <w:rPr>
          <w:rFonts w:ascii="Times New Roman" w:eastAsia="宋体" w:hAnsi="Times New Roman" w:cs="Times New Roman" w:hint="eastAsia"/>
          <w:szCs w:val="22"/>
          <w14:ligatures w14:val="none"/>
        </w:rPr>
        <w:t>11</w:t>
      </w:r>
      <w:r w:rsidRPr="009D74E6">
        <w:rPr>
          <w:rFonts w:ascii="Times New Roman" w:eastAsia="宋体" w:hAnsi="Times New Roman" w:cs="Times New Roman"/>
          <w:szCs w:val="22"/>
          <w14:ligatures w14:val="none"/>
        </w:rPr>
        <w:t>] extend the same philosophy to two key temperature-dependent properties of organic liquids. For liquid heat capacity</w:t>
      </w:r>
      <w:r w:rsidR="001906F0" w:rsidRPr="009D74E6">
        <w:rPr>
          <w:rFonts w:ascii="Times New Roman" w:eastAsia="宋体" w:hAnsi="Times New Roman" w:cs="Times New Roman"/>
          <w:szCs w:val="22"/>
          <w14:ligatures w14:val="none"/>
        </w:rPr>
        <w:t>,</w:t>
      </w:r>
      <w:r w:rsidRPr="009D74E6">
        <w:rPr>
          <w:rFonts w:ascii="Times New Roman" w:eastAsia="宋体" w:hAnsi="Times New Roman" w:cs="Times New Roman"/>
          <w:szCs w:val="22"/>
          <w14:ligatures w14:val="none"/>
        </w:rPr>
        <w:t xml:space="preserve"> they adopt a temperature-linear model whose intercept and slope are decomposed into group contributions:</w:t>
      </w:r>
    </w:p>
    <w:p w14:paraId="75628859" w14:textId="77777777" w:rsidR="00827D2B" w:rsidRDefault="00827D2B" w:rsidP="00D2468A">
      <w:pPr>
        <w:pStyle w:val="a9"/>
        <w:spacing w:line="360" w:lineRule="auto"/>
        <w:ind w:firstLineChars="200" w:firstLine="440"/>
        <w:jc w:val="both"/>
        <w:rPr>
          <w:rFonts w:ascii="Times New Roman" w:hAnsi="Times New Roman" w:cs="Times New Roman"/>
          <w:szCs w:val="22"/>
          <w14:ligatures w14:val="none"/>
        </w:rPr>
      </w:pPr>
    </w:p>
    <w:p w14:paraId="315E91E2" w14:textId="6FB60C3B" w:rsidR="00D2468A" w:rsidRPr="00801EA0" w:rsidRDefault="00000000" w:rsidP="00D2468A">
      <w:pPr>
        <w:pStyle w:val="a9"/>
        <w:spacing w:line="360" w:lineRule="auto"/>
        <w:ind w:firstLineChars="200" w:firstLine="560"/>
        <w:jc w:val="both"/>
        <w:rPr>
          <w:rFonts w:ascii="Times New Roman" w:hAnsi="Times New Roman" w:cs="Times New Roman"/>
          <w:szCs w:val="22"/>
          <w14:ligatures w14:val="none"/>
        </w:rPr>
      </w:pPr>
      <m:oMathPara>
        <m:oMath>
          <m:eqArr>
            <m:eqArrPr>
              <m:maxDist m:val="1"/>
              <m:ctrlPr>
                <w:rPr>
                  <w:rFonts w:ascii="Cambria Math" w:hAnsi="Cambria Math" w:cs="Times New Roman"/>
                  <w:i/>
                  <w:sz w:val="28"/>
                  <w:szCs w:val="28"/>
                </w:rPr>
              </m:ctrlPr>
            </m:eqArr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w:rPr>
                      <w:rFonts w:ascii="Cambria Math" w:eastAsia="宋体" w:hAnsi="Cambria Math" w:cs="Times New Roman"/>
                      <w:szCs w:val="22"/>
                      <w14:ligatures w14:val="none"/>
                    </w:rPr>
                    <m:t>p</m:t>
                  </m:r>
                </m:sub>
              </m:sSub>
              <m:r>
                <m:rPr>
                  <m:sty m:val="p"/>
                </m:rPr>
                <w:rPr>
                  <w:rFonts w:ascii="Cambria Math" w:eastAsia="宋体" w:hAnsi="Cambria Math" w:cs="Times New Roman"/>
                  <w:szCs w:val="22"/>
                  <w14:ligatures w14:val="none"/>
                </w:rPr>
                <m:t>=</m:t>
              </m:r>
              <m:nary>
                <m:naryPr>
                  <m:chr m:val="∑"/>
                  <m:supHide m:val="1"/>
                  <m:ctrlPr>
                    <w:rPr>
                      <w:rFonts w:ascii="Cambria Math" w:eastAsia="宋体" w:hAnsi="Cambria Math" w:cs="Times New Roman"/>
                      <w:szCs w:val="22"/>
                      <w14:ligatures w14:val="none"/>
                    </w:rPr>
                  </m:ctrlPr>
                </m:naryPr>
                <m:sub>
                  <m:r>
                    <w:rPr>
                      <w:rFonts w:ascii="Cambria Math" w:eastAsia="宋体" w:hAnsi="Cambria Math" w:cs="Times New Roman"/>
                      <w:szCs w:val="22"/>
                      <w14:ligatures w14:val="none"/>
                    </w:rPr>
                    <m:t>k</m:t>
                  </m:r>
                </m:sub>
                <m:sup/>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K</m:t>
                          </m:r>
                        </m:sub>
                      </m:sSub>
                      <m:r>
                        <w:rPr>
                          <w:rFonts w:ascii="Cambria Math" w:eastAsia="宋体" w:hAnsi="Cambria Math" w:cs="Times New Roman"/>
                          <w:szCs w:val="22"/>
                          <w14:ligatures w14:val="none"/>
                        </w:rPr>
                        <m:t>T</m:t>
                      </m:r>
                    </m:e>
                  </m:d>
                </m:e>
              </m:nary>
              <m:r>
                <m:rPr>
                  <m:sty m:val="p"/>
                </m:rPr>
                <w:rPr>
                  <w:rFonts w:ascii="Cambria Math" w:eastAsia="宋体" w:hAnsi="Cambria Math" w:cs="Times New Roman"/>
                  <w:szCs w:val="22"/>
                  <w14:ligatures w14:val="none"/>
                </w:rPr>
                <m:t>#</m:t>
              </m:r>
              <m:d>
                <m:dPr>
                  <m:begChr m:val="（"/>
                  <m:endChr m:val="）"/>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4</m:t>
                  </m:r>
                </m:e>
              </m:d>
              <m:ctrlPr>
                <w:rPr>
                  <w:rFonts w:ascii="Cambria Math" w:hAnsi="Cambria Math" w:cs="Times New Roman"/>
                  <w:i/>
                  <w:szCs w:val="22"/>
                  <w14:ligatures w14:val="none"/>
                </w:rPr>
              </m:ctrlPr>
            </m:e>
          </m:eqArr>
        </m:oMath>
      </m:oMathPara>
    </w:p>
    <w:p w14:paraId="39F40548" w14:textId="77777777" w:rsidR="00827D2B" w:rsidRPr="009D74E6" w:rsidRDefault="00000000" w:rsidP="00D2468A">
      <w:pPr>
        <w:pStyle w:val="a9"/>
        <w:spacing w:line="360" w:lineRule="auto"/>
        <w:ind w:left="0" w:firstLineChars="200" w:firstLine="440"/>
        <w:jc w:val="both"/>
        <w:rPr>
          <w:rFonts w:ascii="Times New Roman" w:eastAsia="宋体" w:hAnsi="Times New Roman" w:cs="Times New Roman"/>
          <w:szCs w:val="22"/>
          <w14:ligatures w14:val="none"/>
        </w:rPr>
      </w:pP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 </m:t>
        </m:r>
        <m:r>
          <w:rPr>
            <w:rFonts w:ascii="Cambria Math" w:eastAsia="宋体" w:hAnsi="Cambria Math" w:cs="Times New Roman"/>
            <w:szCs w:val="22"/>
            <w14:ligatures w14:val="none"/>
          </w:rPr>
          <m:t>represent</m:t>
        </m:r>
      </m:oMath>
      <w:r w:rsidR="00827D2B" w:rsidRPr="009D74E6">
        <w:rPr>
          <w:rFonts w:ascii="Times New Roman" w:eastAsia="宋体" w:hAnsi="Times New Roman" w:cs="Times New Roman"/>
          <w:szCs w:val="22"/>
          <w14:ligatures w14:val="none"/>
        </w:rPr>
        <w:t xml:space="preserve"> the number of each groups,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w:rPr>
                <w:rFonts w:ascii="Cambria Math" w:eastAsia="宋体" w:hAnsi="Cambria Math" w:cs="Times New Roman"/>
                <w:szCs w:val="22"/>
                <w14:ligatures w14:val="none"/>
              </w:rPr>
              <m:t>K</m:t>
            </m:r>
          </m:sub>
        </m:sSub>
      </m:oMath>
      <w:r w:rsidR="00827D2B" w:rsidRPr="009D74E6">
        <w:rPr>
          <w:rFonts w:ascii="Times New Roman" w:eastAsia="宋体" w:hAnsi="Times New Roman" w:cs="Times New Roman"/>
          <w:szCs w:val="22"/>
          <w14:ligatures w14:val="none"/>
        </w:rPr>
        <w:t xml:space="preserve">and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 </m:t>
        </m:r>
      </m:oMath>
      <w:r w:rsidR="00827D2B" w:rsidRPr="009D74E6">
        <w:rPr>
          <w:rFonts w:ascii="Times New Roman" w:eastAsia="宋体" w:hAnsi="Times New Roman" w:cs="Times New Roman"/>
          <w:szCs w:val="22"/>
          <w14:ligatures w14:val="none"/>
        </w:rPr>
        <w:t>is the parameters needed to be tuned.</w:t>
      </w:r>
      <w:r w:rsidR="00827D2B" w:rsidRPr="009D74E6">
        <w:rPr>
          <w:rFonts w:ascii="Times New Roman" w:eastAsia="宋体" w:hAnsi="Times New Roman" w:cs="Times New Roman" w:hint="eastAsia"/>
          <w:szCs w:val="22"/>
          <w14:ligatures w14:val="none"/>
        </w:rPr>
        <w:t xml:space="preserve"> </w:t>
      </w:r>
      <w:r w:rsidR="00827D2B" w:rsidRPr="009D74E6">
        <w:rPr>
          <w:rFonts w:ascii="Times New Roman" w:eastAsia="宋体" w:hAnsi="Times New Roman" w:cs="Times New Roman"/>
          <w:szCs w:val="22"/>
          <w14:ligatures w14:val="none"/>
        </w:rPr>
        <w:br/>
      </w:r>
      <w:r w:rsidR="00827D2B" w:rsidRPr="009D74E6">
        <w:rPr>
          <w:rFonts w:ascii="Times New Roman" w:eastAsia="宋体" w:hAnsi="Times New Roman" w:cs="Times New Roman" w:hint="eastAsia"/>
          <w:szCs w:val="22"/>
          <w14:ligatures w14:val="none"/>
        </w:rPr>
        <w:t xml:space="preserve">    F</w:t>
      </w:r>
      <w:r w:rsidR="00827D2B" w:rsidRPr="009D74E6">
        <w:rPr>
          <w:rFonts w:ascii="Times New Roman" w:eastAsia="宋体" w:hAnsi="Times New Roman" w:cs="Times New Roman"/>
          <w:szCs w:val="22"/>
          <w14:ligatures w14:val="none"/>
        </w:rPr>
        <w:t>or the heat of vaporization they first fit a GC-parameterized vapor-pressure relation and then apply Clausius–Clapeyron to obtain an explicit temperature function</w:t>
      </w:r>
      <w:r w:rsidR="00827D2B" w:rsidRPr="009D74E6">
        <w:rPr>
          <w:rFonts w:ascii="Times New Roman" w:eastAsia="宋体" w:hAnsi="Times New Roman" w:cs="Times New Roman" w:hint="eastAsia"/>
          <w:szCs w:val="22"/>
          <w14:ligatures w14:val="none"/>
        </w:rPr>
        <w:t>.</w:t>
      </w:r>
    </w:p>
    <w:p w14:paraId="7EE2EEF9" w14:textId="233F4BBA" w:rsidR="00D2468A" w:rsidRPr="00801EA0" w:rsidRDefault="00000000" w:rsidP="00D2468A">
      <w:pPr>
        <w:pStyle w:val="a9"/>
        <w:spacing w:line="360" w:lineRule="auto"/>
        <w:ind w:left="0" w:firstLineChars="200" w:firstLine="440"/>
        <w:jc w:val="center"/>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H</m:t>
                  </m:r>
                </m:e>
                <m:sub>
                  <m:r>
                    <w:rPr>
                      <w:rFonts w:ascii="Cambria Math" w:eastAsia="宋体" w:hAnsi="Cambria Math" w:cs="Times New Roman"/>
                      <w:szCs w:val="22"/>
                      <w14:ligatures w14:val="none"/>
                    </w:rPr>
                    <m:t>i</m:t>
                  </m:r>
                </m:sub>
                <m:sup>
                  <m:r>
                    <w:rPr>
                      <w:rFonts w:ascii="Cambria Math" w:eastAsia="宋体" w:hAnsi="Cambria Math" w:cs="Times New Roman"/>
                      <w:szCs w:val="22"/>
                      <w14:ligatures w14:val="none"/>
                    </w:rPr>
                    <m:t>vp</m:t>
                  </m:r>
                </m:sup>
              </m:sSubSup>
              <m:r>
                <m:rPr>
                  <m:sty m:val="p"/>
                </m:rPr>
                <w:rPr>
                  <w:rFonts w:ascii="Cambria Math" w:eastAsia="宋体" w:hAnsi="Cambria Math" w:cs="Times New Roman"/>
                  <w:szCs w:val="22"/>
                  <w14:ligatures w14:val="none"/>
                </w:rPr>
                <m:t>=-</m:t>
              </m:r>
              <m:func>
                <m:funcPr>
                  <m:ctrlPr>
                    <w:rPr>
                      <w:rFonts w:ascii="Cambria Math" w:eastAsia="宋体" w:hAnsi="Cambria Math" w:cs="Times New Roman"/>
                      <w:szCs w:val="22"/>
                      <w14:ligatures w14:val="none"/>
                    </w:rPr>
                  </m:ctrlPr>
                </m:funcPr>
                <m:fName>
                  <m:r>
                    <m:rPr>
                      <m:sty m:val="p"/>
                    </m:rPr>
                    <w:rPr>
                      <w:rFonts w:ascii="Cambria Math" w:eastAsia="宋体" w:hAnsi="Cambria Math" w:cs="Times New Roman"/>
                      <w:szCs w:val="22"/>
                      <w14:ligatures w14:val="none"/>
                    </w:rPr>
                    <m:t>R</m:t>
                  </m:r>
                </m:fName>
                <m:e>
                  <m:d>
                    <m:dPr>
                      <m:ctrlPr>
                        <w:rPr>
                          <w:rFonts w:ascii="Cambria Math" w:eastAsia="宋体" w:hAnsi="Cambria Math" w:cs="Times New Roman"/>
                          <w:szCs w:val="22"/>
                          <w14:ligatures w14:val="none"/>
                        </w:rPr>
                      </m:ctrlPr>
                    </m:dPr>
                    <m:e>
                      <m:f>
                        <m:fPr>
                          <m:ctrlPr>
                            <w:rPr>
                              <w:rFonts w:ascii="Cambria Math" w:eastAsia="宋体" w:hAnsi="Cambria Math" w:cs="Times New Roman"/>
                              <w:szCs w:val="22"/>
                              <w14:ligatures w14:val="none"/>
                            </w:rPr>
                          </m:ctrlPr>
                        </m:fPr>
                        <m:num>
                          <m:r>
                            <m:rPr>
                              <m:sty m:val="p"/>
                            </m:rPr>
                            <w:rPr>
                              <w:rFonts w:ascii="Cambria Math" w:eastAsia="宋体" w:hAnsi="Cambria Math" w:cs="Times New Roman"/>
                              <w:szCs w:val="22"/>
                              <w14:ligatures w14:val="none"/>
                            </w:rPr>
                            <m:t>1.5*</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num>
                        <m:den>
                          <m:sSup>
                            <m:sSupPr>
                              <m:ctrlPr>
                                <w:rPr>
                                  <w:rFonts w:ascii="Cambria Math" w:eastAsia="宋体" w:hAnsi="Cambria Math" w:cs="Times New Roman"/>
                                  <w:szCs w:val="22"/>
                                  <w14:ligatures w14:val="none"/>
                                </w:rPr>
                              </m:ctrlPr>
                            </m:sSupPr>
                            <m:e>
                              <m:r>
                                <w:rPr>
                                  <w:rFonts w:ascii="Cambria Math" w:eastAsia="宋体" w:hAnsi="Cambria Math" w:cs="Times New Roman"/>
                                  <w:szCs w:val="22"/>
                                  <w14:ligatures w14:val="none"/>
                                </w:rPr>
                                <m:t>T</m:t>
                              </m:r>
                            </m:e>
                            <m:sup>
                              <m:r>
                                <m:rPr>
                                  <m:sty m:val="p"/>
                                </m:rPr>
                                <w:rPr>
                                  <w:rFonts w:ascii="Cambria Math" w:eastAsia="宋体" w:hAnsi="Cambria Math" w:cs="Times New Roman"/>
                                  <w:szCs w:val="22"/>
                                  <w14:ligatures w14:val="none"/>
                                </w:rPr>
                                <m:t>0.5</m:t>
                              </m:r>
                            </m:sup>
                          </m:sSup>
                        </m:den>
                      </m:f>
                      <m:r>
                        <m:rPr>
                          <m:sty m:val="p"/>
                        </m:rPr>
                        <w:rPr>
                          <w:rFonts w:ascii="Cambria Math" w:eastAsia="宋体" w:hAnsi="Cambria Math" w:cs="Times New Roman"/>
                          <w:szCs w:val="22"/>
                          <w14:ligatures w14:val="none"/>
                        </w:rPr>
                        <m:t>+</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T</m:t>
                      </m:r>
                      <m:r>
                        <m:rPr>
                          <m:sty m:val="p"/>
                        </m:rPr>
                        <w:rPr>
                          <w:rFonts w:ascii="Cambria Math" w:eastAsia="宋体" w:hAnsi="Cambria Math" w:cs="Times New Roman"/>
                          <w:szCs w:val="22"/>
                          <w14:ligatures w14:val="none"/>
                        </w:rPr>
                        <m:t>+</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D</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sSup>
                        <m:sSupPr>
                          <m:ctrlPr>
                            <w:rPr>
                              <w:rFonts w:ascii="Cambria Math" w:eastAsia="宋体" w:hAnsi="Cambria Math" w:cs="Times New Roman"/>
                              <w:szCs w:val="22"/>
                              <w14:ligatures w14:val="none"/>
                            </w:rPr>
                          </m:ctrlPr>
                        </m:sSupPr>
                        <m:e>
                          <m:r>
                            <m:rPr>
                              <m:sty m:val="p"/>
                            </m:rPr>
                            <w:rPr>
                              <w:rFonts w:ascii="Cambria Math" w:eastAsia="宋体" w:hAnsi="Cambria Math" w:cs="Times New Roman"/>
                              <w:szCs w:val="22"/>
                              <w14:ligatures w14:val="none"/>
                            </w:rPr>
                            <m:t>T</m:t>
                          </m:r>
                        </m:e>
                        <m:sup>
                          <m:r>
                            <m:rPr>
                              <m:sty m:val="p"/>
                            </m:rPr>
                            <w:rPr>
                              <w:rFonts w:ascii="Cambria Math" w:eastAsia="宋体" w:hAnsi="Cambria Math" w:cs="Times New Roman"/>
                              <w:szCs w:val="22"/>
                              <w14:ligatures w14:val="none"/>
                            </w:rPr>
                            <m:t>2</m:t>
                          </m:r>
                        </m:sup>
                      </m:sSup>
                    </m:e>
                  </m:d>
                </m:e>
              </m:func>
              <m:r>
                <m:rPr>
                  <m:sty m:val="p"/>
                </m:rPr>
                <w:rPr>
                  <w:rFonts w:ascii="Cambria Math" w:eastAsia="宋体" w:hAnsi="Cambria Math" w:cs="Times New Roman"/>
                  <w:szCs w:val="22"/>
                  <w14:ligatures w14:val="none"/>
                </w:rPr>
                <m:t>#</m:t>
              </m:r>
              <m:d>
                <m:dPr>
                  <m:begChr m:val="（"/>
                  <m:endChr m:val="）"/>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5</m:t>
                  </m:r>
                </m:e>
              </m:d>
            </m:e>
          </m:eqArr>
        </m:oMath>
      </m:oMathPara>
    </w:p>
    <w:p w14:paraId="537900E2" w14:textId="7528FFB6" w:rsidR="00D2468A" w:rsidRPr="00801EA0" w:rsidRDefault="00000000" w:rsidP="00D2468A">
      <w:pPr>
        <w:pStyle w:val="a9"/>
        <w:spacing w:line="360" w:lineRule="auto"/>
        <w:ind w:left="0" w:firstLineChars="200" w:firstLine="440"/>
        <w:jc w:val="center"/>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nary>
                <m:naryPr>
                  <m:chr m:val="∑"/>
                  <m:supHide m:val="1"/>
                  <m:ctrlPr>
                    <w:rPr>
                      <w:rFonts w:ascii="Cambria Math" w:eastAsia="宋体" w:hAnsi="Cambria Math" w:cs="Times New Roman"/>
                      <w:szCs w:val="22"/>
                      <w14:ligatures w14:val="none"/>
                    </w:rPr>
                  </m:ctrlPr>
                </m:naryPr>
                <m:sub>
                  <m:r>
                    <w:rPr>
                      <w:rFonts w:ascii="Cambria Math" w:eastAsia="宋体" w:hAnsi="Cambria Math" w:cs="Times New Roman"/>
                      <w:szCs w:val="22"/>
                      <w14:ligatures w14:val="none"/>
                    </w:rPr>
                    <m:t>k</m:t>
                  </m:r>
                </m:sub>
                <m:sup/>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14:ligatures w14:val="none"/>
                            </w:rPr>
                            <m:t>2</m:t>
                          </m:r>
                          <m:r>
                            <w:rPr>
                              <w:rFonts w:ascii="Cambria Math" w:eastAsia="宋体" w:hAnsi="Cambria Math" w:cs="Times New Roman"/>
                              <w:szCs w:val="22"/>
                              <w14:ligatures w14:val="none"/>
                            </w:rPr>
                            <m:t>K</m:t>
                          </m:r>
                        </m:sub>
                      </m:sSub>
                    </m:e>
                  </m:d>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β</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0</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1</m:t>
                          </m:r>
                        </m:sub>
                      </m:sSub>
                    </m:e>
                  </m:d>
                </m:e>
              </m:nary>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6</m:t>
                  </m:r>
                </m:e>
              </m:d>
            </m:e>
          </m:eqArr>
        </m:oMath>
      </m:oMathPara>
    </w:p>
    <w:p w14:paraId="01CFBE95" w14:textId="3C06444F" w:rsidR="00D2468A" w:rsidRPr="00801EA0" w:rsidRDefault="00000000" w:rsidP="00D2468A">
      <w:pPr>
        <w:spacing w:line="360" w:lineRule="auto"/>
        <w:rPr>
          <w:rFonts w:ascii="Times New Roman" w:hAnsi="Times New Roman" w:cs="Times New Roman"/>
          <w:kern w:val="2"/>
          <w:sz w:val="22"/>
          <w:szCs w:val="22"/>
        </w:rPr>
      </w:pPr>
      <m:oMathPara>
        <m:oMath>
          <m:eqArr>
            <m:eqArrPr>
              <m:maxDist m:val="1"/>
              <m:ctrlPr>
                <w:rPr>
                  <w:rFonts w:ascii="Cambria Math" w:hAnsi="Cambria Math" w:cs="Times New Roman"/>
                  <w:kern w:val="2"/>
                  <w:sz w:val="22"/>
                  <w:szCs w:val="22"/>
                </w:rPr>
              </m:ctrlPr>
            </m:eqArrPr>
            <m:e>
              <m:sSubSup>
                <m:sSubSupPr>
                  <m:ctrlPr>
                    <w:rPr>
                      <w:rFonts w:ascii="Cambria Math" w:hAnsi="Cambria Math" w:cs="Times New Roman"/>
                      <w:kern w:val="2"/>
                      <w:sz w:val="22"/>
                      <w:szCs w:val="22"/>
                    </w:rPr>
                  </m:ctrlPr>
                </m:sSubSupPr>
                <m:e>
                  <m:r>
                    <w:rPr>
                      <w:rFonts w:ascii="Cambria Math" w:hAnsi="Cambria Math" w:cs="Times New Roman"/>
                      <w:kern w:val="2"/>
                      <w:sz w:val="22"/>
                      <w:szCs w:val="22"/>
                    </w:rPr>
                    <m:t>C</m:t>
                  </m:r>
                </m:e>
                <m:sub>
                  <m:r>
                    <w:rPr>
                      <w:rFonts w:ascii="Cambria Math" w:hAnsi="Cambria Math" w:cs="Times New Roman"/>
                      <w:kern w:val="2"/>
                      <w:sz w:val="22"/>
                      <w:szCs w:val="22"/>
                    </w:rPr>
                    <m:t>i</m:t>
                  </m:r>
                </m:sub>
                <m:sup>
                  <m:r>
                    <m:rPr>
                      <m:sty m:val="p"/>
                    </m:rPr>
                    <w:rPr>
                      <w:rFonts w:ascii="Cambria Math" w:hAnsi="Cambria Math" w:cs="Times New Roman" w:hint="eastAsia"/>
                      <w:kern w:val="2"/>
                      <w:sz w:val="22"/>
                      <w:szCs w:val="22"/>
                    </w:rPr>
                    <m:t>'</m:t>
                  </m:r>
                </m:sup>
              </m:sSubSup>
              <m:r>
                <m:rPr>
                  <m:sty m:val="p"/>
                </m:rPr>
                <w:rPr>
                  <w:rFonts w:ascii="Cambria Math" w:hAnsi="Cambria Math" w:cs="Times New Roman"/>
                  <w:kern w:val="2"/>
                  <w:sz w:val="22"/>
                  <w:szCs w:val="22"/>
                </w:rPr>
                <m:t>=</m:t>
              </m:r>
              <m:nary>
                <m:naryPr>
                  <m:chr m:val="∑"/>
                  <m:supHide m:val="1"/>
                  <m:ctrlPr>
                    <w:rPr>
                      <w:rFonts w:ascii="Cambria Math" w:hAnsi="Cambria Math" w:cs="Times New Roman"/>
                      <w:kern w:val="2"/>
                      <w:sz w:val="22"/>
                      <w:szCs w:val="22"/>
                    </w:rPr>
                  </m:ctrlPr>
                </m:naryPr>
                <m:sub>
                  <m:r>
                    <w:rPr>
                      <w:rFonts w:ascii="Cambria Math" w:hAnsi="Cambria Math" w:cs="Times New Roman"/>
                      <w:kern w:val="2"/>
                      <w:sz w:val="22"/>
                      <w:szCs w:val="22"/>
                    </w:rPr>
                    <m:t>k</m:t>
                  </m:r>
                </m:sub>
                <m:sup/>
                <m:e>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K</m:t>
                      </m:r>
                    </m:sub>
                  </m:sSub>
                  <m:r>
                    <m:rPr>
                      <m:sty m:val="p"/>
                    </m:rPr>
                    <w:rPr>
                      <w:rFonts w:ascii="Cambria Math" w:hAnsi="Cambria Math" w:cs="Times New Roman"/>
                      <w:kern w:val="2"/>
                      <w:sz w:val="22"/>
                      <w:szCs w:val="22"/>
                    </w:rPr>
                    <m:t>*</m:t>
                  </m:r>
                  <m:d>
                    <m:dPr>
                      <m:ctrlPr>
                        <w:rPr>
                          <w:rFonts w:ascii="Cambria Math" w:hAnsi="Cambria Math" w:cs="Times New Roman"/>
                          <w:kern w:val="2"/>
                          <w:sz w:val="22"/>
                          <w:szCs w:val="22"/>
                        </w:rPr>
                      </m:ctrlPr>
                    </m:dPr>
                    <m:e>
                      <m:sSub>
                        <m:sSubPr>
                          <m:ctrlPr>
                            <w:rPr>
                              <w:rFonts w:ascii="Cambria Math" w:hAnsi="Cambria Math" w:cs="Times New Roman"/>
                              <w:kern w:val="2"/>
                              <w:sz w:val="22"/>
                              <w:szCs w:val="22"/>
                            </w:rPr>
                          </m:ctrlPr>
                        </m:sSubPr>
                        <m:e>
                          <m:r>
                            <w:rPr>
                              <w:rFonts w:ascii="Cambria Math" w:hAnsi="Cambria Math" w:cs="Times New Roman"/>
                              <w:kern w:val="2"/>
                              <w:sz w:val="22"/>
                              <w:szCs w:val="22"/>
                            </w:rPr>
                            <m:t>C</m:t>
                          </m:r>
                        </m:e>
                        <m:sub>
                          <m:r>
                            <m:rPr>
                              <m:sty m:val="p"/>
                            </m:rPr>
                            <w:rPr>
                              <w:rFonts w:ascii="Cambria Math" w:hAnsi="Cambria Math" w:cs="Times New Roman"/>
                              <w:kern w:val="2"/>
                              <w:sz w:val="22"/>
                              <w:szCs w:val="22"/>
                            </w:rPr>
                            <m:t>1</m:t>
                          </m:r>
                          <m:r>
                            <w:rPr>
                              <w:rFonts w:ascii="Cambria Math" w:hAnsi="Cambria Math" w:cs="Times New Roman"/>
                              <w:kern w:val="2"/>
                              <w:sz w:val="22"/>
                              <w:szCs w:val="22"/>
                            </w:rPr>
                            <m:t>K</m:t>
                          </m:r>
                        </m:sub>
                      </m:sSub>
                      <m:r>
                        <m:rPr>
                          <m:sty m:val="p"/>
                        </m:rPr>
                        <w:rPr>
                          <w:rFonts w:ascii="Cambria Math" w:hAnsi="Cambria Math" w:cs="Times New Roman"/>
                          <w:kern w:val="2"/>
                          <w:sz w:val="22"/>
                          <w:szCs w:val="22"/>
                        </w:rPr>
                        <m:t>+</m:t>
                      </m:r>
                      <m:sSub>
                        <m:sSubPr>
                          <m:ctrlPr>
                            <w:rPr>
                              <w:rFonts w:ascii="Cambria Math" w:hAnsi="Cambria Math" w:cs="Times New Roman"/>
                              <w:kern w:val="2"/>
                              <w:sz w:val="22"/>
                              <w:szCs w:val="22"/>
                            </w:rPr>
                          </m:ctrlPr>
                        </m:sSubPr>
                        <m:e>
                          <m:r>
                            <w:rPr>
                              <w:rFonts w:ascii="Cambria Math" w:hAnsi="Cambria Math" w:cs="Times New Roman"/>
                              <w:kern w:val="2"/>
                              <w:sz w:val="22"/>
                              <w:szCs w:val="22"/>
                            </w:rPr>
                            <m:t>M</m:t>
                          </m:r>
                        </m:e>
                        <m:sub>
                          <m:r>
                            <w:rPr>
                              <w:rFonts w:ascii="Cambria Math" w:hAnsi="Cambria Math" w:cs="Times New Roman"/>
                              <w:kern w:val="2"/>
                              <w:sz w:val="22"/>
                              <w:szCs w:val="22"/>
                            </w:rPr>
                            <m:t>i</m:t>
                          </m:r>
                        </m:sub>
                      </m:sSub>
                      <m:sSub>
                        <m:sSubPr>
                          <m:ctrlPr>
                            <w:rPr>
                              <w:rFonts w:ascii="Cambria Math" w:hAnsi="Cambria Math" w:cs="Times New Roman"/>
                              <w:kern w:val="2"/>
                              <w:sz w:val="22"/>
                              <w:szCs w:val="22"/>
                            </w:rPr>
                          </m:ctrlPr>
                        </m:sSubPr>
                        <m:e>
                          <m:r>
                            <w:rPr>
                              <w:rFonts w:ascii="Cambria Math" w:hAnsi="Cambria Math" w:cs="Times New Roman"/>
                              <w:kern w:val="2"/>
                              <w:sz w:val="22"/>
                              <w:szCs w:val="22"/>
                            </w:rPr>
                            <m:t>C</m:t>
                          </m:r>
                        </m:e>
                        <m:sub>
                          <m:r>
                            <m:rPr>
                              <m:sty m:val="p"/>
                            </m:rPr>
                            <w:rPr>
                              <w:rFonts w:ascii="Cambria Math" w:hAnsi="Cambria Math" w:cs="Times New Roman"/>
                              <w:kern w:val="2"/>
                              <w:sz w:val="22"/>
                              <w:szCs w:val="22"/>
                            </w:rPr>
                            <m:t>2</m:t>
                          </m:r>
                          <m:r>
                            <w:rPr>
                              <w:rFonts w:ascii="Cambria Math" w:hAnsi="Cambria Math" w:cs="Times New Roman"/>
                              <w:kern w:val="2"/>
                              <w:sz w:val="22"/>
                              <w:szCs w:val="22"/>
                            </w:rPr>
                            <m:t>K</m:t>
                          </m:r>
                        </m:sub>
                      </m:sSub>
                    </m:e>
                  </m:d>
                  <m:r>
                    <m:rPr>
                      <m:sty m:val="p"/>
                    </m:rPr>
                    <w:rPr>
                      <w:rFonts w:ascii="Cambria Math" w:hAnsi="Cambria Math" w:cs="Times New Roman"/>
                      <w:kern w:val="2"/>
                      <w:sz w:val="22"/>
                      <w:szCs w:val="22"/>
                    </w:rPr>
                    <m:t>+</m:t>
                  </m:r>
                  <m:r>
                    <w:rPr>
                      <w:rFonts w:ascii="Cambria Math" w:hAnsi="Cambria Math" w:cs="Times New Roman"/>
                      <w:kern w:val="2"/>
                      <w:sz w:val="22"/>
                      <w:szCs w:val="22"/>
                    </w:rPr>
                    <m:t>γ</m:t>
                  </m:r>
                  <m:d>
                    <m:dPr>
                      <m:ctrlPr>
                        <w:rPr>
                          <w:rFonts w:ascii="Cambria Math" w:hAnsi="Cambria Math" w:cs="Times New Roman"/>
                          <w:kern w:val="2"/>
                          <w:sz w:val="22"/>
                          <w:szCs w:val="22"/>
                        </w:rPr>
                      </m:ctrlPr>
                    </m:dPr>
                    <m:e>
                      <m:sSub>
                        <m:sSubPr>
                          <m:ctrlPr>
                            <w:rPr>
                              <w:rFonts w:ascii="Cambria Math" w:hAnsi="Cambria Math" w:cs="Times New Roman"/>
                              <w:kern w:val="2"/>
                              <w:sz w:val="22"/>
                              <w:szCs w:val="22"/>
                            </w:rPr>
                          </m:ctrlPr>
                        </m:sSubPr>
                        <m:e>
                          <m:r>
                            <w:rPr>
                              <w:rFonts w:ascii="Cambria Math" w:hAnsi="Cambria Math" w:cs="Times New Roman"/>
                              <w:kern w:val="2"/>
                              <w:sz w:val="22"/>
                              <w:szCs w:val="22"/>
                            </w:rPr>
                            <m:t>f</m:t>
                          </m:r>
                        </m:e>
                        <m:sub>
                          <m:r>
                            <m:rPr>
                              <m:sty m:val="p"/>
                            </m:rPr>
                            <w:rPr>
                              <w:rFonts w:ascii="Cambria Math" w:hAnsi="Cambria Math" w:cs="Times New Roman"/>
                              <w:kern w:val="2"/>
                              <w:sz w:val="22"/>
                              <w:szCs w:val="22"/>
                            </w:rPr>
                            <m:t>0</m:t>
                          </m:r>
                        </m:sub>
                      </m:sSub>
                      <m:r>
                        <m:rPr>
                          <m:sty m:val="p"/>
                        </m:rPr>
                        <w:rPr>
                          <w:rFonts w:ascii="Cambria Math" w:hAnsi="Cambria Math" w:cs="Times New Roman"/>
                          <w:kern w:val="2"/>
                          <w:sz w:val="22"/>
                          <w:szCs w:val="22"/>
                        </w:rPr>
                        <m:t>+</m:t>
                      </m:r>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C</m:t>
                          </m:r>
                          <m:r>
                            <m:rPr>
                              <m:sty m:val="p"/>
                            </m:rPr>
                            <w:rPr>
                              <w:rFonts w:ascii="Cambria Math" w:hAnsi="Cambria Math" w:cs="Times New Roman"/>
                              <w:kern w:val="2"/>
                              <w:sz w:val="22"/>
                              <w:szCs w:val="22"/>
                            </w:rPr>
                            <m:t> </m:t>
                          </m:r>
                        </m:sub>
                      </m:sSub>
                      <m:r>
                        <m:rPr>
                          <m:sty m:val="p"/>
                        </m:rPr>
                        <w:rPr>
                          <w:rFonts w:ascii="Cambria Math" w:hAnsi="Cambria Math" w:cs="Times New Roman"/>
                          <w:kern w:val="2"/>
                          <w:sz w:val="22"/>
                          <w:szCs w:val="22"/>
                        </w:rPr>
                        <m:t>*</m:t>
                      </m:r>
                      <m:sSub>
                        <m:sSubPr>
                          <m:ctrlPr>
                            <w:rPr>
                              <w:rFonts w:ascii="Cambria Math" w:hAnsi="Cambria Math" w:cs="Times New Roman"/>
                              <w:kern w:val="2"/>
                              <w:sz w:val="22"/>
                              <w:szCs w:val="22"/>
                            </w:rPr>
                          </m:ctrlPr>
                        </m:sSubPr>
                        <m:e>
                          <m:r>
                            <w:rPr>
                              <w:rFonts w:ascii="Cambria Math" w:hAnsi="Cambria Math" w:cs="Times New Roman"/>
                              <w:kern w:val="2"/>
                              <w:sz w:val="22"/>
                              <w:szCs w:val="22"/>
                            </w:rPr>
                            <m:t>f</m:t>
                          </m:r>
                        </m:e>
                        <m:sub>
                          <m:r>
                            <m:rPr>
                              <m:sty m:val="p"/>
                            </m:rPr>
                            <w:rPr>
                              <w:rFonts w:ascii="Cambria Math" w:hAnsi="Cambria Math" w:cs="Times New Roman"/>
                              <w:kern w:val="2"/>
                              <w:sz w:val="22"/>
                              <w:szCs w:val="22"/>
                            </w:rPr>
                            <m:t>1</m:t>
                          </m:r>
                        </m:sub>
                      </m:sSub>
                    </m:e>
                  </m:d>
                </m:e>
              </m:nary>
              <m:r>
                <m:rPr>
                  <m:sty m:val="p"/>
                </m:rPr>
                <w:rPr>
                  <w:rFonts w:ascii="Cambria Math" w:hAnsi="Cambria Math" w:cs="Times New Roman"/>
                  <w:kern w:val="2"/>
                  <w:sz w:val="22"/>
                  <w:szCs w:val="22"/>
                </w:rPr>
                <m:t>#</m:t>
              </m:r>
              <m:d>
                <m:dPr>
                  <m:begChr m:val="（"/>
                  <m:endChr m:val="）"/>
                  <m:ctrlPr>
                    <w:rPr>
                      <w:rFonts w:ascii="Cambria Math" w:hAnsi="Cambria Math" w:cs="Times New Roman"/>
                      <w:kern w:val="2"/>
                      <w:sz w:val="22"/>
                      <w:szCs w:val="22"/>
                    </w:rPr>
                  </m:ctrlPr>
                </m:dPr>
                <m:e>
                  <m:r>
                    <m:rPr>
                      <m:sty m:val="p"/>
                    </m:rPr>
                    <w:rPr>
                      <w:rFonts w:ascii="Cambria Math" w:hAnsi="Cambria Math" w:cs="Times New Roman"/>
                      <w:kern w:val="2"/>
                      <w:sz w:val="22"/>
                      <w:szCs w:val="22"/>
                    </w:rPr>
                    <m:t>7</m:t>
                  </m:r>
                </m:e>
              </m:d>
            </m:e>
          </m:eqArr>
        </m:oMath>
      </m:oMathPara>
    </w:p>
    <w:p w14:paraId="2FBC342F" w14:textId="56EF56D4" w:rsidR="00D2468A" w:rsidRPr="00801EA0" w:rsidRDefault="00000000" w:rsidP="00D2468A">
      <w:pPr>
        <w:spacing w:line="360" w:lineRule="auto"/>
        <w:rPr>
          <w:rFonts w:ascii="Times New Roman" w:hAnsi="Times New Roman" w:cs="Times New Roman"/>
          <w:kern w:val="2"/>
          <w:sz w:val="22"/>
          <w:szCs w:val="22"/>
        </w:rPr>
      </w:pPr>
      <m:oMathPara>
        <m:oMath>
          <m:eqArr>
            <m:eqArrPr>
              <m:maxDist m:val="1"/>
              <m:ctrlPr>
                <w:rPr>
                  <w:rFonts w:ascii="Cambria Math" w:hAnsi="Cambria Math" w:cs="Times New Roman"/>
                  <w:kern w:val="2"/>
                  <w:sz w:val="22"/>
                  <w:szCs w:val="22"/>
                </w:rPr>
              </m:ctrlPr>
            </m:eqArrPr>
            <m:e>
              <m:sSubSup>
                <m:sSubSupPr>
                  <m:ctrlPr>
                    <w:rPr>
                      <w:rFonts w:ascii="Cambria Math" w:hAnsi="Cambria Math" w:cs="Times New Roman"/>
                      <w:kern w:val="2"/>
                      <w:sz w:val="22"/>
                      <w:szCs w:val="22"/>
                    </w:rPr>
                  </m:ctrlPr>
                </m:sSubSupPr>
                <m:e>
                  <m:r>
                    <w:rPr>
                      <w:rFonts w:ascii="Cambria Math" w:hAnsi="Cambria Math" w:cs="Times New Roman"/>
                      <w:kern w:val="2"/>
                      <w:sz w:val="22"/>
                      <w:szCs w:val="22"/>
                    </w:rPr>
                    <m:t>D</m:t>
                  </m:r>
                </m:e>
                <m:sub>
                  <m:r>
                    <w:rPr>
                      <w:rFonts w:ascii="Cambria Math" w:hAnsi="Cambria Math" w:cs="Times New Roman"/>
                      <w:kern w:val="2"/>
                      <w:sz w:val="22"/>
                      <w:szCs w:val="22"/>
                    </w:rPr>
                    <m:t>i</m:t>
                  </m:r>
                </m:sub>
                <m:sup>
                  <m:r>
                    <m:rPr>
                      <m:sty m:val="p"/>
                    </m:rPr>
                    <w:rPr>
                      <w:rFonts w:ascii="Cambria Math" w:hAnsi="Cambria Math" w:cs="Times New Roman" w:hint="eastAsia"/>
                      <w:kern w:val="2"/>
                      <w:sz w:val="22"/>
                      <w:szCs w:val="22"/>
                    </w:rPr>
                    <m:t>'</m:t>
                  </m:r>
                </m:sup>
              </m:sSubSup>
              <m:r>
                <m:rPr>
                  <m:sty m:val="p"/>
                </m:rPr>
                <w:rPr>
                  <w:rFonts w:ascii="Cambria Math" w:hAnsi="Cambria Math" w:cs="Times New Roman"/>
                  <w:kern w:val="2"/>
                  <w:sz w:val="22"/>
                  <w:szCs w:val="22"/>
                </w:rPr>
                <m:t>=</m:t>
              </m:r>
              <m:nary>
                <m:naryPr>
                  <m:chr m:val="∑"/>
                  <m:supHide m:val="1"/>
                  <m:ctrlPr>
                    <w:rPr>
                      <w:rFonts w:ascii="Cambria Math" w:hAnsi="Cambria Math" w:cs="Times New Roman"/>
                      <w:kern w:val="2"/>
                      <w:sz w:val="22"/>
                      <w:szCs w:val="22"/>
                    </w:rPr>
                  </m:ctrlPr>
                </m:naryPr>
                <m:sub>
                  <m:r>
                    <w:rPr>
                      <w:rFonts w:ascii="Cambria Math" w:hAnsi="Cambria Math" w:cs="Times New Roman"/>
                      <w:kern w:val="2"/>
                      <w:sz w:val="22"/>
                      <w:szCs w:val="22"/>
                    </w:rPr>
                    <m:t>k</m:t>
                  </m:r>
                </m:sub>
                <m:sup/>
                <m:e>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K</m:t>
                      </m:r>
                    </m:sub>
                  </m:sSub>
                  <m:r>
                    <m:rPr>
                      <m:sty m:val="p"/>
                    </m:rPr>
                    <w:rPr>
                      <w:rFonts w:ascii="Cambria Math" w:hAnsi="Cambria Math" w:cs="Times New Roman"/>
                      <w:kern w:val="2"/>
                      <w:sz w:val="22"/>
                      <w:szCs w:val="22"/>
                    </w:rPr>
                    <m:t>*</m:t>
                  </m:r>
                  <m:d>
                    <m:dPr>
                      <m:ctrlPr>
                        <w:rPr>
                          <w:rFonts w:ascii="Cambria Math" w:hAnsi="Cambria Math" w:cs="Times New Roman"/>
                          <w:kern w:val="2"/>
                          <w:sz w:val="22"/>
                          <w:szCs w:val="22"/>
                        </w:rPr>
                      </m:ctrlPr>
                    </m:dPr>
                    <m:e>
                      <m:sSub>
                        <m:sSubPr>
                          <m:ctrlPr>
                            <w:rPr>
                              <w:rFonts w:ascii="Cambria Math" w:hAnsi="Cambria Math" w:cs="Times New Roman"/>
                              <w:kern w:val="2"/>
                              <w:sz w:val="22"/>
                              <w:szCs w:val="22"/>
                            </w:rPr>
                          </m:ctrlPr>
                        </m:sSubPr>
                        <m:e>
                          <m:r>
                            <w:rPr>
                              <w:rFonts w:ascii="Cambria Math" w:hAnsi="Cambria Math" w:cs="Times New Roman"/>
                              <w:kern w:val="2"/>
                              <w:sz w:val="22"/>
                              <w:szCs w:val="22"/>
                            </w:rPr>
                            <m:t>D</m:t>
                          </m:r>
                        </m:e>
                        <m:sub>
                          <m:r>
                            <m:rPr>
                              <m:sty m:val="p"/>
                            </m:rPr>
                            <w:rPr>
                              <w:rFonts w:ascii="Cambria Math" w:hAnsi="Cambria Math" w:cs="Times New Roman"/>
                              <w:kern w:val="2"/>
                              <w:sz w:val="22"/>
                              <w:szCs w:val="22"/>
                            </w:rPr>
                            <m:t>1</m:t>
                          </m:r>
                          <m:r>
                            <w:rPr>
                              <w:rFonts w:ascii="Cambria Math" w:hAnsi="Cambria Math" w:cs="Times New Roman"/>
                              <w:kern w:val="2"/>
                              <w:sz w:val="22"/>
                              <w:szCs w:val="22"/>
                            </w:rPr>
                            <m:t>K</m:t>
                          </m:r>
                        </m:sub>
                      </m:sSub>
                      <m:r>
                        <m:rPr>
                          <m:sty m:val="p"/>
                        </m:rPr>
                        <w:rPr>
                          <w:rFonts w:ascii="Cambria Math" w:hAnsi="Cambria Math" w:cs="Times New Roman"/>
                          <w:kern w:val="2"/>
                          <w:sz w:val="22"/>
                          <w:szCs w:val="22"/>
                        </w:rPr>
                        <m:t>+</m:t>
                      </m:r>
                      <m:sSub>
                        <m:sSubPr>
                          <m:ctrlPr>
                            <w:rPr>
                              <w:rFonts w:ascii="Cambria Math" w:hAnsi="Cambria Math" w:cs="Times New Roman"/>
                              <w:kern w:val="2"/>
                              <w:sz w:val="22"/>
                              <w:szCs w:val="22"/>
                            </w:rPr>
                          </m:ctrlPr>
                        </m:sSubPr>
                        <m:e>
                          <m:r>
                            <w:rPr>
                              <w:rFonts w:ascii="Cambria Math" w:hAnsi="Cambria Math" w:cs="Times New Roman"/>
                              <w:kern w:val="2"/>
                              <w:sz w:val="22"/>
                              <w:szCs w:val="22"/>
                            </w:rPr>
                            <m:t>M</m:t>
                          </m:r>
                        </m:e>
                        <m:sub>
                          <m:r>
                            <w:rPr>
                              <w:rFonts w:ascii="Cambria Math" w:hAnsi="Cambria Math" w:cs="Times New Roman"/>
                              <w:kern w:val="2"/>
                              <w:sz w:val="22"/>
                              <w:szCs w:val="22"/>
                            </w:rPr>
                            <m:t>i</m:t>
                          </m:r>
                        </m:sub>
                      </m:sSub>
                      <m:sSub>
                        <m:sSubPr>
                          <m:ctrlPr>
                            <w:rPr>
                              <w:rFonts w:ascii="Cambria Math" w:hAnsi="Cambria Math" w:cs="Times New Roman"/>
                              <w:kern w:val="2"/>
                              <w:sz w:val="22"/>
                              <w:szCs w:val="22"/>
                            </w:rPr>
                          </m:ctrlPr>
                        </m:sSubPr>
                        <m:e>
                          <m:r>
                            <w:rPr>
                              <w:rFonts w:ascii="Cambria Math" w:hAnsi="Cambria Math" w:cs="Times New Roman"/>
                              <w:kern w:val="2"/>
                              <w:sz w:val="22"/>
                              <w:szCs w:val="22"/>
                            </w:rPr>
                            <m:t>D</m:t>
                          </m:r>
                        </m:e>
                        <m:sub>
                          <m:r>
                            <m:rPr>
                              <m:sty m:val="p"/>
                            </m:rPr>
                            <w:rPr>
                              <w:rFonts w:ascii="Cambria Math" w:hAnsi="Cambria Math" w:cs="Times New Roman"/>
                              <w:kern w:val="2"/>
                              <w:sz w:val="22"/>
                              <w:szCs w:val="22"/>
                            </w:rPr>
                            <m:t>2</m:t>
                          </m:r>
                          <m:r>
                            <w:rPr>
                              <w:rFonts w:ascii="Cambria Math" w:hAnsi="Cambria Math" w:cs="Times New Roman"/>
                              <w:kern w:val="2"/>
                              <w:sz w:val="22"/>
                              <w:szCs w:val="22"/>
                            </w:rPr>
                            <m:t>K</m:t>
                          </m:r>
                        </m:sub>
                      </m:sSub>
                    </m:e>
                  </m:d>
                  <m:r>
                    <m:rPr>
                      <m:sty m:val="p"/>
                    </m:rPr>
                    <w:rPr>
                      <w:rFonts w:ascii="Cambria Math" w:hAnsi="Cambria Math" w:cs="Times New Roman"/>
                      <w:kern w:val="2"/>
                      <w:sz w:val="22"/>
                      <w:szCs w:val="22"/>
                    </w:rPr>
                    <m:t>+</m:t>
                  </m:r>
                  <m:r>
                    <w:rPr>
                      <w:rFonts w:ascii="Cambria Math" w:hAnsi="Cambria Math" w:cs="Times New Roman"/>
                      <w:kern w:val="2"/>
                      <w:sz w:val="22"/>
                      <w:szCs w:val="22"/>
                    </w:rPr>
                    <m:t>δ</m:t>
                  </m:r>
                  <m:d>
                    <m:dPr>
                      <m:ctrlPr>
                        <w:rPr>
                          <w:rFonts w:ascii="Cambria Math" w:hAnsi="Cambria Math" w:cs="Times New Roman"/>
                          <w:kern w:val="2"/>
                          <w:sz w:val="22"/>
                          <w:szCs w:val="22"/>
                        </w:rPr>
                      </m:ctrlPr>
                    </m:dPr>
                    <m:e>
                      <m:sSub>
                        <m:sSubPr>
                          <m:ctrlPr>
                            <w:rPr>
                              <w:rFonts w:ascii="Cambria Math" w:hAnsi="Cambria Math" w:cs="Times New Roman"/>
                              <w:kern w:val="2"/>
                              <w:sz w:val="22"/>
                              <w:szCs w:val="22"/>
                            </w:rPr>
                          </m:ctrlPr>
                        </m:sSubPr>
                        <m:e>
                          <m:r>
                            <w:rPr>
                              <w:rFonts w:ascii="Cambria Math" w:hAnsi="Cambria Math" w:cs="Times New Roman"/>
                              <w:kern w:val="2"/>
                              <w:sz w:val="22"/>
                              <w:szCs w:val="22"/>
                            </w:rPr>
                            <m:t>f</m:t>
                          </m:r>
                        </m:e>
                        <m:sub>
                          <m:r>
                            <m:rPr>
                              <m:sty m:val="p"/>
                            </m:rPr>
                            <w:rPr>
                              <w:rFonts w:ascii="Cambria Math" w:hAnsi="Cambria Math" w:cs="Times New Roman"/>
                              <w:kern w:val="2"/>
                              <w:sz w:val="22"/>
                              <w:szCs w:val="22"/>
                            </w:rPr>
                            <m:t>0</m:t>
                          </m:r>
                        </m:sub>
                      </m:sSub>
                      <m:r>
                        <m:rPr>
                          <m:sty m:val="p"/>
                        </m:rPr>
                        <w:rPr>
                          <w:rFonts w:ascii="Cambria Math" w:hAnsi="Cambria Math" w:cs="Times New Roman"/>
                          <w:kern w:val="2"/>
                          <w:sz w:val="22"/>
                          <w:szCs w:val="22"/>
                        </w:rPr>
                        <m:t>+</m:t>
                      </m:r>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C</m:t>
                          </m:r>
                          <m:r>
                            <m:rPr>
                              <m:sty m:val="p"/>
                            </m:rPr>
                            <w:rPr>
                              <w:rFonts w:ascii="Cambria Math" w:hAnsi="Cambria Math" w:cs="Times New Roman"/>
                              <w:kern w:val="2"/>
                              <w:sz w:val="22"/>
                              <w:szCs w:val="22"/>
                            </w:rPr>
                            <m:t> </m:t>
                          </m:r>
                        </m:sub>
                      </m:sSub>
                      <m:r>
                        <m:rPr>
                          <m:sty m:val="p"/>
                        </m:rPr>
                        <w:rPr>
                          <w:rFonts w:ascii="Cambria Math" w:hAnsi="Cambria Math" w:cs="Times New Roman"/>
                          <w:kern w:val="2"/>
                          <w:sz w:val="22"/>
                          <w:szCs w:val="22"/>
                        </w:rPr>
                        <m:t>*</m:t>
                      </m:r>
                      <m:sSub>
                        <m:sSubPr>
                          <m:ctrlPr>
                            <w:rPr>
                              <w:rFonts w:ascii="Cambria Math" w:hAnsi="Cambria Math" w:cs="Times New Roman"/>
                              <w:kern w:val="2"/>
                              <w:sz w:val="22"/>
                              <w:szCs w:val="22"/>
                            </w:rPr>
                          </m:ctrlPr>
                        </m:sSubPr>
                        <m:e>
                          <m:r>
                            <w:rPr>
                              <w:rFonts w:ascii="Cambria Math" w:hAnsi="Cambria Math" w:cs="Times New Roman"/>
                              <w:kern w:val="2"/>
                              <w:sz w:val="22"/>
                              <w:szCs w:val="22"/>
                            </w:rPr>
                            <m:t>f</m:t>
                          </m:r>
                        </m:e>
                        <m:sub>
                          <m:r>
                            <m:rPr>
                              <m:sty m:val="p"/>
                            </m:rPr>
                            <w:rPr>
                              <w:rFonts w:ascii="Cambria Math" w:hAnsi="Cambria Math" w:cs="Times New Roman"/>
                              <w:kern w:val="2"/>
                              <w:sz w:val="22"/>
                              <w:szCs w:val="22"/>
                            </w:rPr>
                            <m:t>1</m:t>
                          </m:r>
                        </m:sub>
                      </m:sSub>
                    </m:e>
                  </m:d>
                </m:e>
              </m:nary>
              <m:r>
                <m:rPr>
                  <m:sty m:val="p"/>
                </m:rPr>
                <w:rPr>
                  <w:rFonts w:ascii="Cambria Math" w:hAnsi="Cambria Math" w:cs="Times New Roman"/>
                  <w:kern w:val="2"/>
                  <w:sz w:val="22"/>
                  <w:szCs w:val="22"/>
                </w:rPr>
                <m:t>#</m:t>
              </m:r>
              <m:d>
                <m:dPr>
                  <m:begChr m:val="（"/>
                  <m:endChr m:val="）"/>
                  <m:ctrlPr>
                    <w:rPr>
                      <w:rFonts w:ascii="Cambria Math" w:hAnsi="Cambria Math" w:cs="Times New Roman"/>
                      <w:kern w:val="2"/>
                      <w:sz w:val="22"/>
                      <w:szCs w:val="22"/>
                    </w:rPr>
                  </m:ctrlPr>
                </m:dPr>
                <m:e>
                  <m:r>
                    <m:rPr>
                      <m:sty m:val="p"/>
                    </m:rPr>
                    <w:rPr>
                      <w:rFonts w:ascii="Cambria Math" w:hAnsi="Cambria Math" w:cs="Times New Roman"/>
                      <w:kern w:val="2"/>
                      <w:sz w:val="22"/>
                      <w:szCs w:val="22"/>
                    </w:rPr>
                    <m:t>8</m:t>
                  </m:r>
                </m:e>
              </m:d>
            </m:e>
          </m:eqArr>
        </m:oMath>
      </m:oMathPara>
    </w:p>
    <w:p w14:paraId="46AA096E" w14:textId="77777777" w:rsidR="00827D2B" w:rsidRPr="009D74E6" w:rsidRDefault="00827D2B"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R is the gas constant (8.3144 J/g mol K</w:t>
      </w:r>
      <w:r w:rsidRPr="009D74E6">
        <w:rPr>
          <w:rFonts w:ascii="Cambria Math" w:eastAsia="宋体" w:hAnsi="Cambria Math" w:cs="Times New Roman" w:hint="eastAsia"/>
          <w:szCs w:val="22"/>
          <w14:ligatures w14:val="none"/>
        </w:rPr>
        <w:t xml:space="preserve"> </w:t>
      </w:r>
      <w:r w:rsidRPr="009D74E6">
        <w:rPr>
          <w:rFonts w:ascii="Cambria Math" w:eastAsia="宋体" w:hAnsi="Cambria Math" w:cs="Times New Roman"/>
          <w:szCs w:val="22"/>
          <w14:ligatures w14:val="none"/>
        </w:rPr>
        <w:t xml:space="preserve">for </w:t>
      </w:r>
      <m:oMath>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H</m:t>
            </m:r>
          </m:e>
          <m:sub>
            <m:r>
              <w:rPr>
                <w:rFonts w:ascii="Cambria Math" w:eastAsia="宋体" w:hAnsi="Cambria Math" w:cs="Times New Roman"/>
                <w:szCs w:val="22"/>
                <w14:ligatures w14:val="none"/>
              </w:rPr>
              <m:t>i</m:t>
            </m:r>
          </m:sub>
          <m:sup>
            <m:r>
              <w:rPr>
                <w:rFonts w:ascii="Cambria Math" w:eastAsia="宋体" w:hAnsi="Cambria Math" w:cs="Times New Roman"/>
                <w:szCs w:val="22"/>
                <w14:ligatures w14:val="none"/>
              </w:rPr>
              <m:t>vp</m:t>
            </m:r>
          </m:sup>
        </m:sSubSup>
      </m:oMath>
      <w:r w:rsidRPr="009D74E6">
        <w:rPr>
          <w:rFonts w:ascii="Cambria Math" w:eastAsia="宋体" w:hAnsi="Cambria Math" w:cs="Times New Roman"/>
          <w:szCs w:val="22"/>
          <w14:ligatures w14:val="none"/>
        </w:rPr>
        <w:t xml:space="preserve"> in  J / gmol).Where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 xml:space="preserve"> </m:t>
        </m:r>
      </m:oMath>
      <w:r w:rsidRPr="009D74E6">
        <w:rPr>
          <w:rFonts w:ascii="Cambria Math" w:eastAsia="宋体" w:hAnsi="Cambria Math" w:cs="Times New Roman"/>
          <w:szCs w:val="22"/>
          <w14:ligatures w14:val="none"/>
        </w:rPr>
        <w:t xml:space="preserve">is the number of groups </w:t>
      </w:r>
      <m:oMath>
        <m:r>
          <w:rPr>
            <w:rFonts w:ascii="Cambria Math" w:eastAsia="宋体" w:hAnsi="Cambria Math" w:cs="Times New Roman"/>
            <w:szCs w:val="22"/>
            <w14:ligatures w14:val="none"/>
          </w:rPr>
          <m:t>k</m:t>
        </m:r>
        <m:r>
          <m:rPr>
            <m:sty m:val="p"/>
          </m:rPr>
          <w:rPr>
            <w:rFonts w:ascii="Cambria Math" w:eastAsia="宋体" w:hAnsi="Cambria Math" w:cs="Times New Roman"/>
            <w:szCs w:val="22"/>
            <w14:ligatures w14:val="none"/>
          </w:rPr>
          <m:t xml:space="preserve"> </m:t>
        </m:r>
      </m:oMath>
      <w:r w:rsidRPr="009D74E6">
        <w:rPr>
          <w:rFonts w:ascii="Cambria Math" w:eastAsia="宋体" w:hAnsi="Cambria Math" w:cs="Times New Roman"/>
          <w:szCs w:val="22"/>
          <w14:ligatures w14:val="none"/>
        </w:rPr>
        <w:t xml:space="preserve">in the molecule;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r>
          <m:rPr>
            <m:sty m:val="p"/>
          </m:rPr>
          <w:rPr>
            <w:rFonts w:ascii="Cambria Math" w:eastAsia="宋体" w:hAnsi="Cambria Math" w:cs="Times New Roman"/>
            <w:szCs w:val="22"/>
            <w14:ligatures w14:val="none"/>
          </w:rPr>
          <m:t xml:space="preserve"> </m:t>
        </m:r>
      </m:oMath>
      <w:r w:rsidRPr="009D74E6">
        <w:rPr>
          <w:rFonts w:ascii="Cambria Math" w:eastAsia="宋体" w:hAnsi="Cambria Math" w:cs="Times New Roman"/>
          <w:szCs w:val="22"/>
          <w14:ligatures w14:val="none"/>
        </w:rPr>
        <w:t xml:space="preserve">is the component molecular weight;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D</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D</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oMath>
      <w:r w:rsidRPr="009D74E6">
        <w:rPr>
          <w:rFonts w:ascii="Cambria Math" w:eastAsia="宋体" w:hAnsi="Cambria Math" w:cs="Times New Roman"/>
          <w:szCs w:val="22"/>
          <w14:ligatures w14:val="none"/>
        </w:rPr>
        <w:t xml:space="preserve">are group-contribution coefficients;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rtl/>
                <w14:ligatures w14:val="none"/>
              </w:rPr>
              <m:t>0</m:t>
            </m:r>
          </m:sub>
        </m:sSub>
      </m:oMath>
      <w:r w:rsidRPr="009D74E6">
        <w:rPr>
          <w:rFonts w:ascii="Cambria Math" w:eastAsia="宋体" w:hAnsi="Cambria Math" w:cs="Times New Roman"/>
          <w:szCs w:val="22"/>
          <w14:ligatures w14:val="none"/>
        </w:rPr>
        <w:t xml:space="preserve">and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rtl/>
                <w14:ligatures w14:val="none"/>
              </w:rPr>
              <m:t>1</m:t>
            </m:r>
          </m:sub>
        </m:sSub>
      </m:oMath>
      <w:r w:rsidRPr="009D74E6">
        <w:rPr>
          <w:rFonts w:ascii="Cambria Math" w:eastAsia="宋体" w:hAnsi="Cambria Math" w:cs="Times New Roman"/>
          <w:szCs w:val="22"/>
          <w:rtl/>
          <w14:ligatures w14:val="none"/>
        </w:rPr>
        <w:t xml:space="preserve">, </w:t>
      </w:r>
      <m:oMath>
        <m:r>
          <w:rPr>
            <w:rFonts w:ascii="Cambria Math" w:eastAsia="宋体" w:hAnsi="Cambria Math" w:cs="Times New Roman"/>
            <w:szCs w:val="22"/>
            <w14:ligatures w14:val="none"/>
          </w:rPr>
          <m:t>β</m:t>
        </m:r>
      </m:oMath>
      <w:r w:rsidRPr="009D74E6">
        <w:rPr>
          <w:rFonts w:ascii="Cambria Math" w:eastAsia="宋体" w:hAnsi="Cambria Math" w:cs="Times New Roman"/>
          <w:szCs w:val="22"/>
          <w:rtl/>
          <w14:ligatures w14:val="none"/>
        </w:rPr>
        <w:t>,</w:t>
      </w:r>
      <m:oMath>
        <m:r>
          <w:rPr>
            <w:rFonts w:ascii="Cambria Math" w:eastAsia="宋体" w:hAnsi="Cambria Math" w:cs="Times New Roman"/>
            <w:szCs w:val="22"/>
            <w14:ligatures w14:val="none"/>
          </w:rPr>
          <m:t>γ</m:t>
        </m:r>
        <m:r>
          <m:rPr>
            <m:nor/>
          </m:rPr>
          <w:rPr>
            <w:rFonts w:ascii="Cambria Math" w:eastAsia="宋体" w:hAnsi="Cambria Math" w:cs="Times New Roman"/>
            <w:szCs w:val="22"/>
            <w14:ligatures w14:val="none"/>
          </w:rPr>
          <m:t> and</m:t>
        </m:r>
        <m:r>
          <m:rPr>
            <m:sty m:val="p"/>
          </m:rPr>
          <w:rPr>
            <w:rFonts w:ascii="Cambria Math" w:eastAsia="宋体" w:hAnsi="Cambria Math" w:cs="Times New Roman"/>
            <w:szCs w:val="22"/>
            <w14:ligatures w14:val="none"/>
          </w:rPr>
          <m:t> </m:t>
        </m:r>
        <m:r>
          <w:rPr>
            <w:rFonts w:ascii="Cambria Math" w:eastAsia="宋体" w:hAnsi="Cambria Math" w:cs="Times New Roman"/>
            <w:szCs w:val="22"/>
            <w14:ligatures w14:val="none"/>
          </w:rPr>
          <m:t>δ</m:t>
        </m:r>
        <m:r>
          <m:rPr>
            <m:sty m:val="p"/>
          </m:rPr>
          <w:rPr>
            <w:rFonts w:ascii="Cambria Math" w:eastAsia="宋体" w:hAnsi="Cambria Math" w:cs="Times New Roman"/>
            <w:szCs w:val="22"/>
            <w14:ligatures w14:val="none"/>
          </w:rPr>
          <m:t> </m:t>
        </m:r>
      </m:oMath>
      <w:r w:rsidRPr="009D74E6">
        <w:rPr>
          <w:rFonts w:ascii="Cambria Math" w:eastAsia="宋体" w:hAnsi="Cambria Math" w:cs="Times New Roman"/>
          <w:szCs w:val="22"/>
          <w14:ligatures w14:val="none"/>
        </w:rPr>
        <w:t xml:space="preserve">are parameters obtained by regression of experimental data; </w:t>
      </w:r>
      <m:oMath>
        <m:r>
          <w:rPr>
            <w:rFonts w:ascii="Cambria Math" w:eastAsia="宋体" w:hAnsi="Cambria Math" w:cs="Times New Roman"/>
            <w:szCs w:val="22"/>
            <w14:ligatures w14:val="none"/>
          </w:rPr>
          <m:t>k</m:t>
        </m:r>
        <m:r>
          <m:rPr>
            <m:sty m:val="p"/>
          </m:rPr>
          <w:rPr>
            <w:rFonts w:ascii="Cambria Math" w:eastAsia="宋体" w:hAnsi="Cambria Math" w:cs="Times New Roman"/>
            <w:szCs w:val="22"/>
            <w14:ligatures w14:val="none"/>
          </w:rPr>
          <m:t> </m:t>
        </m:r>
      </m:oMath>
      <w:r w:rsidRPr="009D74E6">
        <w:rPr>
          <w:rFonts w:ascii="Cambria Math" w:eastAsia="宋体" w:hAnsi="Cambria Math" w:cs="Times New Roman"/>
          <w:szCs w:val="22"/>
          <w14:ligatures w14:val="none"/>
        </w:rPr>
        <w:t xml:space="preserve">denotes the groups of component </w:t>
      </w:r>
      <m:oMath>
        <m:r>
          <w:rPr>
            <w:rFonts w:ascii="Cambria Math" w:eastAsia="宋体" w:hAnsi="Cambria Math" w:cs="Times New Roman"/>
            <w:szCs w:val="22"/>
            <w14:ligatures w14:val="none"/>
          </w:rPr>
          <m:t>i</m:t>
        </m:r>
      </m:oMath>
      <w:r w:rsidRPr="009D74E6">
        <w:rPr>
          <w:rFonts w:ascii="Cambria Math" w:eastAsia="宋体" w:hAnsi="Cambria Math" w:cs="Times New Roman"/>
          <w:szCs w:val="22"/>
          <w14:ligatures w14:val="none"/>
        </w:rPr>
        <w:t xml:space="preserv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sub>
        </m:sSub>
      </m:oMath>
      <w:r w:rsidRPr="009D74E6">
        <w:rPr>
          <w:rFonts w:ascii="Cambria Math" w:eastAsia="宋体" w:hAnsi="Cambria Math" w:cs="Times New Roman"/>
          <w:szCs w:val="22"/>
          <w14:ligatures w14:val="none"/>
        </w:rPr>
        <w:t>is the total number of carbon atoms in the molecule.</w:t>
      </w:r>
      <w:r w:rsidRPr="009D74E6">
        <w:rPr>
          <w:rFonts w:ascii="Cambria Math" w:eastAsia="宋体" w:hAnsi="Cambria Math" w:cs="Times New Roman" w:hint="eastAsia"/>
          <w:szCs w:val="22"/>
          <w14:ligatures w14:val="none"/>
        </w:rPr>
        <w:t xml:space="preserve"> </w:t>
      </w:r>
      <w:r w:rsidRPr="009D74E6">
        <w:rPr>
          <w:rFonts w:ascii="Cambria Math" w:eastAsia="宋体" w:hAnsi="Cambria Math" w:cs="Times New Roman"/>
          <w:szCs w:val="22"/>
          <w14:ligatures w14:val="none"/>
        </w:rPr>
        <w:t>This specific implementation enhances the parameter prediction by integrating not only the counts of molecular groups but also supplemental molecular characteristics such as the total carbon count and molecular weight. These additional descriptors are incorporated alongside group contributions within the regression framework, with each feature assigned its own independently fitted coefficient.</w:t>
      </w:r>
    </w:p>
    <w:p w14:paraId="2F0475FA" w14:textId="3B36C387" w:rsidR="0012714A" w:rsidRDefault="0012714A"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This evolution exemplifies the broader development of GC methods for temperature-dependent prediction. The foundational framework established by Joback and Reid [</w:t>
      </w:r>
      <w:r w:rsidR="002A2DC7" w:rsidRPr="009D74E6">
        <w:rPr>
          <w:rFonts w:ascii="Cambria Math" w:eastAsia="宋体" w:hAnsi="Cambria Math" w:cs="Times New Roman" w:hint="eastAsia"/>
          <w:szCs w:val="22"/>
          <w14:ligatures w14:val="none"/>
        </w:rPr>
        <w:t>10</w:t>
      </w:r>
      <w:r w:rsidRPr="009D74E6">
        <w:rPr>
          <w:rFonts w:ascii="Cambria Math" w:eastAsia="宋体" w:hAnsi="Cambria Math" w:cs="Times New Roman"/>
          <w:szCs w:val="22"/>
          <w14:ligatures w14:val="none"/>
        </w:rPr>
        <w:t xml:space="preserve">] </w:t>
      </w:r>
      <w:r w:rsidRPr="009D74E6">
        <w:rPr>
          <w:rFonts w:ascii="Cambria Math" w:eastAsia="宋体" w:hAnsi="Cambria Math" w:cs="Times New Roman"/>
          <w:szCs w:val="22"/>
          <w14:ligatures w14:val="none"/>
        </w:rPr>
        <w:lastRenderedPageBreak/>
        <w:t>demonstrated the prediction of properties like ideal gas heat capacity. Subsequent refinements introduced optimized parameters [</w:t>
      </w:r>
      <w:r w:rsidR="002A2DC7" w:rsidRPr="009D74E6">
        <w:rPr>
          <w:rFonts w:ascii="Cambria Math" w:eastAsia="宋体" w:hAnsi="Cambria Math" w:cs="Times New Roman" w:hint="eastAsia"/>
          <w:szCs w:val="22"/>
          <w14:ligatures w14:val="none"/>
        </w:rPr>
        <w:t>1</w:t>
      </w:r>
      <w:r w:rsidR="00541B8B" w:rsidRPr="009D74E6">
        <w:rPr>
          <w:rFonts w:ascii="Cambria Math" w:eastAsia="宋体" w:hAnsi="Cambria Math" w:cs="Times New Roman" w:hint="eastAsia"/>
          <w:szCs w:val="22"/>
          <w14:ligatures w14:val="none"/>
        </w:rPr>
        <w:t>1</w:t>
      </w:r>
      <w:r w:rsidRPr="009D74E6">
        <w:rPr>
          <w:rFonts w:ascii="Cambria Math" w:eastAsia="宋体" w:hAnsi="Cambria Math" w:cs="Times New Roman"/>
          <w:szCs w:val="22"/>
          <w14:ligatures w14:val="none"/>
        </w:rPr>
        <w:t>], group-group interactions for improved accuracy [</w:t>
      </w:r>
      <w:r w:rsidR="00541B8B" w:rsidRPr="009D74E6">
        <w:rPr>
          <w:rFonts w:ascii="Cambria Math" w:eastAsia="宋体" w:hAnsi="Cambria Math" w:cs="Times New Roman" w:hint="eastAsia"/>
          <w:szCs w:val="22"/>
          <w14:ligatures w14:val="none"/>
        </w:rPr>
        <w:t>12</w:t>
      </w:r>
      <w:r w:rsidRPr="009D74E6">
        <w:rPr>
          <w:rFonts w:ascii="Cambria Math" w:eastAsia="宋体" w:hAnsi="Cambria Math" w:cs="Times New Roman"/>
          <w:szCs w:val="22"/>
          <w14:ligatures w14:val="none"/>
        </w:rPr>
        <w:t>], and specialized models for industrial systems such as fatty compound viscosity [1</w:t>
      </w:r>
      <w:r w:rsidR="00541B8B" w:rsidRPr="009D74E6">
        <w:rPr>
          <w:rFonts w:ascii="Cambria Math" w:eastAsia="宋体" w:hAnsi="Cambria Math" w:cs="Times New Roman" w:hint="eastAsia"/>
          <w:szCs w:val="22"/>
          <w14:ligatures w14:val="none"/>
        </w:rPr>
        <w:t>3</w:t>
      </w:r>
      <w:r w:rsidRPr="009D74E6">
        <w:rPr>
          <w:rFonts w:ascii="Cambria Math" w:eastAsia="宋体" w:hAnsi="Cambria Math" w:cs="Times New Roman"/>
          <w:szCs w:val="22"/>
          <w14:ligatures w14:val="none"/>
        </w:rPr>
        <w:t>]. These advancements underscore the continued relevance of GC methods, balancing interpretability and simplicity with growing predictive capability for key thermophysical properties</w:t>
      </w:r>
      <w:r w:rsidR="000A0DB3">
        <w:rPr>
          <w:rFonts w:ascii="Cambria Math" w:eastAsia="宋体" w:hAnsi="Cambria Math" w:cs="Times New Roman" w:hint="eastAsia"/>
          <w:szCs w:val="22"/>
          <w14:ligatures w14:val="none"/>
        </w:rPr>
        <w:t>.</w:t>
      </w:r>
    </w:p>
    <w:p w14:paraId="31CFD383" w14:textId="53758560" w:rsidR="00296338" w:rsidRPr="00801EA0" w:rsidRDefault="00296338" w:rsidP="00801EA0">
      <w:pPr>
        <w:pStyle w:val="3"/>
        <w:rPr>
          <w:rFonts w:ascii="Times New Roman" w:eastAsia="宋体" w:hAnsi="Times New Roman" w:cs="Times New Roman"/>
          <w:szCs w:val="22"/>
          <w14:ligatures w14:val="none"/>
        </w:rPr>
      </w:pPr>
      <w:r w:rsidRPr="00801EA0">
        <w:rPr>
          <w:rFonts w:ascii="Times New Roman" w:eastAsia="宋体" w:hAnsi="Times New Roman" w:cs="Times New Roman"/>
          <w:color w:val="auto"/>
          <w:sz w:val="22"/>
          <w:szCs w:val="22"/>
          <w14:ligatures w14:val="none"/>
        </w:rPr>
        <w:t>2.</w:t>
      </w:r>
      <w:r>
        <w:rPr>
          <w:rFonts w:ascii="Times New Roman" w:eastAsia="宋体" w:hAnsi="Times New Roman" w:cs="Times New Roman" w:hint="eastAsia"/>
          <w:color w:val="auto"/>
          <w:sz w:val="22"/>
          <w:szCs w:val="22"/>
          <w14:ligatures w14:val="none"/>
        </w:rPr>
        <w:t>2</w:t>
      </w:r>
      <w:r w:rsidRPr="00801EA0">
        <w:rPr>
          <w:rFonts w:ascii="Times New Roman" w:eastAsia="宋体" w:hAnsi="Times New Roman" w:cs="Times New Roman"/>
          <w:color w:val="auto"/>
          <w:sz w:val="22"/>
          <w:szCs w:val="22"/>
          <w14:ligatures w14:val="none"/>
        </w:rPr>
        <w:t xml:space="preserve"> </w:t>
      </w:r>
      <w:r w:rsidRPr="00616D7E">
        <w:rPr>
          <w:rFonts w:ascii="Times New Roman" w:eastAsia="宋体" w:hAnsi="Times New Roman" w:cs="Times New Roman"/>
          <w:strike/>
          <w:color w:val="EE0000"/>
          <w:sz w:val="22"/>
          <w:szCs w:val="22"/>
          <w14:ligatures w14:val="none"/>
          <w:rPrChange w:id="468" w:author="帅 张" w:date="2025-12-22T12:52:00Z" w16du:dateUtc="2025-12-22T04:52:00Z">
            <w:rPr>
              <w:rFonts w:ascii="Times New Roman" w:eastAsia="宋体" w:hAnsi="Times New Roman" w:cs="Times New Roman"/>
              <w:color w:val="auto"/>
              <w:sz w:val="22"/>
              <w:szCs w:val="22"/>
              <w14:ligatures w14:val="none"/>
            </w:rPr>
          </w:rPrChange>
        </w:rPr>
        <w:t xml:space="preserve">Quantitative </w:t>
      </w:r>
      <w:r w:rsidRPr="00616D7E">
        <w:rPr>
          <w:rFonts w:ascii="Times New Roman" w:eastAsia="宋体" w:hAnsi="Times New Roman" w:cs="Times New Roman" w:hint="eastAsia"/>
          <w:strike/>
          <w:color w:val="EE0000"/>
          <w:sz w:val="22"/>
          <w:szCs w:val="22"/>
          <w14:ligatures w14:val="none"/>
          <w:rPrChange w:id="469" w:author="帅 张" w:date="2025-12-22T12:52:00Z" w16du:dateUtc="2025-12-22T04:52:00Z">
            <w:rPr>
              <w:rFonts w:ascii="Times New Roman" w:eastAsia="宋体" w:hAnsi="Times New Roman" w:cs="Times New Roman" w:hint="eastAsia"/>
              <w:color w:val="auto"/>
              <w:sz w:val="22"/>
              <w:szCs w:val="22"/>
              <w14:ligatures w14:val="none"/>
            </w:rPr>
          </w:rPrChange>
        </w:rPr>
        <w:t>s</w:t>
      </w:r>
      <w:r w:rsidRPr="00616D7E">
        <w:rPr>
          <w:rFonts w:ascii="Times New Roman" w:eastAsia="宋体" w:hAnsi="Times New Roman" w:cs="Times New Roman"/>
          <w:strike/>
          <w:color w:val="EE0000"/>
          <w:sz w:val="22"/>
          <w:szCs w:val="22"/>
          <w14:ligatures w14:val="none"/>
          <w:rPrChange w:id="470" w:author="帅 张" w:date="2025-12-22T12:52:00Z" w16du:dateUtc="2025-12-22T04:52:00Z">
            <w:rPr>
              <w:rFonts w:ascii="Times New Roman" w:eastAsia="宋体" w:hAnsi="Times New Roman" w:cs="Times New Roman"/>
              <w:color w:val="auto"/>
              <w:sz w:val="22"/>
              <w:szCs w:val="22"/>
              <w14:ligatures w14:val="none"/>
            </w:rPr>
          </w:rPrChange>
        </w:rPr>
        <w:t>tructure–</w:t>
      </w:r>
      <w:r w:rsidRPr="00616D7E">
        <w:rPr>
          <w:rFonts w:ascii="Times New Roman" w:eastAsia="宋体" w:hAnsi="Times New Roman" w:cs="Times New Roman" w:hint="eastAsia"/>
          <w:strike/>
          <w:color w:val="EE0000"/>
          <w:sz w:val="22"/>
          <w:szCs w:val="22"/>
          <w14:ligatures w14:val="none"/>
          <w:rPrChange w:id="471" w:author="帅 张" w:date="2025-12-22T12:52:00Z" w16du:dateUtc="2025-12-22T04:52:00Z">
            <w:rPr>
              <w:rFonts w:ascii="Times New Roman" w:eastAsia="宋体" w:hAnsi="Times New Roman" w:cs="Times New Roman" w:hint="eastAsia"/>
              <w:color w:val="auto"/>
              <w:sz w:val="22"/>
              <w:szCs w:val="22"/>
              <w14:ligatures w14:val="none"/>
            </w:rPr>
          </w:rPrChange>
        </w:rPr>
        <w:t>p</w:t>
      </w:r>
      <w:r w:rsidRPr="00616D7E">
        <w:rPr>
          <w:rFonts w:ascii="Times New Roman" w:eastAsia="宋体" w:hAnsi="Times New Roman" w:cs="Times New Roman"/>
          <w:strike/>
          <w:color w:val="EE0000"/>
          <w:sz w:val="22"/>
          <w:szCs w:val="22"/>
          <w14:ligatures w14:val="none"/>
          <w:rPrChange w:id="472" w:author="帅 张" w:date="2025-12-22T12:52:00Z" w16du:dateUtc="2025-12-22T04:52:00Z">
            <w:rPr>
              <w:rFonts w:ascii="Times New Roman" w:eastAsia="宋体" w:hAnsi="Times New Roman" w:cs="Times New Roman"/>
              <w:color w:val="auto"/>
              <w:sz w:val="22"/>
              <w:szCs w:val="22"/>
              <w14:ligatures w14:val="none"/>
            </w:rPr>
          </w:rPrChange>
        </w:rPr>
        <w:t xml:space="preserve">roperty </w:t>
      </w:r>
      <w:r w:rsidRPr="00616D7E">
        <w:rPr>
          <w:rFonts w:ascii="Times New Roman" w:eastAsia="宋体" w:hAnsi="Times New Roman" w:cs="Times New Roman" w:hint="eastAsia"/>
          <w:strike/>
          <w:color w:val="EE0000"/>
          <w:sz w:val="22"/>
          <w:szCs w:val="22"/>
          <w14:ligatures w14:val="none"/>
          <w:rPrChange w:id="473" w:author="帅 张" w:date="2025-12-22T12:52:00Z" w16du:dateUtc="2025-12-22T04:52:00Z">
            <w:rPr>
              <w:rFonts w:ascii="Times New Roman" w:eastAsia="宋体" w:hAnsi="Times New Roman" w:cs="Times New Roman" w:hint="eastAsia"/>
              <w:color w:val="auto"/>
              <w:sz w:val="22"/>
              <w:szCs w:val="22"/>
              <w14:ligatures w14:val="none"/>
            </w:rPr>
          </w:rPrChange>
        </w:rPr>
        <w:t>r</w:t>
      </w:r>
      <w:r w:rsidRPr="00616D7E">
        <w:rPr>
          <w:rFonts w:ascii="Times New Roman" w:eastAsia="宋体" w:hAnsi="Times New Roman" w:cs="Times New Roman"/>
          <w:strike/>
          <w:color w:val="EE0000"/>
          <w:sz w:val="22"/>
          <w:szCs w:val="22"/>
          <w14:ligatures w14:val="none"/>
          <w:rPrChange w:id="474" w:author="帅 张" w:date="2025-12-22T12:52:00Z" w16du:dateUtc="2025-12-22T04:52:00Z">
            <w:rPr>
              <w:rFonts w:ascii="Times New Roman" w:eastAsia="宋体" w:hAnsi="Times New Roman" w:cs="Times New Roman"/>
              <w:color w:val="auto"/>
              <w:sz w:val="22"/>
              <w:szCs w:val="22"/>
              <w14:ligatures w14:val="none"/>
            </w:rPr>
          </w:rPrChange>
        </w:rPr>
        <w:t xml:space="preserve">elationship (QSPR) </w:t>
      </w:r>
      <w:proofErr w:type="spellStart"/>
      <w:ins w:id="475" w:author="帅 张" w:date="2025-12-22T12:52:00Z" w16du:dateUtc="2025-12-22T04:52:00Z">
        <w:r w:rsidR="00616D7E" w:rsidRPr="00616D7E">
          <w:rPr>
            <w:rFonts w:ascii="Times New Roman" w:eastAsia="宋体" w:hAnsi="Times New Roman" w:cs="Times New Roman" w:hint="eastAsia"/>
            <w:color w:val="EE0000"/>
            <w:sz w:val="22"/>
            <w:szCs w:val="22"/>
            <w14:ligatures w14:val="none"/>
            <w:rPrChange w:id="476" w:author="帅 张" w:date="2025-12-22T12:52:00Z" w16du:dateUtc="2025-12-22T04:52:00Z">
              <w:rPr>
                <w:rFonts w:ascii="Times New Roman" w:eastAsia="宋体" w:hAnsi="Times New Roman" w:cs="Times New Roman" w:hint="eastAsia"/>
                <w:strike/>
                <w:color w:val="EE0000"/>
                <w:sz w:val="22"/>
                <w:szCs w:val="22"/>
                <w14:ligatures w14:val="none"/>
              </w:rPr>
            </w:rPrChange>
          </w:rPr>
          <w:t>QSPR</w:t>
        </w:r>
      </w:ins>
      <w:r>
        <w:rPr>
          <w:rFonts w:ascii="Times New Roman" w:eastAsia="宋体" w:hAnsi="Times New Roman" w:cs="Times New Roman" w:hint="eastAsia"/>
          <w:color w:val="auto"/>
          <w:sz w:val="22"/>
          <w:szCs w:val="22"/>
          <w14:ligatures w14:val="none"/>
        </w:rPr>
        <w:t>m</w:t>
      </w:r>
      <w:r w:rsidRPr="00801EA0">
        <w:rPr>
          <w:rFonts w:ascii="Times New Roman" w:eastAsia="宋体" w:hAnsi="Times New Roman" w:cs="Times New Roman"/>
          <w:color w:val="auto"/>
          <w:sz w:val="22"/>
          <w:szCs w:val="22"/>
          <w14:ligatures w14:val="none"/>
        </w:rPr>
        <w:t>odels</w:t>
      </w:r>
      <w:proofErr w:type="spellEnd"/>
    </w:p>
    <w:p w14:paraId="04389842" w14:textId="0AAE51B0" w:rsidR="00827D2B" w:rsidRPr="00801EA0" w:rsidRDefault="000C2460" w:rsidP="00D2468A">
      <w:pPr>
        <w:pStyle w:val="4"/>
        <w:spacing w:line="360" w:lineRule="auto"/>
        <w:rPr>
          <w:rFonts w:ascii="Times New Roman" w:eastAsia="宋体" w:hAnsi="Times New Roman" w:cs="Times New Roman"/>
          <w:b/>
          <w:bCs/>
          <w:color w:val="auto"/>
          <w:sz w:val="22"/>
          <w:szCs w:val="22"/>
          <w14:ligatures w14:val="none"/>
        </w:rPr>
      </w:pPr>
      <w:r w:rsidRPr="009D74E6">
        <w:rPr>
          <w:rFonts w:ascii="Times New Roman" w:eastAsia="宋体" w:hAnsi="Times New Roman" w:cs="Times New Roman" w:hint="eastAsia"/>
          <w:color w:val="auto"/>
          <w:sz w:val="22"/>
          <w:szCs w:val="22"/>
          <w14:ligatures w14:val="none"/>
        </w:rPr>
        <w:t xml:space="preserve">2.2.1 </w:t>
      </w:r>
      <w:r w:rsidR="00296338" w:rsidRPr="00801EA0">
        <w:rPr>
          <w:rFonts w:ascii="Times New Roman" w:eastAsia="宋体" w:hAnsi="Times New Roman" w:cs="Times New Roman"/>
          <w:color w:val="auto"/>
          <w:sz w:val="22"/>
          <w:szCs w:val="22"/>
          <w14:ligatures w14:val="none"/>
        </w:rPr>
        <w:t>Fundamental QSPR Principles</w:t>
      </w:r>
    </w:p>
    <w:p w14:paraId="0A35C08C" w14:textId="1DFFA64C" w:rsidR="00827D2B" w:rsidRPr="009D74E6" w:rsidRDefault="00827D2B"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hint="eastAsia"/>
          <w:szCs w:val="22"/>
          <w14:ligatures w14:val="none"/>
        </w:rPr>
        <w:t xml:space="preserve">QSPR assumes that systematic changes in molecular structure translate into changes in measurable macroscopic properties. In practice, it builds a supervised mapping from molecular descriptors or fingerprints to target properties across chemical space. Unlike physics-based simulation, QSPR depends strongly on a curated training set with well-defined structures and reliable measurements; data quality, consistent units and baselines, and laboratory-to-laboratory differences ultimately limit model reliability. Because experimental data are noisy and many property distributions are skewed, practitioners often apply distribution-stabilizing transforms such as logarithms or reciprocals, standardize features, and adopt clear outlier policies. </w:t>
      </w:r>
      <w:r w:rsidR="008770B0" w:rsidRPr="009D74E6">
        <w:rPr>
          <w:rFonts w:ascii="Cambria Math" w:eastAsia="宋体" w:hAnsi="Cambria Math" w:cs="Times New Roman"/>
          <w:szCs w:val="22"/>
          <w14:ligatures w14:val="none"/>
        </w:rPr>
        <w:t>Model inputs are as diverse as process variables (for uncertain structures), topology descriptors, and hybrid sources that capture history-dependence.</w:t>
      </w:r>
    </w:p>
    <w:p w14:paraId="72931182" w14:textId="77777777" w:rsidR="009847F1" w:rsidRPr="009D74E6" w:rsidRDefault="00827D2B"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hint="eastAsia"/>
          <w:szCs w:val="22"/>
          <w14:ligatures w14:val="none"/>
        </w:rPr>
        <w:t>A typical QSPR workflow proceeds through descriptor generation, feature selection or regularization, model fitting, and external validation with an explicit applicability-domain assessment to prevent leakage and overfitting. Common, reliable baselines include support vector regression and other kernel methods for small to medium data sets; gradient-boosted trees such as LightGBM for tabular chemical features with useful feature-importance diagnostics; and Gaussian processes when calibrated uncertainty is required or when inputs mix qualitative and quantitative factors, including grouped categorical variables. For sound inference and decision support, Bayesian methods help with model comparison and calibration; when deep models are used, neural-network uncertainty quantification can be layered on to provide trustworthy confidence estimates.</w:t>
      </w:r>
    </w:p>
    <w:p w14:paraId="4B28608C" w14:textId="20B380D1" w:rsidR="00827D2B" w:rsidRPr="009D74E6" w:rsidRDefault="000C2460" w:rsidP="00D2468A">
      <w:pPr>
        <w:pStyle w:val="4"/>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hint="eastAsia"/>
          <w:color w:val="auto"/>
          <w:sz w:val="22"/>
          <w:szCs w:val="22"/>
          <w14:ligatures w14:val="none"/>
        </w:rPr>
        <w:lastRenderedPageBreak/>
        <w:t xml:space="preserve">2.2.2 </w:t>
      </w:r>
      <w:r w:rsidR="00827D2B" w:rsidRPr="009D74E6">
        <w:rPr>
          <w:rFonts w:ascii="Times New Roman" w:eastAsia="宋体" w:hAnsi="Times New Roman" w:cs="Times New Roman"/>
          <w:color w:val="auto"/>
          <w:sz w:val="22"/>
          <w:szCs w:val="22"/>
          <w14:ligatures w14:val="none"/>
        </w:rPr>
        <w:t xml:space="preserve">Extending the QSPR </w:t>
      </w:r>
      <w:r w:rsidR="005A24F6" w:rsidRPr="009D74E6">
        <w:rPr>
          <w:rFonts w:ascii="Times New Roman" w:eastAsia="宋体" w:hAnsi="Times New Roman" w:cs="Times New Roman" w:hint="eastAsia"/>
          <w:color w:val="auto"/>
          <w:sz w:val="22"/>
          <w:szCs w:val="22"/>
          <w14:ligatures w14:val="none"/>
        </w:rPr>
        <w:t>a</w:t>
      </w:r>
      <w:r w:rsidR="005A24F6" w:rsidRPr="009D74E6">
        <w:rPr>
          <w:rFonts w:ascii="Times New Roman" w:eastAsia="宋体" w:hAnsi="Times New Roman" w:cs="Times New Roman"/>
          <w:color w:val="auto"/>
          <w:sz w:val="22"/>
          <w:szCs w:val="22"/>
          <w14:ligatures w14:val="none"/>
        </w:rPr>
        <w:t>pproach</w:t>
      </w:r>
      <w:r w:rsidR="00827D2B" w:rsidRPr="009D74E6">
        <w:rPr>
          <w:rFonts w:ascii="Times New Roman" w:eastAsia="宋体" w:hAnsi="Times New Roman" w:cs="Times New Roman"/>
          <w:color w:val="auto"/>
          <w:sz w:val="22"/>
          <w:szCs w:val="22"/>
          <w14:ligatures w14:val="none"/>
        </w:rPr>
        <w:t xml:space="preserve">: </w:t>
      </w:r>
      <w:r w:rsidR="008770B0" w:rsidRPr="009D74E6">
        <w:rPr>
          <w:rFonts w:ascii="Times New Roman" w:eastAsia="宋体" w:hAnsi="Times New Roman" w:cs="Times New Roman" w:hint="eastAsia"/>
          <w:color w:val="auto"/>
          <w:sz w:val="22"/>
          <w:szCs w:val="22"/>
          <w14:ligatures w14:val="none"/>
        </w:rPr>
        <w:t>t</w:t>
      </w:r>
      <w:r w:rsidR="008770B0" w:rsidRPr="009D74E6">
        <w:rPr>
          <w:rFonts w:ascii="Times New Roman" w:eastAsia="宋体" w:hAnsi="Times New Roman" w:cs="Times New Roman"/>
          <w:color w:val="auto"/>
          <w:sz w:val="22"/>
          <w:szCs w:val="22"/>
          <w14:ligatures w14:val="none"/>
        </w:rPr>
        <w:t xml:space="preserve">emperature </w:t>
      </w:r>
      <w:r w:rsidR="00827D2B" w:rsidRPr="009D74E6">
        <w:rPr>
          <w:rFonts w:ascii="Times New Roman" w:eastAsia="宋体" w:hAnsi="Times New Roman" w:cs="Times New Roman"/>
          <w:color w:val="auto"/>
          <w:sz w:val="22"/>
          <w:szCs w:val="22"/>
          <w14:ligatures w14:val="none"/>
        </w:rPr>
        <w:t xml:space="preserve">as an </w:t>
      </w:r>
      <w:r w:rsidR="008770B0" w:rsidRPr="009D74E6">
        <w:rPr>
          <w:rFonts w:ascii="Times New Roman" w:eastAsia="宋体" w:hAnsi="Times New Roman" w:cs="Times New Roman" w:hint="eastAsia"/>
          <w:color w:val="auto"/>
          <w:sz w:val="22"/>
          <w:szCs w:val="22"/>
          <w14:ligatures w14:val="none"/>
        </w:rPr>
        <w:t>i</w:t>
      </w:r>
      <w:r w:rsidR="008770B0" w:rsidRPr="009D74E6">
        <w:rPr>
          <w:rFonts w:ascii="Times New Roman" w:eastAsia="宋体" w:hAnsi="Times New Roman" w:cs="Times New Roman"/>
          <w:color w:val="auto"/>
          <w:sz w:val="22"/>
          <w:szCs w:val="22"/>
          <w14:ligatures w14:val="none"/>
        </w:rPr>
        <w:t xml:space="preserve">nput </w:t>
      </w:r>
      <w:r w:rsidR="008770B0" w:rsidRPr="009D74E6">
        <w:rPr>
          <w:rFonts w:ascii="Times New Roman" w:eastAsia="宋体" w:hAnsi="Times New Roman" w:cs="Times New Roman" w:hint="eastAsia"/>
          <w:color w:val="auto"/>
          <w:sz w:val="22"/>
          <w:szCs w:val="22"/>
          <w14:ligatures w14:val="none"/>
        </w:rPr>
        <w:t>f</w:t>
      </w:r>
      <w:r w:rsidR="008770B0" w:rsidRPr="009D74E6">
        <w:rPr>
          <w:rFonts w:ascii="Times New Roman" w:eastAsia="宋体" w:hAnsi="Times New Roman" w:cs="Times New Roman"/>
          <w:color w:val="auto"/>
          <w:sz w:val="22"/>
          <w:szCs w:val="22"/>
          <w14:ligatures w14:val="none"/>
        </w:rPr>
        <w:t>eature</w:t>
      </w:r>
    </w:p>
    <w:p w14:paraId="2C2749CA" w14:textId="5D3A47CB" w:rsidR="00701DAA" w:rsidRPr="009D74E6" w:rsidRDefault="00701DAA"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 xml:space="preserve">In contrast to the equation-based approach of GC methods, the QSPR </w:t>
      </w:r>
      <w:r w:rsidR="005A24F6" w:rsidRPr="009D74E6">
        <w:rPr>
          <w:rFonts w:ascii="Cambria Math" w:eastAsia="宋体" w:hAnsi="Cambria Math" w:cs="Times New Roman" w:hint="eastAsia"/>
          <w:szCs w:val="22"/>
          <w14:ligatures w14:val="none"/>
        </w:rPr>
        <w:t>a</w:t>
      </w:r>
      <w:r w:rsidR="005A24F6" w:rsidRPr="009D74E6">
        <w:rPr>
          <w:rFonts w:ascii="Cambria Math" w:eastAsia="宋体" w:hAnsi="Cambria Math" w:cs="Times New Roman"/>
          <w:szCs w:val="22"/>
          <w14:ligatures w14:val="none"/>
        </w:rPr>
        <w:t>pproach</w:t>
      </w:r>
      <w:r w:rsidRPr="009D74E6">
        <w:rPr>
          <w:rFonts w:ascii="Cambria Math" w:eastAsia="宋体" w:hAnsi="Cambria Math" w:cs="Times New Roman"/>
          <w:szCs w:val="22"/>
          <w14:ligatures w14:val="none"/>
        </w:rPr>
        <w:t xml:space="preserve"> incorporates temperature dependence by integrating the temperature variable directly into the statistical or machine learning model. The implementation varies significantly in complexity and physical grounding, establishing mathematical correlations between a compound's molecular descriptors and its target properties through statistical learning.</w:t>
      </w:r>
    </w:p>
    <w:p w14:paraId="7A46A09F" w14:textId="58465825" w:rsidR="00701DAA" w:rsidRPr="009D74E6" w:rsidRDefault="00701DAA"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The foundational work of Todeschini and Gramatica [1</w:t>
      </w:r>
      <w:r w:rsidR="00541B8B" w:rsidRPr="009D74E6">
        <w:rPr>
          <w:rFonts w:ascii="Cambria Math" w:eastAsia="宋体" w:hAnsi="Cambria Math" w:cs="Times New Roman" w:hint="eastAsia"/>
          <w:szCs w:val="22"/>
          <w14:ligatures w14:val="none"/>
        </w:rPr>
        <w:t>4</w:t>
      </w:r>
      <w:r w:rsidRPr="009D74E6">
        <w:rPr>
          <w:rFonts w:ascii="Cambria Math" w:eastAsia="宋体" w:hAnsi="Cambria Math" w:cs="Times New Roman"/>
          <w:szCs w:val="22"/>
          <w14:ligatures w14:val="none"/>
        </w:rPr>
        <w:t>] systematically developed the WHIM descriptors that capture 3D structural information, forming the basis for many subsequent QSPR models of temperature-dependent properties. Building on such descriptor systems, two main strategies have emerged for handling temperature dependence.</w:t>
      </w:r>
    </w:p>
    <w:p w14:paraId="028CF697" w14:textId="6E6E758A" w:rsidR="00701DAA" w:rsidRPr="009D74E6" w:rsidRDefault="00701DAA"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 xml:space="preserve">A common and more physically informed strategy is to leverage established empirical relationships. For instance, the temperature dependence of properties like vapor pressure is often well-described by specific non-linear functions. In such cases, the QSPR model predicts the parameters of these established temperature-dependent equations using molecular descriptors. This hybrid approach </w:t>
      </w:r>
      <w:r w:rsidR="00322335" w:rsidRPr="009D74E6">
        <w:rPr>
          <w:rFonts w:ascii="Cambria Math" w:eastAsia="宋体" w:hAnsi="Cambria Math" w:cs="Times New Roman"/>
          <w:szCs w:val="22"/>
          <w14:ligatures w14:val="none"/>
        </w:rPr>
        <w:t xml:space="preserve">combines </w:t>
      </w:r>
      <w:r w:rsidRPr="009D74E6">
        <w:rPr>
          <w:rFonts w:ascii="Cambria Math" w:eastAsia="宋体" w:hAnsi="Cambria Math" w:cs="Times New Roman"/>
          <w:szCs w:val="22"/>
          <w14:ligatures w14:val="none"/>
        </w:rPr>
        <w:t>the data-driven power of QSPR with foundational physical chemistry models, as demonstrated by Sosnowska et al. [1</w:t>
      </w:r>
      <w:r w:rsidR="00541B8B" w:rsidRPr="009D74E6">
        <w:rPr>
          <w:rFonts w:ascii="Cambria Math" w:eastAsia="宋体" w:hAnsi="Cambria Math" w:cs="Times New Roman" w:hint="eastAsia"/>
          <w:szCs w:val="22"/>
          <w14:ligatures w14:val="none"/>
        </w:rPr>
        <w:t>5</w:t>
      </w:r>
      <w:r w:rsidRPr="009D74E6">
        <w:rPr>
          <w:rFonts w:ascii="Cambria Math" w:eastAsia="宋体" w:hAnsi="Cambria Math" w:cs="Times New Roman"/>
          <w:szCs w:val="22"/>
          <w14:ligatures w14:val="none"/>
        </w:rPr>
        <w:t xml:space="preserve">] who employed QSPR-predicted enthalpy of vaporization within the Clausius-Clapeyron equation to characterize temperature-dependent vapor pressure of </w:t>
      </w:r>
      <w:r w:rsidR="008770B0" w:rsidRPr="009D74E6">
        <w:rPr>
          <w:rFonts w:ascii="Cambria Math" w:eastAsia="宋体" w:hAnsi="Cambria Math" w:cs="Times New Roman" w:hint="eastAsia"/>
          <w:szCs w:val="22"/>
          <w14:ligatures w14:val="none"/>
        </w:rPr>
        <w:t>p</w:t>
      </w:r>
      <w:r w:rsidR="008770B0" w:rsidRPr="009D74E6">
        <w:rPr>
          <w:rFonts w:ascii="Cambria Math" w:eastAsia="宋体" w:hAnsi="Cambria Math" w:cs="Times New Roman"/>
          <w:szCs w:val="22"/>
          <w14:ligatures w14:val="none"/>
        </w:rPr>
        <w:t xml:space="preserve">ersistent </w:t>
      </w:r>
      <w:r w:rsidR="008770B0" w:rsidRPr="009D74E6">
        <w:rPr>
          <w:rFonts w:ascii="Cambria Math" w:eastAsia="宋体" w:hAnsi="Cambria Math" w:cs="Times New Roman" w:hint="eastAsia"/>
          <w:szCs w:val="22"/>
          <w14:ligatures w14:val="none"/>
        </w:rPr>
        <w:t>o</w:t>
      </w:r>
      <w:r w:rsidR="008770B0" w:rsidRPr="009D74E6">
        <w:rPr>
          <w:rFonts w:ascii="Cambria Math" w:eastAsia="宋体" w:hAnsi="Cambria Math" w:cs="Times New Roman"/>
          <w:szCs w:val="22"/>
          <w14:ligatures w14:val="none"/>
        </w:rPr>
        <w:t xml:space="preserve">rganic </w:t>
      </w:r>
      <w:r w:rsidR="008770B0" w:rsidRPr="009D74E6">
        <w:rPr>
          <w:rFonts w:ascii="Cambria Math" w:eastAsia="宋体" w:hAnsi="Cambria Math" w:cs="Times New Roman" w:hint="eastAsia"/>
          <w:szCs w:val="22"/>
          <w14:ligatures w14:val="none"/>
        </w:rPr>
        <w:t>p</w:t>
      </w:r>
      <w:r w:rsidR="008770B0" w:rsidRPr="009D74E6">
        <w:rPr>
          <w:rFonts w:ascii="Cambria Math" w:eastAsia="宋体" w:hAnsi="Cambria Math" w:cs="Times New Roman"/>
          <w:szCs w:val="22"/>
          <w14:ligatures w14:val="none"/>
        </w:rPr>
        <w:t>ollutants</w:t>
      </w:r>
      <w:r w:rsidRPr="009D74E6">
        <w:rPr>
          <w:rFonts w:ascii="Cambria Math" w:eastAsia="宋体" w:hAnsi="Cambria Math" w:cs="Times New Roman"/>
          <w:szCs w:val="22"/>
          <w14:ligatures w14:val="none"/>
        </w:rPr>
        <w:t>.</w:t>
      </w:r>
    </w:p>
    <w:p w14:paraId="74DCB806" w14:textId="1EA02FA3" w:rsidR="00701DAA" w:rsidRPr="009D74E6" w:rsidRDefault="00701DAA"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For a more flexible, purely data-driven approach, the strategy expands to directly incorporate temperature as a standard numerical input feature. The model thus learns a function: Property =</w:t>
      </w:r>
      <w:r w:rsidR="008770B0" w:rsidRPr="009D74E6">
        <w:rPr>
          <w:rFonts w:ascii="Cambria Math" w:eastAsia="宋体" w:hAnsi="Cambria Math" w:cs="Times New Roman" w:hint="eastAsia"/>
          <w:szCs w:val="22"/>
          <w14:ligatures w14:val="none"/>
        </w:rPr>
        <w:t>F</w:t>
      </w:r>
      <w:r w:rsidRPr="009D74E6">
        <w:rPr>
          <w:rFonts w:ascii="Cambria Math" w:eastAsia="宋体" w:hAnsi="Cambria Math" w:cs="Times New Roman"/>
          <w:szCs w:val="22"/>
          <w14:ligatures w14:val="none"/>
        </w:rPr>
        <w:t>(Molecular Descriptors, T). This allows algorithms to discover temperature-property relationships directly from data, without being constrained by specific pre-defined equations. Notable applications include Huang et al. [1</w:t>
      </w:r>
      <w:r w:rsidR="00541B8B" w:rsidRPr="009D74E6">
        <w:rPr>
          <w:rFonts w:ascii="Cambria Math" w:eastAsia="宋体" w:hAnsi="Cambria Math" w:cs="Times New Roman" w:hint="eastAsia"/>
          <w:szCs w:val="22"/>
          <w14:ligatures w14:val="none"/>
        </w:rPr>
        <w:t>6</w:t>
      </w:r>
      <w:r w:rsidRPr="009D74E6">
        <w:rPr>
          <w:rFonts w:ascii="Cambria Math" w:eastAsia="宋体" w:hAnsi="Cambria Math" w:cs="Times New Roman"/>
          <w:szCs w:val="22"/>
          <w14:ligatures w14:val="none"/>
        </w:rPr>
        <w:t>] developing a temperature-dependent QSPR model for vapor pressure of polycyclic aromatic hydrocarbons, Cheng et al. [1</w:t>
      </w:r>
      <w:r w:rsidR="00541B8B" w:rsidRPr="009D74E6">
        <w:rPr>
          <w:rFonts w:ascii="Cambria Math" w:eastAsia="宋体" w:hAnsi="Cambria Math" w:cs="Times New Roman" w:hint="eastAsia"/>
          <w:szCs w:val="22"/>
          <w14:ligatures w14:val="none"/>
        </w:rPr>
        <w:t>7</w:t>
      </w:r>
      <w:r w:rsidRPr="009D74E6">
        <w:rPr>
          <w:rFonts w:ascii="Cambria Math" w:eastAsia="宋体" w:hAnsi="Cambria Math" w:cs="Times New Roman"/>
          <w:szCs w:val="22"/>
          <w14:ligatures w14:val="none"/>
        </w:rPr>
        <w:t>] integrating temperature with quantum chemical descriptors to predict ozonation reaction rate constants, and Yin et al. [1</w:t>
      </w:r>
      <w:r w:rsidR="00541B8B" w:rsidRPr="009D74E6">
        <w:rPr>
          <w:rFonts w:ascii="Cambria Math" w:eastAsia="宋体" w:hAnsi="Cambria Math" w:cs="Times New Roman" w:hint="eastAsia"/>
          <w:szCs w:val="22"/>
          <w14:ligatures w14:val="none"/>
        </w:rPr>
        <w:t>8</w:t>
      </w:r>
      <w:r w:rsidRPr="009D74E6">
        <w:rPr>
          <w:rFonts w:ascii="Cambria Math" w:eastAsia="宋体" w:hAnsi="Cambria Math" w:cs="Times New Roman"/>
          <w:szCs w:val="22"/>
          <w14:ligatures w14:val="none"/>
        </w:rPr>
        <w:t xml:space="preserve">] explicitly incorporating temperature as an independent variable to predict gas heat capacity over </w:t>
      </w:r>
      <w:r w:rsidRPr="009D74E6">
        <w:rPr>
          <w:rFonts w:ascii="Cambria Math" w:eastAsia="宋体" w:hAnsi="Cambria Math" w:cs="Times New Roman"/>
          <w:szCs w:val="22"/>
          <w14:ligatures w14:val="none"/>
        </w:rPr>
        <w:lastRenderedPageBreak/>
        <w:t>an exceptionally wide temperature range (50-1500 K).</w:t>
      </w:r>
    </w:p>
    <w:p w14:paraId="528CAEB9" w14:textId="77777777" w:rsidR="00701DAA" w:rsidRDefault="00701DAA"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Regardless of the implementation, the core of the QSPR strategy is its reliance on data to reveal the nature of temperature dependence, whether by parameterizing semi-empirical forms or through completely learned relationships.</w:t>
      </w:r>
    </w:p>
    <w:p w14:paraId="68EB8BC3" w14:textId="70160BD3" w:rsidR="00296338" w:rsidRPr="00801EA0" w:rsidRDefault="00296338" w:rsidP="00801EA0">
      <w:pPr>
        <w:pStyle w:val="3"/>
        <w:rPr>
          <w:rFonts w:ascii="Times New Roman" w:eastAsia="宋体" w:hAnsi="Times New Roman" w:cs="Times New Roman"/>
          <w:szCs w:val="22"/>
          <w14:ligatures w14:val="none"/>
        </w:rPr>
      </w:pPr>
      <w:r w:rsidRPr="00801EA0">
        <w:rPr>
          <w:rFonts w:ascii="Times New Roman" w:eastAsia="宋体" w:hAnsi="Times New Roman" w:cs="Times New Roman"/>
          <w:color w:val="auto"/>
          <w:sz w:val="22"/>
          <w:szCs w:val="22"/>
          <w14:ligatures w14:val="none"/>
        </w:rPr>
        <w:t xml:space="preserve">2.3 Machine </w:t>
      </w:r>
      <w:r>
        <w:rPr>
          <w:rFonts w:ascii="Times New Roman" w:eastAsia="宋体" w:hAnsi="Times New Roman" w:cs="Times New Roman" w:hint="eastAsia"/>
          <w:color w:val="auto"/>
          <w:sz w:val="22"/>
          <w:szCs w:val="22"/>
          <w14:ligatures w14:val="none"/>
        </w:rPr>
        <w:t>l</w:t>
      </w:r>
      <w:r w:rsidRPr="00801EA0">
        <w:rPr>
          <w:rFonts w:ascii="Times New Roman" w:eastAsia="宋体" w:hAnsi="Times New Roman" w:cs="Times New Roman"/>
          <w:color w:val="auto"/>
          <w:sz w:val="22"/>
          <w:szCs w:val="22"/>
          <w14:ligatures w14:val="none"/>
        </w:rPr>
        <w:t xml:space="preserve">earning </w:t>
      </w:r>
      <w:r>
        <w:rPr>
          <w:rFonts w:ascii="Times New Roman" w:eastAsia="宋体" w:hAnsi="Times New Roman" w:cs="Times New Roman" w:hint="eastAsia"/>
          <w:color w:val="auto"/>
          <w:sz w:val="22"/>
          <w:szCs w:val="22"/>
          <w14:ligatures w14:val="none"/>
        </w:rPr>
        <w:t>m</w:t>
      </w:r>
      <w:r w:rsidRPr="00801EA0">
        <w:rPr>
          <w:rFonts w:ascii="Times New Roman" w:eastAsia="宋体" w:hAnsi="Times New Roman" w:cs="Times New Roman"/>
          <w:color w:val="auto"/>
          <w:sz w:val="22"/>
          <w:szCs w:val="22"/>
          <w14:ligatures w14:val="none"/>
        </w:rPr>
        <w:t>odels</w:t>
      </w:r>
    </w:p>
    <w:p w14:paraId="7AD2BB04" w14:textId="0697A8B7" w:rsidR="00852CDC" w:rsidRPr="00801EA0" w:rsidRDefault="009847F1" w:rsidP="00D2468A">
      <w:pPr>
        <w:pStyle w:val="4"/>
        <w:spacing w:line="360" w:lineRule="auto"/>
        <w:rPr>
          <w:rFonts w:ascii="Times New Roman" w:eastAsia="宋体" w:hAnsi="Times New Roman" w:cs="Times New Roman"/>
          <w:b/>
          <w:bCs/>
          <w:color w:val="auto"/>
          <w:sz w:val="22"/>
          <w:szCs w:val="22"/>
          <w14:ligatures w14:val="none"/>
        </w:rPr>
      </w:pPr>
      <w:r w:rsidRPr="009D74E6">
        <w:rPr>
          <w:rFonts w:ascii="Times New Roman" w:eastAsia="宋体" w:hAnsi="Times New Roman" w:cs="Times New Roman" w:hint="eastAsia"/>
          <w:color w:val="auto"/>
          <w:sz w:val="22"/>
          <w:szCs w:val="22"/>
          <w14:ligatures w14:val="none"/>
        </w:rPr>
        <w:t xml:space="preserve">2.3.1 </w:t>
      </w:r>
      <w:r w:rsidR="00296338" w:rsidRPr="00801EA0">
        <w:rPr>
          <w:rFonts w:ascii="Times New Roman" w:eastAsia="宋体" w:hAnsi="Times New Roman" w:cs="Times New Roman"/>
          <w:color w:val="auto"/>
          <w:sz w:val="22"/>
          <w:szCs w:val="22"/>
          <w14:ligatures w14:val="none"/>
        </w:rPr>
        <w:t xml:space="preserve">Fundamental ML </w:t>
      </w:r>
      <w:r w:rsidR="00296338">
        <w:rPr>
          <w:rFonts w:ascii="Times New Roman" w:eastAsia="宋体" w:hAnsi="Times New Roman" w:cs="Times New Roman" w:hint="eastAsia"/>
          <w:color w:val="auto"/>
          <w:sz w:val="22"/>
          <w:szCs w:val="22"/>
          <w14:ligatures w14:val="none"/>
        </w:rPr>
        <w:t>a</w:t>
      </w:r>
      <w:r w:rsidR="00296338" w:rsidRPr="00801EA0">
        <w:rPr>
          <w:rFonts w:ascii="Times New Roman" w:eastAsia="宋体" w:hAnsi="Times New Roman" w:cs="Times New Roman"/>
          <w:color w:val="auto"/>
          <w:sz w:val="22"/>
          <w:szCs w:val="22"/>
          <w14:ligatures w14:val="none"/>
        </w:rPr>
        <w:t>pproaches</w:t>
      </w:r>
    </w:p>
    <w:p w14:paraId="365E00B6" w14:textId="21F45770" w:rsidR="00852CDC" w:rsidRPr="009D74E6" w:rsidRDefault="00852CDC"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 xml:space="preserve">Machine learning provides a powerful, data-driven </w:t>
      </w:r>
      <w:r w:rsidR="005A24F6" w:rsidRPr="009D74E6">
        <w:rPr>
          <w:rFonts w:ascii="Cambria Math" w:eastAsia="宋体" w:hAnsi="Cambria Math" w:cs="Times New Roman" w:hint="eastAsia"/>
          <w:szCs w:val="22"/>
          <w14:ligatures w14:val="none"/>
        </w:rPr>
        <w:t>a</w:t>
      </w:r>
      <w:r w:rsidR="005A24F6" w:rsidRPr="009D74E6">
        <w:rPr>
          <w:rFonts w:ascii="Cambria Math" w:eastAsia="宋体" w:hAnsi="Cambria Math" w:cs="Times New Roman"/>
          <w:szCs w:val="22"/>
          <w14:ligatures w14:val="none"/>
        </w:rPr>
        <w:t>pproach</w:t>
      </w:r>
      <w:r w:rsidRPr="009D74E6">
        <w:rPr>
          <w:rFonts w:ascii="Cambria Math" w:eastAsia="宋体" w:hAnsi="Cambria Math" w:cs="Times New Roman"/>
          <w:szCs w:val="22"/>
          <w14:ligatures w14:val="none"/>
        </w:rPr>
        <w:t xml:space="preserve"> for property prediction, capable of learning complex, non-linear relationships directly from data. Unlike GC and QSPR which often rely on pre-defined features (functional groups or molecular descriptors), ML models can automatically learn relevant representations from raw or minimally processed inputs, such as molecular fingerprints, SMILES strings, or even molecular graphs. Common algorithms used in this domain range from interpretable models like</w:t>
      </w:r>
      <w:r w:rsidRPr="0002773D">
        <w:rPr>
          <w:rFonts w:ascii="Cambria Math" w:eastAsia="宋体" w:hAnsi="Cambria Math" w:cs="Times New Roman"/>
          <w:color w:val="EE0000"/>
          <w:szCs w:val="22"/>
          <w14:ligatures w14:val="none"/>
          <w:rPrChange w:id="477" w:author="帅 张" w:date="2025-12-22T13:01:00Z" w16du:dateUtc="2025-12-22T05:01:00Z">
            <w:rPr>
              <w:rFonts w:ascii="Cambria Math" w:eastAsia="宋体" w:hAnsi="Cambria Math" w:cs="Times New Roman"/>
              <w:szCs w:val="22"/>
              <w14:ligatures w14:val="none"/>
            </w:rPr>
          </w:rPrChange>
        </w:rPr>
        <w:t xml:space="preserve"> </w:t>
      </w:r>
      <w:r w:rsidR="005778C3" w:rsidRPr="0002773D">
        <w:rPr>
          <w:rFonts w:ascii="Cambria Math" w:eastAsia="宋体" w:hAnsi="Cambria Math" w:cs="Times New Roman" w:hint="eastAsia"/>
          <w:strike/>
          <w:color w:val="EE0000"/>
          <w:szCs w:val="22"/>
          <w14:ligatures w14:val="none"/>
          <w:rPrChange w:id="478" w:author="帅 张" w:date="2025-12-22T13:01:00Z" w16du:dateUtc="2025-12-22T05:01:00Z">
            <w:rPr>
              <w:rFonts w:ascii="Cambria Math" w:eastAsia="宋体" w:hAnsi="Cambria Math" w:cs="Times New Roman" w:hint="eastAsia"/>
              <w:szCs w:val="22"/>
              <w14:ligatures w14:val="none"/>
            </w:rPr>
          </w:rPrChange>
        </w:rPr>
        <w:t>g</w:t>
      </w:r>
      <w:r w:rsidR="005778C3" w:rsidRPr="0002773D">
        <w:rPr>
          <w:rFonts w:ascii="Cambria Math" w:eastAsia="宋体" w:hAnsi="Cambria Math" w:cs="Times New Roman"/>
          <w:strike/>
          <w:color w:val="EE0000"/>
          <w:szCs w:val="22"/>
          <w14:ligatures w14:val="none"/>
          <w:rPrChange w:id="479" w:author="帅 张" w:date="2025-12-22T13:01:00Z" w16du:dateUtc="2025-12-22T05:01:00Z">
            <w:rPr>
              <w:rFonts w:ascii="Cambria Math" w:eastAsia="宋体" w:hAnsi="Cambria Math" w:cs="Times New Roman"/>
              <w:szCs w:val="22"/>
              <w14:ligatures w14:val="none"/>
            </w:rPr>
          </w:rPrChange>
        </w:rPr>
        <w:t xml:space="preserve">radient </w:t>
      </w:r>
      <w:r w:rsidR="005778C3" w:rsidRPr="0002773D">
        <w:rPr>
          <w:rFonts w:ascii="Cambria Math" w:eastAsia="宋体" w:hAnsi="Cambria Math" w:cs="Times New Roman" w:hint="eastAsia"/>
          <w:strike/>
          <w:color w:val="EE0000"/>
          <w:szCs w:val="22"/>
          <w14:ligatures w14:val="none"/>
          <w:rPrChange w:id="480" w:author="帅 张" w:date="2025-12-22T13:01:00Z" w16du:dateUtc="2025-12-22T05:01:00Z">
            <w:rPr>
              <w:rFonts w:ascii="Cambria Math" w:eastAsia="宋体" w:hAnsi="Cambria Math" w:cs="Times New Roman" w:hint="eastAsia"/>
              <w:szCs w:val="22"/>
              <w14:ligatures w14:val="none"/>
            </w:rPr>
          </w:rPrChange>
        </w:rPr>
        <w:t>b</w:t>
      </w:r>
      <w:r w:rsidR="005778C3" w:rsidRPr="0002773D">
        <w:rPr>
          <w:rFonts w:ascii="Cambria Math" w:eastAsia="宋体" w:hAnsi="Cambria Math" w:cs="Times New Roman"/>
          <w:strike/>
          <w:color w:val="EE0000"/>
          <w:szCs w:val="22"/>
          <w14:ligatures w14:val="none"/>
          <w:rPrChange w:id="481" w:author="帅 张" w:date="2025-12-22T13:01:00Z" w16du:dateUtc="2025-12-22T05:01:00Z">
            <w:rPr>
              <w:rFonts w:ascii="Cambria Math" w:eastAsia="宋体" w:hAnsi="Cambria Math" w:cs="Times New Roman"/>
              <w:szCs w:val="22"/>
              <w14:ligatures w14:val="none"/>
            </w:rPr>
          </w:rPrChange>
        </w:rPr>
        <w:t xml:space="preserve">oosted </w:t>
      </w:r>
      <w:r w:rsidR="005778C3" w:rsidRPr="0002773D">
        <w:rPr>
          <w:rFonts w:ascii="Cambria Math" w:eastAsia="宋体" w:hAnsi="Cambria Math" w:cs="Times New Roman" w:hint="eastAsia"/>
          <w:strike/>
          <w:color w:val="EE0000"/>
          <w:szCs w:val="22"/>
          <w14:ligatures w14:val="none"/>
          <w:rPrChange w:id="482" w:author="帅 张" w:date="2025-12-22T13:01:00Z" w16du:dateUtc="2025-12-22T05:01:00Z">
            <w:rPr>
              <w:rFonts w:ascii="Cambria Math" w:eastAsia="宋体" w:hAnsi="Cambria Math" w:cs="Times New Roman" w:hint="eastAsia"/>
              <w:szCs w:val="22"/>
              <w14:ligatures w14:val="none"/>
            </w:rPr>
          </w:rPrChange>
        </w:rPr>
        <w:t>r</w:t>
      </w:r>
      <w:r w:rsidR="005778C3" w:rsidRPr="0002773D">
        <w:rPr>
          <w:rFonts w:ascii="Cambria Math" w:eastAsia="宋体" w:hAnsi="Cambria Math" w:cs="Times New Roman"/>
          <w:strike/>
          <w:color w:val="EE0000"/>
          <w:szCs w:val="22"/>
          <w14:ligatures w14:val="none"/>
          <w:rPrChange w:id="483" w:author="帅 张" w:date="2025-12-22T13:01:00Z" w16du:dateUtc="2025-12-22T05:01:00Z">
            <w:rPr>
              <w:rFonts w:ascii="Cambria Math" w:eastAsia="宋体" w:hAnsi="Cambria Math" w:cs="Times New Roman"/>
              <w:szCs w:val="22"/>
              <w14:ligatures w14:val="none"/>
            </w:rPr>
          </w:rPrChange>
        </w:rPr>
        <w:t xml:space="preserve">egression </w:t>
      </w:r>
      <w:r w:rsidR="005778C3" w:rsidRPr="0002773D">
        <w:rPr>
          <w:rFonts w:ascii="Cambria Math" w:eastAsia="宋体" w:hAnsi="Cambria Math" w:cs="Times New Roman" w:hint="eastAsia"/>
          <w:strike/>
          <w:color w:val="EE0000"/>
          <w:szCs w:val="22"/>
          <w14:ligatures w14:val="none"/>
          <w:rPrChange w:id="484" w:author="帅 张" w:date="2025-12-22T13:01:00Z" w16du:dateUtc="2025-12-22T05:01:00Z">
            <w:rPr>
              <w:rFonts w:ascii="Cambria Math" w:eastAsia="宋体" w:hAnsi="Cambria Math" w:cs="Times New Roman" w:hint="eastAsia"/>
              <w:szCs w:val="22"/>
              <w14:ligatures w14:val="none"/>
            </w:rPr>
          </w:rPrChange>
        </w:rPr>
        <w:t>t</w:t>
      </w:r>
      <w:r w:rsidR="005778C3" w:rsidRPr="0002773D">
        <w:rPr>
          <w:rFonts w:ascii="Cambria Math" w:eastAsia="宋体" w:hAnsi="Cambria Math" w:cs="Times New Roman"/>
          <w:strike/>
          <w:color w:val="EE0000"/>
          <w:szCs w:val="22"/>
          <w14:ligatures w14:val="none"/>
          <w:rPrChange w:id="485" w:author="帅 张" w:date="2025-12-22T13:01:00Z" w16du:dateUtc="2025-12-22T05:01:00Z">
            <w:rPr>
              <w:rFonts w:ascii="Cambria Math" w:eastAsia="宋体" w:hAnsi="Cambria Math" w:cs="Times New Roman"/>
              <w:szCs w:val="22"/>
              <w14:ligatures w14:val="none"/>
            </w:rPr>
          </w:rPrChange>
        </w:rPr>
        <w:t xml:space="preserve">rees </w:t>
      </w:r>
      <w:r w:rsidRPr="0002773D">
        <w:rPr>
          <w:rFonts w:ascii="Cambria Math" w:eastAsia="宋体" w:hAnsi="Cambria Math" w:cs="Times New Roman"/>
          <w:strike/>
          <w:color w:val="EE0000"/>
          <w:szCs w:val="22"/>
          <w14:ligatures w14:val="none"/>
          <w:rPrChange w:id="486" w:author="帅 张" w:date="2025-12-22T13:01:00Z" w16du:dateUtc="2025-12-22T05:01:00Z">
            <w:rPr>
              <w:rFonts w:ascii="Cambria Math" w:eastAsia="宋体" w:hAnsi="Cambria Math" w:cs="Times New Roman"/>
              <w:szCs w:val="22"/>
              <w14:ligatures w14:val="none"/>
            </w:rPr>
          </w:rPrChange>
        </w:rPr>
        <w:t>(GBRT)</w:t>
      </w:r>
      <w:r w:rsidRPr="0002773D">
        <w:rPr>
          <w:rFonts w:ascii="Cambria Math" w:eastAsia="宋体" w:hAnsi="Cambria Math" w:cs="Times New Roman"/>
          <w:color w:val="EE0000"/>
          <w:szCs w:val="22"/>
          <w14:ligatures w14:val="none"/>
          <w:rPrChange w:id="487" w:author="帅 张" w:date="2025-12-22T13:01:00Z" w16du:dateUtc="2025-12-22T05:01:00Z">
            <w:rPr>
              <w:rFonts w:ascii="Cambria Math" w:eastAsia="宋体" w:hAnsi="Cambria Math" w:cs="Times New Roman"/>
              <w:szCs w:val="22"/>
              <w14:ligatures w14:val="none"/>
            </w:rPr>
          </w:rPrChange>
        </w:rPr>
        <w:t xml:space="preserve"> </w:t>
      </w:r>
      <w:ins w:id="488" w:author="帅 张" w:date="2025-12-22T13:01:00Z" w16du:dateUtc="2025-12-22T05:01:00Z">
        <w:r w:rsidR="0002773D">
          <w:rPr>
            <w:rFonts w:ascii="Cambria Math" w:eastAsia="宋体" w:hAnsi="Cambria Math" w:cs="Times New Roman" w:hint="eastAsia"/>
            <w:szCs w:val="22"/>
            <w14:ligatures w14:val="none"/>
          </w:rPr>
          <w:t xml:space="preserve">GBRT </w:t>
        </w:r>
      </w:ins>
      <w:r w:rsidRPr="009D74E6">
        <w:rPr>
          <w:rFonts w:ascii="Cambria Math" w:eastAsia="宋体" w:hAnsi="Cambria Math" w:cs="Times New Roman"/>
          <w:szCs w:val="22"/>
          <w14:ligatures w14:val="none"/>
        </w:rPr>
        <w:t xml:space="preserve">to highly flexible </w:t>
      </w:r>
      <w:r w:rsidRPr="00BD7E5B">
        <w:rPr>
          <w:rFonts w:ascii="Cambria Math" w:eastAsia="宋体" w:hAnsi="Cambria Math" w:cs="Times New Roman"/>
          <w:strike/>
          <w:color w:val="EE0000"/>
          <w:szCs w:val="22"/>
          <w14:ligatures w14:val="none"/>
          <w:rPrChange w:id="489" w:author="帅 张" w:date="2025-12-22T13:08:00Z" w16du:dateUtc="2025-12-22T05:08:00Z">
            <w:rPr>
              <w:rFonts w:ascii="Cambria Math" w:eastAsia="宋体" w:hAnsi="Cambria Math" w:cs="Times New Roman"/>
              <w:szCs w:val="22"/>
              <w14:ligatures w14:val="none"/>
            </w:rPr>
          </w:rPrChange>
        </w:rPr>
        <w:t>deep neural networks (DNNs)</w:t>
      </w:r>
      <w:ins w:id="490" w:author="帅 张" w:date="2025-12-22T13:08:00Z" w16du:dateUtc="2025-12-22T05:08:00Z">
        <w:r w:rsidR="00BD7E5B">
          <w:rPr>
            <w:rFonts w:ascii="Cambria Math" w:eastAsia="宋体" w:hAnsi="Cambria Math" w:cs="Times New Roman" w:hint="eastAsia"/>
            <w:szCs w:val="22"/>
            <w14:ligatures w14:val="none"/>
          </w:rPr>
          <w:t>DNNs</w:t>
        </w:r>
      </w:ins>
      <w:r w:rsidRPr="009D74E6">
        <w:rPr>
          <w:rFonts w:ascii="Cambria Math" w:eastAsia="宋体" w:hAnsi="Cambria Math" w:cs="Times New Roman"/>
          <w:szCs w:val="22"/>
          <w14:ligatures w14:val="none"/>
        </w:rPr>
        <w:t>. The core task remains establishing a mapping from a molecular representation to a target property, but ML excels at discovering intricate patterns that may be elusive to traditional methods.</w:t>
      </w:r>
    </w:p>
    <w:p w14:paraId="7F13A943" w14:textId="38A4CEA0" w:rsidR="00852CDC" w:rsidRPr="009D74E6" w:rsidRDefault="00852CDC" w:rsidP="00D2468A">
      <w:pPr>
        <w:pStyle w:val="4"/>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2.</w:t>
      </w:r>
      <w:r w:rsidRPr="009D74E6">
        <w:rPr>
          <w:rFonts w:ascii="Times New Roman" w:eastAsia="宋体" w:hAnsi="Times New Roman" w:cs="Times New Roman" w:hint="eastAsia"/>
          <w:color w:val="auto"/>
          <w:sz w:val="22"/>
          <w:szCs w:val="22"/>
          <w14:ligatures w14:val="none"/>
        </w:rPr>
        <w:t>3</w:t>
      </w:r>
      <w:r w:rsidRPr="009D74E6">
        <w:rPr>
          <w:rFonts w:ascii="Times New Roman" w:eastAsia="宋体" w:hAnsi="Times New Roman" w:cs="Times New Roman"/>
          <w:color w:val="auto"/>
          <w:sz w:val="22"/>
          <w:szCs w:val="22"/>
          <w14:ligatures w14:val="none"/>
        </w:rPr>
        <w:t>.</w:t>
      </w:r>
      <w:r w:rsidRPr="009D74E6">
        <w:rPr>
          <w:rFonts w:ascii="Times New Roman" w:eastAsia="宋体" w:hAnsi="Times New Roman" w:cs="Times New Roman" w:hint="eastAsia"/>
          <w:color w:val="auto"/>
          <w:sz w:val="22"/>
          <w:szCs w:val="22"/>
          <w14:ligatures w14:val="none"/>
        </w:rPr>
        <w:t>2</w:t>
      </w:r>
      <w:r w:rsidRPr="009D74E6">
        <w:rPr>
          <w:rFonts w:ascii="Times New Roman" w:eastAsia="宋体" w:hAnsi="Times New Roman" w:cs="Times New Roman"/>
          <w:color w:val="auto"/>
          <w:sz w:val="22"/>
          <w:szCs w:val="22"/>
          <w14:ligatures w14:val="none"/>
        </w:rPr>
        <w:t xml:space="preserve"> Extending ML for </w:t>
      </w:r>
      <w:r w:rsidR="005778C3" w:rsidRPr="009D74E6">
        <w:rPr>
          <w:rFonts w:ascii="Times New Roman" w:eastAsia="宋体" w:hAnsi="Times New Roman" w:cs="Times New Roman" w:hint="eastAsia"/>
          <w:color w:val="auto"/>
          <w:sz w:val="22"/>
          <w:szCs w:val="22"/>
          <w14:ligatures w14:val="none"/>
        </w:rPr>
        <w:t>t</w:t>
      </w:r>
      <w:r w:rsidR="005778C3" w:rsidRPr="009D74E6">
        <w:rPr>
          <w:rFonts w:ascii="Times New Roman" w:eastAsia="宋体" w:hAnsi="Times New Roman" w:cs="Times New Roman"/>
          <w:color w:val="auto"/>
          <w:sz w:val="22"/>
          <w:szCs w:val="22"/>
          <w14:ligatures w14:val="none"/>
        </w:rPr>
        <w:t>emperature</w:t>
      </w:r>
      <w:r w:rsidRPr="009D74E6">
        <w:rPr>
          <w:rFonts w:ascii="Times New Roman" w:eastAsia="宋体" w:hAnsi="Times New Roman" w:cs="Times New Roman"/>
          <w:color w:val="auto"/>
          <w:sz w:val="22"/>
          <w:szCs w:val="22"/>
          <w14:ligatures w14:val="none"/>
        </w:rPr>
        <w:t>-</w:t>
      </w:r>
      <w:r w:rsidR="005778C3" w:rsidRPr="009D74E6">
        <w:rPr>
          <w:rFonts w:ascii="Times New Roman" w:eastAsia="宋体" w:hAnsi="Times New Roman" w:cs="Times New Roman" w:hint="eastAsia"/>
          <w:color w:val="auto"/>
          <w:sz w:val="22"/>
          <w:szCs w:val="22"/>
          <w14:ligatures w14:val="none"/>
        </w:rPr>
        <w:t>d</w:t>
      </w:r>
      <w:r w:rsidR="005778C3" w:rsidRPr="009D74E6">
        <w:rPr>
          <w:rFonts w:ascii="Times New Roman" w:eastAsia="宋体" w:hAnsi="Times New Roman" w:cs="Times New Roman"/>
          <w:color w:val="auto"/>
          <w:sz w:val="22"/>
          <w:szCs w:val="22"/>
          <w14:ligatures w14:val="none"/>
        </w:rPr>
        <w:t xml:space="preserve">ependent </w:t>
      </w:r>
      <w:r w:rsidR="005778C3" w:rsidRPr="009D74E6">
        <w:rPr>
          <w:rFonts w:ascii="Times New Roman" w:eastAsia="宋体" w:hAnsi="Times New Roman" w:cs="Times New Roman" w:hint="eastAsia"/>
          <w:color w:val="auto"/>
          <w:sz w:val="22"/>
          <w:szCs w:val="22"/>
          <w14:ligatures w14:val="none"/>
        </w:rPr>
        <w:t>p</w:t>
      </w:r>
      <w:r w:rsidR="005778C3" w:rsidRPr="009D74E6">
        <w:rPr>
          <w:rFonts w:ascii="Times New Roman" w:eastAsia="宋体" w:hAnsi="Times New Roman" w:cs="Times New Roman"/>
          <w:color w:val="auto"/>
          <w:sz w:val="22"/>
          <w:szCs w:val="22"/>
          <w14:ligatures w14:val="none"/>
        </w:rPr>
        <w:t>rediction</w:t>
      </w:r>
    </w:p>
    <w:p w14:paraId="0D7482DD" w14:textId="4D4D495B" w:rsidR="00852CDC" w:rsidRPr="009D74E6" w:rsidRDefault="00852CDC"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 xml:space="preserve">The extension of ML to temperature-dependent prediction is conceptually straightforward yet powerful: temperature is incorporated as an additional input variable. The model thus learns a function of the form Property = </w:t>
      </w:r>
      <w:r w:rsidR="005778C3" w:rsidRPr="009D74E6">
        <w:rPr>
          <w:rFonts w:ascii="Cambria Math" w:eastAsia="宋体" w:hAnsi="Cambria Math" w:cs="Times New Roman" w:hint="eastAsia"/>
          <w:szCs w:val="22"/>
          <w14:ligatures w14:val="none"/>
        </w:rPr>
        <w:t>F</w:t>
      </w:r>
      <w:r w:rsidRPr="009D74E6">
        <w:rPr>
          <w:rFonts w:ascii="Cambria Math" w:eastAsia="宋体" w:hAnsi="Cambria Math" w:cs="Times New Roman"/>
          <w:szCs w:val="22"/>
          <w14:ligatures w14:val="none"/>
        </w:rPr>
        <w:t>(</w:t>
      </w:r>
      <w:r w:rsidR="005778C3" w:rsidRPr="009D74E6">
        <w:rPr>
          <w:rFonts w:ascii="Cambria Math" w:eastAsia="宋体" w:hAnsi="Cambria Math" w:cs="Times New Roman"/>
          <w:szCs w:val="22"/>
          <w14:ligatures w14:val="none"/>
        </w:rPr>
        <w:t>Molecular Descriptors</w:t>
      </w:r>
      <w:r w:rsidR="005778C3" w:rsidRPr="009D74E6" w:rsidDel="005778C3">
        <w:rPr>
          <w:rFonts w:ascii="Cambria Math" w:eastAsia="宋体" w:hAnsi="Cambria Math" w:cs="Times New Roman"/>
          <w:szCs w:val="22"/>
          <w14:ligatures w14:val="none"/>
        </w:rPr>
        <w:t xml:space="preserve"> </w:t>
      </w:r>
      <w:r w:rsidRPr="009D74E6">
        <w:rPr>
          <w:rFonts w:ascii="Cambria Math" w:eastAsia="宋体" w:hAnsi="Cambria Math" w:cs="Times New Roman"/>
          <w:szCs w:val="22"/>
          <w14:ligatures w14:val="none"/>
        </w:rPr>
        <w:t>, T). This allows the algorithm to discover the combined effect of structure and thermal energy on the property directly from the data.</w:t>
      </w:r>
    </w:p>
    <w:p w14:paraId="49CD07B7" w14:textId="3DF9FCE9" w:rsidR="00852CDC" w:rsidRPr="009D74E6" w:rsidRDefault="00852CDC"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This approach has been successfully applied to a wide range of properties. For instance, tree-based models like GBRT and LightGBM have been used to predict liquid heat capacity [1</w:t>
      </w:r>
      <w:r w:rsidR="00541B8B" w:rsidRPr="009D74E6">
        <w:rPr>
          <w:rFonts w:ascii="Cambria Math" w:eastAsia="宋体" w:hAnsi="Cambria Math" w:cs="Times New Roman" w:hint="eastAsia"/>
          <w:szCs w:val="22"/>
          <w14:ligatures w14:val="none"/>
        </w:rPr>
        <w:t>9</w:t>
      </w:r>
      <w:r w:rsidRPr="009D74E6">
        <w:rPr>
          <w:rFonts w:ascii="Cambria Math" w:eastAsia="宋体" w:hAnsi="Cambria Math" w:cs="Times New Roman"/>
          <w:szCs w:val="22"/>
          <w14:ligatures w14:val="none"/>
        </w:rPr>
        <w:t>] and solubility [</w:t>
      </w:r>
      <w:r w:rsidR="00541B8B" w:rsidRPr="009D74E6">
        <w:rPr>
          <w:rFonts w:ascii="Cambria Math" w:eastAsia="宋体" w:hAnsi="Cambria Math" w:cs="Times New Roman" w:hint="eastAsia"/>
          <w:szCs w:val="22"/>
          <w14:ligatures w14:val="none"/>
        </w:rPr>
        <w:t>20</w:t>
      </w:r>
      <w:r w:rsidRPr="009D74E6">
        <w:rPr>
          <w:rFonts w:ascii="Cambria Math" w:eastAsia="宋体" w:hAnsi="Cambria Math" w:cs="Times New Roman"/>
          <w:szCs w:val="22"/>
          <w14:ligatures w14:val="none"/>
        </w:rPr>
        <w:t>] across temperatures. A significant advancement lies in the use of </w:t>
      </w:r>
      <w:r w:rsidR="005778C3" w:rsidRPr="00BD7E5B">
        <w:rPr>
          <w:rFonts w:ascii="Cambria Math" w:eastAsia="宋体" w:hAnsi="Cambria Math" w:cs="Times New Roman" w:hint="eastAsia"/>
          <w:strike/>
          <w:color w:val="EE0000"/>
          <w:szCs w:val="22"/>
          <w14:ligatures w14:val="none"/>
          <w:rPrChange w:id="491" w:author="帅 张" w:date="2025-12-22T13:10:00Z" w16du:dateUtc="2025-12-22T05:10:00Z">
            <w:rPr>
              <w:rFonts w:ascii="Cambria Math" w:eastAsia="宋体" w:hAnsi="Cambria Math" w:cs="Times New Roman" w:hint="eastAsia"/>
              <w:szCs w:val="22"/>
              <w14:ligatures w14:val="none"/>
            </w:rPr>
          </w:rPrChange>
        </w:rPr>
        <w:t>g</w:t>
      </w:r>
      <w:r w:rsidR="005778C3" w:rsidRPr="00BD7E5B">
        <w:rPr>
          <w:rFonts w:ascii="Cambria Math" w:eastAsia="宋体" w:hAnsi="Cambria Math" w:cs="Times New Roman"/>
          <w:strike/>
          <w:color w:val="EE0000"/>
          <w:szCs w:val="22"/>
          <w14:ligatures w14:val="none"/>
          <w:rPrChange w:id="492" w:author="帅 张" w:date="2025-12-22T13:10:00Z" w16du:dateUtc="2025-12-22T05:10:00Z">
            <w:rPr>
              <w:rFonts w:ascii="Cambria Math" w:eastAsia="宋体" w:hAnsi="Cambria Math" w:cs="Times New Roman"/>
              <w:szCs w:val="22"/>
              <w14:ligatures w14:val="none"/>
            </w:rPr>
          </w:rPrChange>
        </w:rPr>
        <w:t xml:space="preserve">raph </w:t>
      </w:r>
      <w:r w:rsidR="005778C3" w:rsidRPr="00BD7E5B">
        <w:rPr>
          <w:rFonts w:ascii="Cambria Math" w:eastAsia="宋体" w:hAnsi="Cambria Math" w:cs="Times New Roman" w:hint="eastAsia"/>
          <w:strike/>
          <w:color w:val="EE0000"/>
          <w:szCs w:val="22"/>
          <w14:ligatures w14:val="none"/>
          <w:rPrChange w:id="493" w:author="帅 张" w:date="2025-12-22T13:10:00Z" w16du:dateUtc="2025-12-22T05:10:00Z">
            <w:rPr>
              <w:rFonts w:ascii="Cambria Math" w:eastAsia="宋体" w:hAnsi="Cambria Math" w:cs="Times New Roman" w:hint="eastAsia"/>
              <w:szCs w:val="22"/>
              <w14:ligatures w14:val="none"/>
            </w:rPr>
          </w:rPrChange>
        </w:rPr>
        <w:t>n</w:t>
      </w:r>
      <w:r w:rsidR="005778C3" w:rsidRPr="00BD7E5B">
        <w:rPr>
          <w:rFonts w:ascii="Cambria Math" w:eastAsia="宋体" w:hAnsi="Cambria Math" w:cs="Times New Roman"/>
          <w:strike/>
          <w:color w:val="EE0000"/>
          <w:szCs w:val="22"/>
          <w14:ligatures w14:val="none"/>
          <w:rPrChange w:id="494" w:author="帅 张" w:date="2025-12-22T13:10:00Z" w16du:dateUtc="2025-12-22T05:10:00Z">
            <w:rPr>
              <w:rFonts w:ascii="Cambria Math" w:eastAsia="宋体" w:hAnsi="Cambria Math" w:cs="Times New Roman"/>
              <w:szCs w:val="22"/>
              <w14:ligatures w14:val="none"/>
            </w:rPr>
          </w:rPrChange>
        </w:rPr>
        <w:t xml:space="preserve">eural </w:t>
      </w:r>
      <w:r w:rsidR="005778C3" w:rsidRPr="00BD7E5B">
        <w:rPr>
          <w:rFonts w:ascii="Cambria Math" w:eastAsia="宋体" w:hAnsi="Cambria Math" w:cs="Times New Roman" w:hint="eastAsia"/>
          <w:strike/>
          <w:color w:val="EE0000"/>
          <w:szCs w:val="22"/>
          <w14:ligatures w14:val="none"/>
          <w:rPrChange w:id="495" w:author="帅 张" w:date="2025-12-22T13:10:00Z" w16du:dateUtc="2025-12-22T05:10:00Z">
            <w:rPr>
              <w:rFonts w:ascii="Cambria Math" w:eastAsia="宋体" w:hAnsi="Cambria Math" w:cs="Times New Roman" w:hint="eastAsia"/>
              <w:szCs w:val="22"/>
              <w14:ligatures w14:val="none"/>
            </w:rPr>
          </w:rPrChange>
        </w:rPr>
        <w:t>n</w:t>
      </w:r>
      <w:r w:rsidR="005778C3" w:rsidRPr="00BD7E5B">
        <w:rPr>
          <w:rFonts w:ascii="Cambria Math" w:eastAsia="宋体" w:hAnsi="Cambria Math" w:cs="Times New Roman"/>
          <w:strike/>
          <w:color w:val="EE0000"/>
          <w:szCs w:val="22"/>
          <w14:ligatures w14:val="none"/>
          <w:rPrChange w:id="496" w:author="帅 张" w:date="2025-12-22T13:10:00Z" w16du:dateUtc="2025-12-22T05:10:00Z">
            <w:rPr>
              <w:rFonts w:ascii="Cambria Math" w:eastAsia="宋体" w:hAnsi="Cambria Math" w:cs="Times New Roman"/>
              <w:szCs w:val="22"/>
              <w14:ligatures w14:val="none"/>
            </w:rPr>
          </w:rPrChange>
        </w:rPr>
        <w:t xml:space="preserve">etworks </w:t>
      </w:r>
      <w:r w:rsidRPr="00BD7E5B">
        <w:rPr>
          <w:rFonts w:ascii="Cambria Math" w:eastAsia="宋体" w:hAnsi="Cambria Math" w:cs="Times New Roman"/>
          <w:strike/>
          <w:color w:val="EE0000"/>
          <w:szCs w:val="22"/>
          <w14:ligatures w14:val="none"/>
          <w:rPrChange w:id="497" w:author="帅 张" w:date="2025-12-22T13:10:00Z" w16du:dateUtc="2025-12-22T05:10:00Z">
            <w:rPr>
              <w:rFonts w:ascii="Cambria Math" w:eastAsia="宋体" w:hAnsi="Cambria Math" w:cs="Times New Roman"/>
              <w:szCs w:val="22"/>
              <w14:ligatures w14:val="none"/>
            </w:rPr>
          </w:rPrChange>
        </w:rPr>
        <w:t>(GNNs)</w:t>
      </w:r>
      <w:ins w:id="498" w:author="帅 张" w:date="2025-12-22T13:10:00Z" w16du:dateUtc="2025-12-22T05:10:00Z">
        <w:r w:rsidR="00BD7E5B" w:rsidRPr="00BD7E5B">
          <w:rPr>
            <w:rFonts w:ascii="Cambria Math" w:eastAsia="宋体" w:hAnsi="Cambria Math" w:cs="Times New Roman" w:hint="eastAsia"/>
            <w:color w:val="000000" w:themeColor="text1"/>
            <w:szCs w:val="22"/>
            <w14:ligatures w14:val="none"/>
            <w:rPrChange w:id="499" w:author="帅 张" w:date="2025-12-22T13:11:00Z" w16du:dateUtc="2025-12-22T05:11:00Z">
              <w:rPr>
                <w:rFonts w:ascii="Cambria Math" w:eastAsia="宋体" w:hAnsi="Cambria Math" w:cs="Times New Roman" w:hint="eastAsia"/>
                <w:strike/>
                <w:color w:val="EE0000"/>
                <w:szCs w:val="22"/>
                <w14:ligatures w14:val="none"/>
              </w:rPr>
            </w:rPrChange>
          </w:rPr>
          <w:t>GNNs</w:t>
        </w:r>
      </w:ins>
      <w:r w:rsidRPr="009D74E6">
        <w:rPr>
          <w:rFonts w:ascii="Cambria Math" w:eastAsia="宋体" w:hAnsi="Cambria Math" w:cs="Times New Roman"/>
          <w:szCs w:val="22"/>
          <w14:ligatures w14:val="none"/>
        </w:rPr>
        <w:t>, which natively process molecular structures. As Rittig et al. demonstrated, GNNs can accurately predict properties like activity coefficients in ionic liquids across temperatures, generalizing even to unseen compounds [</w:t>
      </w:r>
      <w:r w:rsidR="00541B8B" w:rsidRPr="009D74E6">
        <w:rPr>
          <w:rFonts w:ascii="Cambria Math" w:eastAsia="宋体" w:hAnsi="Cambria Math" w:cs="Times New Roman" w:hint="eastAsia"/>
          <w:szCs w:val="22"/>
          <w14:ligatures w14:val="none"/>
        </w:rPr>
        <w:t>21</w:t>
      </w:r>
      <w:r w:rsidRPr="009D74E6">
        <w:rPr>
          <w:rFonts w:ascii="Cambria Math" w:eastAsia="宋体" w:hAnsi="Cambria Math" w:cs="Times New Roman"/>
          <w:szCs w:val="22"/>
          <w14:ligatures w14:val="none"/>
        </w:rPr>
        <w:t>].</w:t>
      </w:r>
    </w:p>
    <w:p w14:paraId="0DADA0A1" w14:textId="5A48A9A9" w:rsidR="00852CDC" w:rsidRPr="009D74E6" w:rsidRDefault="00852CDC"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lastRenderedPageBreak/>
        <w:t xml:space="preserve">The </w:t>
      </w:r>
      <w:r w:rsidR="005A24F6" w:rsidRPr="009D74E6">
        <w:rPr>
          <w:rFonts w:ascii="Cambria Math" w:eastAsia="宋体" w:hAnsi="Cambria Math" w:cs="Times New Roman" w:hint="eastAsia"/>
          <w:szCs w:val="22"/>
          <w14:ligatures w14:val="none"/>
        </w:rPr>
        <w:t>a</w:t>
      </w:r>
      <w:r w:rsidR="005A24F6" w:rsidRPr="009D74E6">
        <w:rPr>
          <w:rFonts w:ascii="Cambria Math" w:eastAsia="宋体" w:hAnsi="Cambria Math" w:cs="Times New Roman"/>
          <w:szCs w:val="22"/>
          <w14:ligatures w14:val="none"/>
        </w:rPr>
        <w:t>pproach</w:t>
      </w:r>
      <w:r w:rsidRPr="009D74E6">
        <w:rPr>
          <w:rFonts w:ascii="Cambria Math" w:eastAsia="宋体" w:hAnsi="Cambria Math" w:cs="Times New Roman"/>
          <w:szCs w:val="22"/>
          <w14:ligatures w14:val="none"/>
        </w:rPr>
        <w:t xml:space="preserve"> continues to evolve beyond purely data-driven models. </w:t>
      </w:r>
      <w:r w:rsidRPr="00BD7E5B">
        <w:rPr>
          <w:rFonts w:ascii="Cambria Math" w:eastAsia="宋体" w:hAnsi="Cambria Math" w:cs="Times New Roman"/>
          <w:strike/>
          <w:color w:val="EE0000"/>
          <w:szCs w:val="22"/>
          <w14:ligatures w14:val="none"/>
          <w:rPrChange w:id="500" w:author="帅 张" w:date="2025-12-22T13:12:00Z" w16du:dateUtc="2025-12-22T05:12:00Z">
            <w:rPr>
              <w:rFonts w:ascii="Cambria Math" w:eastAsia="宋体" w:hAnsi="Cambria Math" w:cs="Times New Roman"/>
              <w:szCs w:val="22"/>
              <w14:ligatures w14:val="none"/>
            </w:rPr>
          </w:rPrChange>
        </w:rPr>
        <w:t>Theory-guided machine learning (TGML)</w:t>
      </w:r>
      <w:r w:rsidRPr="00BD7E5B">
        <w:rPr>
          <w:rFonts w:ascii="Cambria Math" w:eastAsia="宋体" w:hAnsi="Cambria Math" w:cs="Times New Roman"/>
          <w:color w:val="000000" w:themeColor="text1"/>
          <w:szCs w:val="22"/>
          <w14:ligatures w14:val="none"/>
          <w:rPrChange w:id="501" w:author="帅 张" w:date="2025-12-22T13:12:00Z" w16du:dateUtc="2025-12-22T05:12:00Z">
            <w:rPr>
              <w:rFonts w:ascii="Cambria Math" w:eastAsia="宋体" w:hAnsi="Cambria Math" w:cs="Times New Roman"/>
              <w:szCs w:val="22"/>
              <w14:ligatures w14:val="none"/>
            </w:rPr>
          </w:rPrChange>
        </w:rPr>
        <w:t> </w:t>
      </w:r>
      <w:ins w:id="502" w:author="帅 张" w:date="2025-12-22T13:12:00Z" w16du:dateUtc="2025-12-22T05:12:00Z">
        <w:r w:rsidR="00BD7E5B" w:rsidRPr="00BD7E5B">
          <w:rPr>
            <w:rFonts w:ascii="Cambria Math" w:eastAsia="宋体" w:hAnsi="Cambria Math" w:cs="Times New Roman" w:hint="eastAsia"/>
            <w:color w:val="000000" w:themeColor="text1"/>
            <w:szCs w:val="22"/>
            <w14:ligatures w14:val="none"/>
            <w:rPrChange w:id="503" w:author="帅 张" w:date="2025-12-22T13:12:00Z" w16du:dateUtc="2025-12-22T05:12:00Z">
              <w:rPr>
                <w:rFonts w:ascii="Cambria Math" w:eastAsia="宋体" w:hAnsi="Cambria Math" w:cs="Times New Roman" w:hint="eastAsia"/>
                <w:strike/>
                <w:color w:val="EE0000"/>
                <w:szCs w:val="22"/>
                <w14:ligatures w14:val="none"/>
              </w:rPr>
            </w:rPrChange>
          </w:rPr>
          <w:t>TGML</w:t>
        </w:r>
        <w:r w:rsidR="00BD7E5B">
          <w:rPr>
            <w:rFonts w:ascii="Cambria Math" w:eastAsia="宋体" w:hAnsi="Cambria Math" w:cs="Times New Roman" w:hint="eastAsia"/>
            <w:color w:val="000000" w:themeColor="text1"/>
            <w:szCs w:val="22"/>
            <w14:ligatures w14:val="none"/>
          </w:rPr>
          <w:t xml:space="preserve"> </w:t>
        </w:r>
      </w:ins>
      <w:r w:rsidRPr="009D74E6">
        <w:rPr>
          <w:rFonts w:ascii="Cambria Math" w:eastAsia="宋体" w:hAnsi="Cambria Math" w:cs="Times New Roman"/>
          <w:szCs w:val="22"/>
          <w14:ligatures w14:val="none"/>
        </w:rPr>
        <w:t>represents a frontier, where physical knowledge or simulations are integrated into the learning process. As pioneered by Zobeiry et al. for composite materials, this hybrid approach can overcome data scarcity and enforce physical consistency, offering a promising path for complex systems [2</w:t>
      </w:r>
      <w:r w:rsidR="00541B8B" w:rsidRPr="009D74E6">
        <w:rPr>
          <w:rFonts w:ascii="Cambria Math" w:eastAsia="宋体" w:hAnsi="Cambria Math" w:cs="Times New Roman" w:hint="eastAsia"/>
          <w:szCs w:val="22"/>
          <w14:ligatures w14:val="none"/>
        </w:rPr>
        <w:t>2</w:t>
      </w:r>
      <w:r w:rsidRPr="009D74E6">
        <w:rPr>
          <w:rFonts w:ascii="Cambria Math" w:eastAsia="宋体" w:hAnsi="Cambria Math" w:cs="Times New Roman"/>
          <w:szCs w:val="22"/>
          <w14:ligatures w14:val="none"/>
        </w:rPr>
        <w:t>]. This progression from standard models to physics-informed architectures underscores ML's adaptability in modeling continuous temperature-dependent behavior.</w:t>
      </w:r>
    </w:p>
    <w:p w14:paraId="6DC52BE9" w14:textId="28A8FBE8" w:rsidR="00827D2B" w:rsidRPr="009D74E6" w:rsidRDefault="00827D2B" w:rsidP="00D2468A">
      <w:pPr>
        <w:pStyle w:val="3"/>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2.</w:t>
      </w:r>
      <w:r w:rsidR="00852CDC" w:rsidRPr="009D74E6">
        <w:rPr>
          <w:rFonts w:ascii="Times New Roman" w:eastAsia="宋体" w:hAnsi="Times New Roman" w:cs="Times New Roman" w:hint="eastAsia"/>
          <w:color w:val="auto"/>
          <w:sz w:val="22"/>
          <w:szCs w:val="22"/>
          <w14:ligatures w14:val="none"/>
        </w:rPr>
        <w:t>4</w:t>
      </w:r>
      <w:r w:rsidRPr="009D74E6">
        <w:rPr>
          <w:rFonts w:ascii="Times New Roman" w:eastAsia="宋体" w:hAnsi="Times New Roman" w:cs="Times New Roman"/>
          <w:color w:val="auto"/>
          <w:sz w:val="22"/>
          <w:szCs w:val="22"/>
          <w14:ligatures w14:val="none"/>
        </w:rPr>
        <w:t xml:space="preserve"> Limitations of </w:t>
      </w:r>
      <w:r w:rsidR="005778C3" w:rsidRPr="009D74E6">
        <w:rPr>
          <w:rFonts w:ascii="Times New Roman" w:eastAsia="宋体" w:hAnsi="Times New Roman" w:cs="Times New Roman" w:hint="eastAsia"/>
          <w:color w:val="auto"/>
          <w:sz w:val="22"/>
          <w:szCs w:val="22"/>
          <w14:ligatures w14:val="none"/>
        </w:rPr>
        <w:t>t</w:t>
      </w:r>
      <w:r w:rsidR="005778C3" w:rsidRPr="009D74E6">
        <w:rPr>
          <w:rFonts w:ascii="Times New Roman" w:eastAsia="宋体" w:hAnsi="Times New Roman" w:cs="Times New Roman"/>
          <w:color w:val="auto"/>
          <w:sz w:val="22"/>
          <w:szCs w:val="22"/>
          <w14:ligatures w14:val="none"/>
        </w:rPr>
        <w:t xml:space="preserve">raditional </w:t>
      </w:r>
      <w:r w:rsidR="005778C3" w:rsidRPr="009D74E6">
        <w:rPr>
          <w:rFonts w:ascii="Times New Roman" w:eastAsia="宋体" w:hAnsi="Times New Roman" w:cs="Times New Roman" w:hint="eastAsia"/>
          <w:color w:val="auto"/>
          <w:sz w:val="22"/>
          <w:szCs w:val="22"/>
          <w14:ligatures w14:val="none"/>
        </w:rPr>
        <w:t>t</w:t>
      </w:r>
      <w:r w:rsidR="005778C3" w:rsidRPr="009D74E6">
        <w:rPr>
          <w:rFonts w:ascii="Times New Roman" w:eastAsia="宋体" w:hAnsi="Times New Roman" w:cs="Times New Roman"/>
          <w:color w:val="auto"/>
          <w:sz w:val="22"/>
          <w:szCs w:val="22"/>
          <w14:ligatures w14:val="none"/>
        </w:rPr>
        <w:t>emperature</w:t>
      </w:r>
      <w:r w:rsidRPr="009D74E6">
        <w:rPr>
          <w:rFonts w:ascii="Times New Roman" w:eastAsia="宋体" w:hAnsi="Times New Roman" w:cs="Times New Roman"/>
          <w:color w:val="auto"/>
          <w:sz w:val="22"/>
          <w:szCs w:val="22"/>
          <w14:ligatures w14:val="none"/>
        </w:rPr>
        <w:t>-</w:t>
      </w:r>
      <w:r w:rsidR="005778C3" w:rsidRPr="009D74E6">
        <w:rPr>
          <w:rFonts w:ascii="Times New Roman" w:eastAsia="宋体" w:hAnsi="Times New Roman" w:cs="Times New Roman" w:hint="eastAsia"/>
          <w:color w:val="auto"/>
          <w:sz w:val="22"/>
          <w:szCs w:val="22"/>
          <w14:ligatures w14:val="none"/>
        </w:rPr>
        <w:t>d</w:t>
      </w:r>
      <w:r w:rsidR="005778C3" w:rsidRPr="009D74E6">
        <w:rPr>
          <w:rFonts w:ascii="Times New Roman" w:eastAsia="宋体" w:hAnsi="Times New Roman" w:cs="Times New Roman"/>
          <w:color w:val="auto"/>
          <w:sz w:val="22"/>
          <w:szCs w:val="22"/>
          <w14:ligatures w14:val="none"/>
        </w:rPr>
        <w:t xml:space="preserve">ependent </w:t>
      </w:r>
      <w:r w:rsidR="005778C3" w:rsidRPr="009D74E6">
        <w:rPr>
          <w:rFonts w:ascii="Times New Roman" w:eastAsia="宋体" w:hAnsi="Times New Roman" w:cs="Times New Roman" w:hint="eastAsia"/>
          <w:color w:val="auto"/>
          <w:sz w:val="22"/>
          <w:szCs w:val="22"/>
          <w14:ligatures w14:val="none"/>
        </w:rPr>
        <w:t>m</w:t>
      </w:r>
      <w:r w:rsidR="005778C3" w:rsidRPr="009D74E6">
        <w:rPr>
          <w:rFonts w:ascii="Times New Roman" w:eastAsia="宋体" w:hAnsi="Times New Roman" w:cs="Times New Roman"/>
          <w:color w:val="auto"/>
          <w:sz w:val="22"/>
          <w:szCs w:val="22"/>
          <w14:ligatures w14:val="none"/>
        </w:rPr>
        <w:t>odels</w:t>
      </w:r>
    </w:p>
    <w:p w14:paraId="40327219" w14:textId="77777777" w:rsidR="00827D2B" w:rsidRPr="009D74E6" w:rsidRDefault="00827D2B" w:rsidP="00D2468A">
      <w:pPr>
        <w:pStyle w:val="a9"/>
        <w:spacing w:line="360" w:lineRule="auto"/>
        <w:ind w:left="0" w:firstLineChars="200" w:firstLine="560"/>
        <w:jc w:val="both"/>
        <w:rPr>
          <w:rFonts w:ascii="Cambria Math" w:eastAsia="宋体" w:hAnsi="Cambria Math" w:cs="Times New Roman"/>
          <w:szCs w:val="22"/>
          <w14:ligatures w14:val="none"/>
        </w:rPr>
      </w:pPr>
      <w:r>
        <w:rPr>
          <w:rFonts w:ascii="Times New Roman" w:hAnsi="Times New Roman" w:cs="Times New Roman" w:hint="eastAsia"/>
          <w:sz w:val="28"/>
          <w:szCs w:val="28"/>
        </w:rPr>
        <w:t xml:space="preserve"> </w:t>
      </w:r>
      <w:r w:rsidRPr="009D74E6">
        <w:rPr>
          <w:rFonts w:ascii="Cambria Math" w:eastAsia="宋体" w:hAnsi="Cambria Math" w:cs="Times New Roman"/>
          <w:szCs w:val="22"/>
          <w14:ligatures w14:val="none"/>
        </w:rPr>
        <w:t>The GC framework for temperature-dependent prediction faces a dual challenge. First, The physical equation it relies on is itself an approximation, introducing a systematic error by design. At the same time, the experimental data used for calibration contains random noise. Consequently, the model is tasked with an imperfect fit: it uses an approximate equation to describe noisy data. This fundamental mismatch prevents the model from achieving high precision, as it cannot resolve the inherent conflict between its simplified theoretical basis and the messy reality of experimental measurements.</w:t>
      </w:r>
    </w:p>
    <w:p w14:paraId="6A4FFB93" w14:textId="77777777" w:rsidR="00827D2B" w:rsidRPr="009D74E6" w:rsidRDefault="00827D2B" w:rsidP="00D2468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A key limitation of complex QSPR/ML models lies in their opaque internal logic—the reasoning process behind their predictions cannot be easily traced or understood. This lack of transparency is compounded by the absence of embedded physical constraints, meaning predictions may diverge from thermodynamic principles without warning. While these models can capture intricate patterns, their inability to provide physical justification or guarantee thermodynamic consistency undermines their reliability in scientific and engineering applications where such understanding is crucial.</w:t>
      </w:r>
    </w:p>
    <w:p w14:paraId="19733615" w14:textId="77777777" w:rsidR="00827D2B" w:rsidRDefault="00827D2B" w:rsidP="00D2468A">
      <w:pPr>
        <w:pStyle w:val="a9"/>
        <w:spacing w:line="360" w:lineRule="auto"/>
        <w:ind w:left="0" w:firstLineChars="200" w:firstLine="440"/>
        <w:jc w:val="both"/>
        <w:rPr>
          <w:ins w:id="504" w:author="帅 张" w:date="2025-12-22T20:24:00Z" w16du:dateUtc="2025-12-22T12:24:00Z"/>
          <w:rFonts w:ascii="Cambria Math" w:eastAsia="宋体" w:hAnsi="Cambria Math" w:cs="Times New Roman"/>
          <w:strike/>
          <w:color w:val="EE0000"/>
          <w:szCs w:val="22"/>
          <w14:ligatures w14:val="none"/>
        </w:rPr>
      </w:pPr>
      <w:r w:rsidRPr="00031E7D">
        <w:rPr>
          <w:rFonts w:ascii="Cambria Math" w:eastAsia="宋体" w:hAnsi="Cambria Math" w:cs="Times New Roman"/>
          <w:strike/>
          <w:color w:val="EE0000"/>
          <w:szCs w:val="22"/>
          <w14:ligatures w14:val="none"/>
          <w:rPrChange w:id="505" w:author="帅 张" w:date="2025-12-22T20:24:00Z" w16du:dateUtc="2025-12-22T12:24:00Z">
            <w:rPr>
              <w:rFonts w:ascii="Cambria Math" w:eastAsia="宋体" w:hAnsi="Cambria Math" w:cs="Times New Roman"/>
              <w:szCs w:val="22"/>
              <w14:ligatures w14:val="none"/>
            </w:rPr>
          </w:rPrChange>
        </w:rPr>
        <w:t>The theoretical limitations discussed above manifest clearly in practical predictions. The following figures provide a visual demonstration of these issues, contrasting model outputs with experimental data to reveal characteristic errors: the GC model's inherent difficulty in closely tracking the true variation trend, and QSPR/ML models producing sudden, unphysical jumps at certain points due to their lack of physical consistency.</w:t>
      </w:r>
    </w:p>
    <w:p w14:paraId="0A085B73" w14:textId="77777777" w:rsidR="00031E7D" w:rsidRPr="00031E7D" w:rsidRDefault="00031E7D" w:rsidP="00031E7D">
      <w:pPr>
        <w:pStyle w:val="a9"/>
        <w:spacing w:line="360" w:lineRule="auto"/>
        <w:ind w:left="0" w:firstLineChars="200" w:firstLine="440"/>
        <w:jc w:val="both"/>
        <w:rPr>
          <w:ins w:id="506" w:author="帅 张" w:date="2025-12-22T20:24:00Z"/>
          <w:rFonts w:ascii="Cambria Math" w:eastAsia="宋体" w:hAnsi="Cambria Math" w:cs="Times New Roman"/>
          <w:color w:val="EE0000"/>
          <w:szCs w:val="22"/>
          <w14:ligatures w14:val="none"/>
          <w:rPrChange w:id="507" w:author="帅 张" w:date="2025-12-22T20:26:00Z" w16du:dateUtc="2025-12-22T12:26:00Z">
            <w:rPr>
              <w:ins w:id="508" w:author="帅 张" w:date="2025-12-22T20:24:00Z"/>
              <w:rFonts w:ascii="Cambria Math" w:hAnsi="Cambria Math" w:cs="Times New Roman"/>
              <w:strike/>
              <w:color w:val="EE0000"/>
              <w:szCs w:val="22"/>
            </w:rPr>
          </w:rPrChange>
        </w:rPr>
        <w:pPrChange w:id="509" w:author="帅 张" w:date="2025-12-22T20:26:00Z" w16du:dateUtc="2025-12-22T12:26:00Z">
          <w:pPr>
            <w:pStyle w:val="a9"/>
            <w:spacing w:line="360" w:lineRule="auto"/>
            <w:ind w:firstLineChars="200" w:firstLine="440"/>
            <w:jc w:val="both"/>
          </w:pPr>
        </w:pPrChange>
      </w:pPr>
      <w:ins w:id="510" w:author="帅 张" w:date="2025-12-22T20:24:00Z">
        <w:r w:rsidRPr="00031E7D">
          <w:rPr>
            <w:rFonts w:ascii="Cambria Math" w:hAnsi="Cambria Math" w:cs="Times New Roman"/>
            <w:color w:val="EE0000"/>
            <w:szCs w:val="22"/>
            <w:rPrChange w:id="511" w:author="帅 张" w:date="2025-12-22T20:26:00Z" w16du:dateUtc="2025-12-22T12:26:00Z">
              <w:rPr>
                <w:rFonts w:ascii="Cambria Math" w:hAnsi="Cambria Math" w:cs="Times New Roman"/>
                <w:strike/>
                <w:color w:val="EE0000"/>
                <w:szCs w:val="22"/>
              </w:rPr>
            </w:rPrChange>
          </w:rPr>
          <w:t>T</w:t>
        </w:r>
        <w:r w:rsidRPr="00031E7D">
          <w:rPr>
            <w:rFonts w:ascii="Cambria Math" w:eastAsia="宋体" w:hAnsi="Cambria Math" w:cs="Times New Roman"/>
            <w:color w:val="EE0000"/>
            <w:szCs w:val="22"/>
            <w14:ligatures w14:val="none"/>
            <w:rPrChange w:id="512" w:author="帅 张" w:date="2025-12-22T20:26:00Z" w16du:dateUtc="2025-12-22T12:26:00Z">
              <w:rPr>
                <w:rFonts w:ascii="Cambria Math" w:hAnsi="Cambria Math" w:cs="Times New Roman"/>
                <w:strike/>
                <w:color w:val="EE0000"/>
                <w:szCs w:val="22"/>
              </w:rPr>
            </w:rPrChange>
          </w:rPr>
          <w:t xml:space="preserve">he theoretical limitations discussed above become evident in practical predictions, as demonstrated by the following figures. These figures compare model outputs with </w:t>
        </w:r>
        <w:r w:rsidRPr="00031E7D">
          <w:rPr>
            <w:rFonts w:ascii="Cambria Math" w:eastAsia="宋体" w:hAnsi="Cambria Math" w:cs="Times New Roman"/>
            <w:color w:val="EE0000"/>
            <w:szCs w:val="22"/>
            <w14:ligatures w14:val="none"/>
            <w:rPrChange w:id="513" w:author="帅 张" w:date="2025-12-22T20:26:00Z" w16du:dateUtc="2025-12-22T12:26:00Z">
              <w:rPr>
                <w:rFonts w:ascii="Cambria Math" w:hAnsi="Cambria Math" w:cs="Times New Roman"/>
                <w:strike/>
                <w:color w:val="EE0000"/>
                <w:szCs w:val="22"/>
              </w:rPr>
            </w:rPrChange>
          </w:rPr>
          <w:lastRenderedPageBreak/>
          <w:t>experimental data to highlight the challenges faced by the models in accurately predicting temperature-dependent properties.</w:t>
        </w:r>
      </w:ins>
    </w:p>
    <w:p w14:paraId="7DA905F8" w14:textId="122756C0" w:rsidR="00031E7D" w:rsidRPr="00031E7D" w:rsidRDefault="00031E7D" w:rsidP="00031E7D">
      <w:pPr>
        <w:pStyle w:val="a9"/>
        <w:spacing w:line="360" w:lineRule="auto"/>
        <w:ind w:left="0" w:firstLineChars="200" w:firstLine="440"/>
        <w:jc w:val="both"/>
        <w:rPr>
          <w:ins w:id="514" w:author="帅 张" w:date="2025-12-22T20:24:00Z"/>
          <w:rFonts w:ascii="Cambria Math" w:eastAsia="宋体" w:hAnsi="Cambria Math" w:cs="Times New Roman"/>
          <w:color w:val="EE0000"/>
          <w:szCs w:val="22"/>
          <w14:ligatures w14:val="none"/>
          <w:rPrChange w:id="515" w:author="帅 张" w:date="2025-12-22T20:26:00Z" w16du:dateUtc="2025-12-22T12:26:00Z">
            <w:rPr>
              <w:ins w:id="516" w:author="帅 张" w:date="2025-12-22T20:24:00Z"/>
              <w:rFonts w:ascii="Cambria Math" w:hAnsi="Cambria Math" w:cs="Times New Roman"/>
              <w:strike/>
              <w:color w:val="EE0000"/>
              <w:szCs w:val="22"/>
            </w:rPr>
          </w:rPrChange>
        </w:rPr>
        <w:pPrChange w:id="517" w:author="帅 张" w:date="2025-12-22T20:26:00Z" w16du:dateUtc="2025-12-22T12:26:00Z">
          <w:pPr>
            <w:pStyle w:val="a9"/>
            <w:spacing w:line="360" w:lineRule="auto"/>
            <w:ind w:firstLineChars="200" w:firstLine="440"/>
            <w:jc w:val="both"/>
          </w:pPr>
        </w:pPrChange>
      </w:pPr>
      <w:ins w:id="518" w:author="帅 张" w:date="2025-12-22T20:24:00Z">
        <w:r w:rsidRPr="00031E7D">
          <w:rPr>
            <w:rFonts w:ascii="Cambria Math" w:eastAsia="宋体" w:hAnsi="Cambria Math" w:cs="Times New Roman"/>
            <w:color w:val="EE0000"/>
            <w:szCs w:val="22"/>
            <w14:ligatures w14:val="none"/>
            <w:rPrChange w:id="519" w:author="帅 张" w:date="2025-12-22T20:26:00Z" w16du:dateUtc="2025-12-22T12:26:00Z">
              <w:rPr>
                <w:rFonts w:ascii="Cambria Math" w:hAnsi="Cambria Math" w:cs="Times New Roman"/>
                <w:strike/>
                <w:color w:val="EE0000"/>
                <w:szCs w:val="22"/>
              </w:rPr>
            </w:rPrChange>
          </w:rPr>
          <w:t xml:space="preserve">Figure </w:t>
        </w:r>
      </w:ins>
      <w:ins w:id="520" w:author="帅 张" w:date="2025-12-22T20:26:00Z" w16du:dateUtc="2025-12-22T12:26:00Z">
        <w:r>
          <w:rPr>
            <w:rFonts w:ascii="Cambria Math" w:eastAsia="宋体" w:hAnsi="Cambria Math" w:cs="Times New Roman" w:hint="eastAsia"/>
            <w:color w:val="EE0000"/>
            <w:szCs w:val="22"/>
            <w14:ligatures w14:val="none"/>
          </w:rPr>
          <w:t>2</w:t>
        </w:r>
      </w:ins>
      <w:ins w:id="521" w:author="帅 张" w:date="2025-12-22T20:24:00Z">
        <w:r w:rsidRPr="00031E7D">
          <w:rPr>
            <w:rFonts w:ascii="Cambria Math" w:eastAsia="宋体" w:hAnsi="Cambria Math" w:cs="Times New Roman"/>
            <w:color w:val="EE0000"/>
            <w:szCs w:val="22"/>
            <w14:ligatures w14:val="none"/>
            <w:rPrChange w:id="522" w:author="帅 张" w:date="2025-12-22T20:26:00Z" w16du:dateUtc="2025-12-22T12:26:00Z">
              <w:rPr>
                <w:rFonts w:ascii="Cambria Math" w:hAnsi="Cambria Math" w:cs="Times New Roman"/>
                <w:strike/>
                <w:color w:val="EE0000"/>
                <w:szCs w:val="22"/>
              </w:rPr>
            </w:rPrChange>
          </w:rPr>
          <w:t>: Prediction Performance of the GC Model for Features with Explicit Expression</w:t>
        </w:r>
      </w:ins>
    </w:p>
    <w:p w14:paraId="5856E7F7" w14:textId="77777777" w:rsidR="00031E7D" w:rsidRPr="00031E7D" w:rsidRDefault="00031E7D" w:rsidP="00031E7D">
      <w:pPr>
        <w:pStyle w:val="a9"/>
        <w:spacing w:line="360" w:lineRule="auto"/>
        <w:ind w:left="0" w:firstLineChars="200" w:firstLine="440"/>
        <w:jc w:val="both"/>
        <w:rPr>
          <w:ins w:id="523" w:author="帅 张" w:date="2025-12-22T20:24:00Z"/>
          <w:rFonts w:ascii="Cambria Math" w:eastAsia="宋体" w:hAnsi="Cambria Math" w:cs="Times New Roman"/>
          <w:color w:val="EE0000"/>
          <w:szCs w:val="22"/>
          <w14:ligatures w14:val="none"/>
          <w:rPrChange w:id="524" w:author="帅 张" w:date="2025-12-22T20:26:00Z" w16du:dateUtc="2025-12-22T12:26:00Z">
            <w:rPr>
              <w:ins w:id="525" w:author="帅 张" w:date="2025-12-22T20:24:00Z"/>
              <w:rFonts w:ascii="Cambria Math" w:hAnsi="Cambria Math" w:cs="Times New Roman"/>
              <w:strike/>
              <w:color w:val="EE0000"/>
              <w:szCs w:val="22"/>
            </w:rPr>
          </w:rPrChange>
        </w:rPr>
        <w:pPrChange w:id="526" w:author="帅 张" w:date="2025-12-22T20:26:00Z" w16du:dateUtc="2025-12-22T12:26:00Z">
          <w:pPr>
            <w:pStyle w:val="a9"/>
            <w:spacing w:line="360" w:lineRule="auto"/>
            <w:ind w:firstLineChars="200" w:firstLine="440"/>
            <w:jc w:val="both"/>
          </w:pPr>
        </w:pPrChange>
      </w:pPr>
      <w:ins w:id="527" w:author="帅 张" w:date="2025-12-22T20:24:00Z">
        <w:r w:rsidRPr="00031E7D">
          <w:rPr>
            <w:rFonts w:ascii="Cambria Math" w:eastAsia="宋体" w:hAnsi="Cambria Math" w:cs="Times New Roman"/>
            <w:color w:val="EE0000"/>
            <w:szCs w:val="22"/>
            <w14:ligatures w14:val="none"/>
            <w:rPrChange w:id="528" w:author="帅 张" w:date="2025-12-22T20:26:00Z" w16du:dateUtc="2025-12-22T12:26:00Z">
              <w:rPr>
                <w:rFonts w:ascii="Cambria Math" w:hAnsi="Cambria Math" w:cs="Times New Roman"/>
                <w:strike/>
                <w:color w:val="EE0000"/>
                <w:szCs w:val="22"/>
              </w:rPr>
            </w:rPrChange>
          </w:rPr>
          <w:t>For this analysis, only three features have explicit prediction models available. The figure shows the performance of the GC model in predicting features with explicit expression. The GC model struggles to closely follow the true variation trend of the experimental data, particularly in regions where the data exhibits rapid changes. This reflects the inherent difficulty of the GC model in capturing the temperature-dependent behavior of the features accurately.</w:t>
        </w:r>
      </w:ins>
    </w:p>
    <w:p w14:paraId="190DC5BA" w14:textId="2F7B08D0" w:rsidR="00031E7D" w:rsidRPr="00031E7D" w:rsidRDefault="00031E7D" w:rsidP="00031E7D">
      <w:pPr>
        <w:pStyle w:val="a9"/>
        <w:spacing w:line="360" w:lineRule="auto"/>
        <w:ind w:left="0" w:firstLineChars="200" w:firstLine="440"/>
        <w:jc w:val="both"/>
        <w:rPr>
          <w:ins w:id="529" w:author="帅 张" w:date="2025-12-22T20:24:00Z"/>
          <w:rFonts w:ascii="Cambria Math" w:eastAsia="宋体" w:hAnsi="Cambria Math" w:cs="Times New Roman"/>
          <w:color w:val="EE0000"/>
          <w:szCs w:val="22"/>
          <w14:ligatures w14:val="none"/>
          <w:rPrChange w:id="530" w:author="帅 张" w:date="2025-12-22T20:26:00Z" w16du:dateUtc="2025-12-22T12:26:00Z">
            <w:rPr>
              <w:ins w:id="531" w:author="帅 张" w:date="2025-12-22T20:24:00Z"/>
              <w:rFonts w:ascii="Cambria Math" w:hAnsi="Cambria Math" w:cs="Times New Roman"/>
              <w:strike/>
              <w:color w:val="EE0000"/>
              <w:szCs w:val="22"/>
            </w:rPr>
          </w:rPrChange>
        </w:rPr>
        <w:pPrChange w:id="532" w:author="帅 张" w:date="2025-12-22T20:26:00Z" w16du:dateUtc="2025-12-22T12:26:00Z">
          <w:pPr>
            <w:pStyle w:val="a9"/>
            <w:spacing w:line="360" w:lineRule="auto"/>
            <w:ind w:firstLineChars="200" w:firstLine="440"/>
            <w:jc w:val="both"/>
          </w:pPr>
        </w:pPrChange>
      </w:pPr>
      <w:ins w:id="533" w:author="帅 张" w:date="2025-12-22T20:24:00Z">
        <w:r w:rsidRPr="00031E7D">
          <w:rPr>
            <w:rFonts w:ascii="Cambria Math" w:eastAsia="宋体" w:hAnsi="Cambria Math" w:cs="Times New Roman"/>
            <w:color w:val="EE0000"/>
            <w:szCs w:val="22"/>
            <w14:ligatures w14:val="none"/>
            <w:rPrChange w:id="534" w:author="帅 张" w:date="2025-12-22T20:26:00Z" w16du:dateUtc="2025-12-22T12:26:00Z">
              <w:rPr>
                <w:rFonts w:ascii="Cambria Math" w:hAnsi="Cambria Math" w:cs="Times New Roman"/>
                <w:strike/>
                <w:color w:val="EE0000"/>
                <w:szCs w:val="22"/>
              </w:rPr>
            </w:rPrChange>
          </w:rPr>
          <w:t xml:space="preserve">Figure </w:t>
        </w:r>
      </w:ins>
      <w:ins w:id="535" w:author="帅 张" w:date="2025-12-22T20:26:00Z" w16du:dateUtc="2025-12-22T12:26:00Z">
        <w:r>
          <w:rPr>
            <w:rFonts w:ascii="Cambria Math" w:eastAsia="宋体" w:hAnsi="Cambria Math" w:cs="Times New Roman" w:hint="eastAsia"/>
            <w:color w:val="EE0000"/>
            <w:szCs w:val="22"/>
            <w14:ligatures w14:val="none"/>
          </w:rPr>
          <w:t>3</w:t>
        </w:r>
      </w:ins>
      <w:ins w:id="536" w:author="帅 张" w:date="2025-12-22T20:24:00Z">
        <w:r w:rsidRPr="00031E7D">
          <w:rPr>
            <w:rFonts w:ascii="Cambria Math" w:eastAsia="宋体" w:hAnsi="Cambria Math" w:cs="Times New Roman"/>
            <w:color w:val="EE0000"/>
            <w:szCs w:val="22"/>
            <w14:ligatures w14:val="none"/>
            <w:rPrChange w:id="537" w:author="帅 张" w:date="2025-12-22T20:26:00Z" w16du:dateUtc="2025-12-22T12:26:00Z">
              <w:rPr>
                <w:rFonts w:ascii="Cambria Math" w:hAnsi="Cambria Math" w:cs="Times New Roman"/>
                <w:strike/>
                <w:color w:val="EE0000"/>
                <w:szCs w:val="22"/>
              </w:rPr>
            </w:rPrChange>
          </w:rPr>
          <w:t>: QSPR Model Performance for Predicting Implicit Expression Feature Models</w:t>
        </w:r>
      </w:ins>
    </w:p>
    <w:p w14:paraId="40671FA0" w14:textId="77777777" w:rsidR="00031E7D" w:rsidRPr="00031E7D" w:rsidRDefault="00031E7D" w:rsidP="00031E7D">
      <w:pPr>
        <w:pStyle w:val="a9"/>
        <w:spacing w:line="360" w:lineRule="auto"/>
        <w:ind w:left="0" w:firstLineChars="200" w:firstLine="440"/>
        <w:jc w:val="both"/>
        <w:rPr>
          <w:ins w:id="538" w:author="帅 张" w:date="2025-12-22T20:24:00Z"/>
          <w:rFonts w:ascii="Cambria Math" w:eastAsia="宋体" w:hAnsi="Cambria Math" w:cs="Times New Roman"/>
          <w:color w:val="EE0000"/>
          <w:szCs w:val="22"/>
          <w14:ligatures w14:val="none"/>
          <w:rPrChange w:id="539" w:author="帅 张" w:date="2025-12-22T20:26:00Z" w16du:dateUtc="2025-12-22T12:26:00Z">
            <w:rPr>
              <w:ins w:id="540" w:author="帅 张" w:date="2025-12-22T20:24:00Z"/>
              <w:rFonts w:ascii="Cambria Math" w:hAnsi="Cambria Math" w:cs="Times New Roman"/>
              <w:strike/>
              <w:color w:val="EE0000"/>
              <w:szCs w:val="22"/>
            </w:rPr>
          </w:rPrChange>
        </w:rPr>
        <w:pPrChange w:id="541" w:author="帅 张" w:date="2025-12-22T20:26:00Z" w16du:dateUtc="2025-12-22T12:26:00Z">
          <w:pPr>
            <w:pStyle w:val="a9"/>
            <w:spacing w:line="360" w:lineRule="auto"/>
            <w:ind w:firstLineChars="200" w:firstLine="440"/>
            <w:jc w:val="both"/>
          </w:pPr>
        </w:pPrChange>
      </w:pPr>
      <w:ins w:id="542" w:author="帅 张" w:date="2025-12-22T20:24:00Z">
        <w:r w:rsidRPr="00031E7D">
          <w:rPr>
            <w:rFonts w:ascii="Cambria Math" w:eastAsia="宋体" w:hAnsi="Cambria Math" w:cs="Times New Roman"/>
            <w:color w:val="EE0000"/>
            <w:szCs w:val="22"/>
            <w14:ligatures w14:val="none"/>
            <w:rPrChange w:id="543" w:author="帅 张" w:date="2025-12-22T20:26:00Z" w16du:dateUtc="2025-12-22T12:26:00Z">
              <w:rPr>
                <w:rFonts w:ascii="Cambria Math" w:hAnsi="Cambria Math" w:cs="Times New Roman"/>
                <w:strike/>
                <w:color w:val="EE0000"/>
                <w:szCs w:val="22"/>
              </w:rPr>
            </w:rPrChange>
          </w:rPr>
          <w:t>The prediction results shown in this figure are for substances across four of the ten evaluated features. This figure demonstrates the performance of the QSPR model in predicting implicit expression feature models. The QSPR model exhibits unphysical jumps at certain points, which result from the lack of physical consistency in the model. These sudden discontinuities cause the predictions to deviate sharply from the experimental data, highlighting the challenges associated with maintaining consistency when physical principles are not incorporated.</w:t>
        </w:r>
      </w:ins>
    </w:p>
    <w:p w14:paraId="2750B694" w14:textId="77777777" w:rsidR="00031E7D" w:rsidRPr="00031E7D" w:rsidRDefault="00031E7D" w:rsidP="00D2468A">
      <w:pPr>
        <w:pStyle w:val="a9"/>
        <w:spacing w:line="360" w:lineRule="auto"/>
        <w:ind w:left="0" w:firstLineChars="200" w:firstLine="440"/>
        <w:jc w:val="both"/>
        <w:rPr>
          <w:rFonts w:ascii="Cambria Math" w:eastAsia="宋体" w:hAnsi="Cambria Math" w:cs="Times New Roman"/>
          <w:color w:val="000000" w:themeColor="text1"/>
          <w:szCs w:val="22"/>
          <w14:ligatures w14:val="none"/>
          <w:rPrChange w:id="544" w:author="帅 张" w:date="2025-12-22T20:26:00Z" w16du:dateUtc="2025-12-22T12:26:00Z">
            <w:rPr>
              <w:rFonts w:ascii="Cambria Math" w:eastAsia="宋体" w:hAnsi="Cambria Math" w:cs="Times New Roman"/>
              <w:szCs w:val="22"/>
              <w14:ligatures w14:val="none"/>
            </w:rPr>
          </w:rPrChange>
        </w:rPr>
      </w:pPr>
    </w:p>
    <w:p w14:paraId="73EE8AE2" w14:textId="4683E756" w:rsidR="00827D2B" w:rsidRDefault="00A1472A" w:rsidP="00827D2B">
      <w:pPr>
        <w:jc w:val="both"/>
        <w:rPr>
          <w:ins w:id="545" w:author="帅 张" w:date="2025-12-22T21:18:00Z" w16du:dateUtc="2025-12-22T13:18:00Z"/>
          <w:rFonts w:ascii="Times New Roman" w:hAnsi="Times New Roman" w:cs="Times New Roman"/>
          <w:sz w:val="28"/>
          <w:szCs w:val="28"/>
        </w:rPr>
      </w:pPr>
      <w:r w:rsidRPr="0066764F">
        <w:rPr>
          <w:rFonts w:ascii="Times New Roman" w:hAnsi="Times New Roman" w:cs="Times New Roman"/>
          <w:strike/>
          <w:noProof/>
          <w:sz w:val="28"/>
          <w:szCs w:val="28"/>
          <w:rPrChange w:id="546" w:author="帅 张" w:date="2025-12-22T21:18:00Z" w16du:dateUtc="2025-12-22T13:18:00Z">
            <w:rPr>
              <w:rFonts w:ascii="Times New Roman" w:hAnsi="Times New Roman" w:cs="Times New Roman"/>
              <w:noProof/>
              <w:sz w:val="28"/>
              <w:szCs w:val="28"/>
            </w:rPr>
          </w:rPrChange>
        </w:rPr>
        <w:drawing>
          <wp:inline distT="0" distB="0" distL="0" distR="0" wp14:anchorId="349A25B3" wp14:editId="523DCF7B">
            <wp:extent cx="5239143" cy="2894524"/>
            <wp:effectExtent l="0" t="0" r="0" b="1270"/>
            <wp:docPr id="1439511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5260" cy="2920003"/>
                    </a:xfrm>
                    <a:prstGeom prst="rect">
                      <a:avLst/>
                    </a:prstGeom>
                    <a:noFill/>
                  </pic:spPr>
                </pic:pic>
              </a:graphicData>
            </a:graphic>
          </wp:inline>
        </w:drawing>
      </w:r>
    </w:p>
    <w:p w14:paraId="1945326A" w14:textId="7B073823" w:rsidR="0066764F" w:rsidRDefault="0066764F" w:rsidP="00827D2B">
      <w:pPr>
        <w:jc w:val="both"/>
        <w:rPr>
          <w:rFonts w:ascii="Times New Roman" w:hAnsi="Times New Roman" w:cs="Times New Roman" w:hint="eastAsia"/>
          <w:sz w:val="28"/>
          <w:szCs w:val="28"/>
        </w:rPr>
      </w:pPr>
      <w:ins w:id="547" w:author="帅 张" w:date="2025-12-22T21:19:00Z" w16du:dateUtc="2025-12-22T13:19:00Z">
        <w:r>
          <w:rPr>
            <w:rFonts w:ascii="Times New Roman" w:hAnsi="Times New Roman" w:cs="Times New Roman" w:hint="eastAsia"/>
            <w:noProof/>
            <w:sz w:val="28"/>
            <w:szCs w:val="28"/>
            <w14:ligatures w14:val="standardContextual"/>
          </w:rPr>
          <w:lastRenderedPageBreak/>
          <w:drawing>
            <wp:inline distT="0" distB="0" distL="0" distR="0" wp14:anchorId="5F018515" wp14:editId="5FDA3A7A">
              <wp:extent cx="5274310" cy="2703195"/>
              <wp:effectExtent l="0" t="0" r="2540" b="1905"/>
              <wp:docPr id="1702203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300" name="图片 1702203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703195"/>
                      </a:xfrm>
                      <a:prstGeom prst="rect">
                        <a:avLst/>
                      </a:prstGeom>
                    </pic:spPr>
                  </pic:pic>
                </a:graphicData>
              </a:graphic>
            </wp:inline>
          </w:drawing>
        </w:r>
      </w:ins>
    </w:p>
    <w:p w14:paraId="2152F657" w14:textId="5BEE3606" w:rsidR="00827D2B" w:rsidRDefault="00827D2B" w:rsidP="0025102C">
      <w:pPr>
        <w:jc w:val="center"/>
        <w:rPr>
          <w:ins w:id="548" w:author="帅 张" w:date="2025-12-21T18:29:00Z" w16du:dateUtc="2025-12-21T10:29:00Z"/>
          <w:rFonts w:ascii="Times New Roman" w:hAnsi="Times New Roman" w:cs="Times New Roman"/>
          <w:strike/>
          <w:color w:val="EE0000"/>
          <w:sz w:val="22"/>
          <w:szCs w:val="22"/>
        </w:rPr>
      </w:pPr>
      <w:commentRangeStart w:id="549"/>
      <w:r w:rsidRPr="000E2E90">
        <w:rPr>
          <w:rFonts w:ascii="Times New Roman" w:hAnsi="Times New Roman" w:cs="Times New Roman"/>
          <w:sz w:val="22"/>
          <w:szCs w:val="22"/>
        </w:rPr>
        <w:t>F</w:t>
      </w:r>
      <w:r w:rsidRPr="000E2E90">
        <w:rPr>
          <w:rFonts w:ascii="Times New Roman" w:hAnsi="Times New Roman" w:cs="Times New Roman" w:hint="eastAsia"/>
          <w:sz w:val="22"/>
          <w:szCs w:val="22"/>
        </w:rPr>
        <w:t>ig</w:t>
      </w:r>
      <w:r w:rsidR="000E2E90" w:rsidRPr="000E2E90">
        <w:rPr>
          <w:rFonts w:ascii="Times New Roman" w:hAnsi="Times New Roman" w:cs="Times New Roman" w:hint="eastAsia"/>
          <w:sz w:val="22"/>
          <w:szCs w:val="22"/>
        </w:rPr>
        <w:t>.2</w:t>
      </w:r>
      <w:r w:rsidRPr="000E2E90">
        <w:rPr>
          <w:rFonts w:ascii="Times New Roman" w:hAnsi="Times New Roman" w:cs="Times New Roman" w:hint="eastAsia"/>
          <w:sz w:val="22"/>
          <w:szCs w:val="22"/>
        </w:rPr>
        <w:t xml:space="preserve">  </w:t>
      </w:r>
      <w:r w:rsidR="000E2E90" w:rsidRPr="00DB2F62">
        <w:rPr>
          <w:rFonts w:ascii="Times New Roman" w:hAnsi="Times New Roman" w:cs="Times New Roman"/>
          <w:b/>
          <w:bCs/>
          <w:strike/>
          <w:color w:val="EE0000"/>
          <w:sz w:val="22"/>
          <w:szCs w:val="22"/>
          <w:rPrChange w:id="550" w:author="帅 张" w:date="2025-12-21T18:29:00Z" w16du:dateUtc="2025-12-21T10:29:00Z">
            <w:rPr>
              <w:rFonts w:ascii="Times New Roman" w:hAnsi="Times New Roman" w:cs="Times New Roman"/>
              <w:b/>
              <w:bCs/>
              <w:sz w:val="22"/>
              <w:szCs w:val="22"/>
            </w:rPr>
          </w:rPrChange>
        </w:rPr>
        <w:t> </w:t>
      </w:r>
      <w:r w:rsidR="000E2E90" w:rsidRPr="00DB2F62">
        <w:rPr>
          <w:rFonts w:ascii="Times New Roman" w:hAnsi="Times New Roman" w:cs="Times New Roman"/>
          <w:strike/>
          <w:color w:val="EE0000"/>
          <w:sz w:val="22"/>
          <w:szCs w:val="22"/>
          <w:rPrChange w:id="551" w:author="帅 张" w:date="2025-12-21T18:29:00Z" w16du:dateUtc="2025-12-21T10:29:00Z">
            <w:rPr>
              <w:rFonts w:ascii="Times New Roman" w:hAnsi="Times New Roman" w:cs="Times New Roman"/>
              <w:sz w:val="22"/>
              <w:szCs w:val="22"/>
            </w:rPr>
          </w:rPrChange>
        </w:rPr>
        <w:t xml:space="preserve">GC </w:t>
      </w:r>
      <w:r w:rsidR="004B3A2C" w:rsidRPr="00DB2F62">
        <w:rPr>
          <w:rFonts w:ascii="Times New Roman" w:hAnsi="Times New Roman" w:cs="Times New Roman"/>
          <w:strike/>
          <w:color w:val="EE0000"/>
          <w:sz w:val="22"/>
          <w:szCs w:val="22"/>
          <w:rPrChange w:id="552" w:author="帅 张" w:date="2025-12-21T18:29:00Z" w16du:dateUtc="2025-12-21T10:29:00Z">
            <w:rPr>
              <w:rFonts w:ascii="Times New Roman" w:hAnsi="Times New Roman" w:cs="Times New Roman"/>
              <w:sz w:val="22"/>
              <w:szCs w:val="22"/>
            </w:rPr>
          </w:rPrChange>
        </w:rPr>
        <w:t>model performance</w:t>
      </w:r>
      <w:commentRangeEnd w:id="549"/>
      <w:r w:rsidR="001807A0" w:rsidRPr="00DB2F62">
        <w:rPr>
          <w:rStyle w:val="af9"/>
          <w:rFonts w:asciiTheme="minorHAnsi" w:eastAsiaTheme="minorEastAsia" w:hAnsiTheme="minorHAnsi" w:cstheme="minorBidi" w:hint="eastAsia"/>
          <w:strike/>
          <w:color w:val="EE0000"/>
          <w:kern w:val="2"/>
          <w14:ligatures w14:val="standardContextual"/>
          <w:rPrChange w:id="553" w:author="帅 张" w:date="2025-12-21T18:29:00Z" w16du:dateUtc="2025-12-21T10:29:00Z">
            <w:rPr>
              <w:rStyle w:val="af9"/>
              <w:rFonts w:asciiTheme="minorHAnsi" w:eastAsiaTheme="minorEastAsia" w:hAnsiTheme="minorHAnsi" w:cstheme="minorBidi" w:hint="eastAsia"/>
              <w:kern w:val="2"/>
              <w14:ligatures w14:val="standardContextual"/>
            </w:rPr>
          </w:rPrChange>
        </w:rPr>
        <w:commentReference w:id="549"/>
      </w:r>
    </w:p>
    <w:p w14:paraId="7E9B9455" w14:textId="24BE256A" w:rsidR="00DB2F62" w:rsidRPr="00DB2F62" w:rsidRDefault="00DB2F62" w:rsidP="0025102C">
      <w:pPr>
        <w:jc w:val="center"/>
        <w:rPr>
          <w:rFonts w:ascii="Times New Roman" w:hAnsi="Times New Roman" w:cs="Times New Roman"/>
          <w:color w:val="EE0000"/>
          <w:sz w:val="22"/>
          <w:szCs w:val="22"/>
          <w:rPrChange w:id="554" w:author="帅 张" w:date="2025-12-21T18:29:00Z" w16du:dateUtc="2025-12-21T10:29:00Z">
            <w:rPr>
              <w:rFonts w:ascii="Times New Roman" w:hAnsi="Times New Roman" w:cs="Times New Roman"/>
              <w:sz w:val="22"/>
              <w:szCs w:val="22"/>
            </w:rPr>
          </w:rPrChange>
        </w:rPr>
      </w:pPr>
      <w:ins w:id="555" w:author="帅 张" w:date="2025-12-21T18:29:00Z">
        <w:r w:rsidRPr="00DB2F62">
          <w:rPr>
            <w:rFonts w:ascii="Times New Roman" w:hAnsi="Times New Roman" w:cs="Times New Roman"/>
            <w:color w:val="EE0000"/>
            <w:sz w:val="22"/>
            <w:szCs w:val="22"/>
            <w:rPrChange w:id="556" w:author="帅 张" w:date="2025-12-21T18:29:00Z" w16du:dateUtc="2025-12-21T10:29:00Z">
              <w:rPr>
                <w:rFonts w:ascii="Times New Roman" w:hAnsi="Times New Roman" w:cs="Times New Roman"/>
                <w:sz w:val="22"/>
                <w:szCs w:val="22"/>
              </w:rPr>
            </w:rPrChange>
          </w:rPr>
          <w:t>Prediction Performance of the GC Model for Features with Explicit Expression</w:t>
        </w:r>
      </w:ins>
      <w:ins w:id="557" w:author="帅 张" w:date="2025-12-21T18:29:00Z" w16du:dateUtc="2025-12-21T10:29:00Z">
        <w:r w:rsidRPr="00DB2F62">
          <w:rPr>
            <w:rFonts w:ascii="Times New Roman" w:hAnsi="Times New Roman" w:cs="Times New Roman"/>
            <w:color w:val="EE0000"/>
            <w:sz w:val="22"/>
            <w:szCs w:val="22"/>
            <w:rPrChange w:id="558" w:author="帅 张" w:date="2025-12-21T18:29:00Z" w16du:dateUtc="2025-12-21T10:29:00Z">
              <w:rPr>
                <w:rFonts w:ascii="Times New Roman" w:hAnsi="Times New Roman" w:cs="Times New Roman"/>
                <w:sz w:val="22"/>
                <w:szCs w:val="22"/>
              </w:rPr>
            </w:rPrChange>
          </w:rPr>
          <w:br/>
        </w:r>
      </w:ins>
    </w:p>
    <w:p w14:paraId="6ABF79A4" w14:textId="77777777" w:rsidR="000E2E90" w:rsidRPr="000E2E90" w:rsidRDefault="000E2E90" w:rsidP="00827D2B">
      <w:pPr>
        <w:jc w:val="center"/>
        <w:rPr>
          <w:rFonts w:ascii="Times New Roman" w:hAnsi="Times New Roman" w:cs="Times New Roman"/>
          <w:sz w:val="22"/>
          <w:szCs w:val="22"/>
        </w:rPr>
      </w:pPr>
    </w:p>
    <w:p w14:paraId="06C1335D" w14:textId="1E4E5832" w:rsidR="00827D2B" w:rsidRDefault="00A1472A" w:rsidP="00827D2B">
      <w:pPr>
        <w:jc w:val="both"/>
        <w:rPr>
          <w:ins w:id="559" w:author="帅 张" w:date="2025-12-22T21:19:00Z" w16du:dateUtc="2025-12-22T13:19:00Z"/>
          <w:rFonts w:ascii="Times New Roman" w:hAnsi="Times New Roman" w:cs="Times New Roman"/>
          <w:sz w:val="28"/>
          <w:szCs w:val="28"/>
        </w:rPr>
      </w:pPr>
      <w:r w:rsidRPr="0066764F">
        <w:rPr>
          <w:rFonts w:ascii="Times New Roman" w:hAnsi="Times New Roman" w:cs="Times New Roman"/>
          <w:strike/>
          <w:noProof/>
          <w:sz w:val="28"/>
          <w:szCs w:val="28"/>
          <w:rPrChange w:id="560" w:author="帅 张" w:date="2025-12-22T21:19:00Z" w16du:dateUtc="2025-12-22T13:19:00Z">
            <w:rPr>
              <w:rFonts w:ascii="Times New Roman" w:hAnsi="Times New Roman" w:cs="Times New Roman"/>
              <w:noProof/>
              <w:sz w:val="28"/>
              <w:szCs w:val="28"/>
            </w:rPr>
          </w:rPrChange>
        </w:rPr>
        <w:drawing>
          <wp:inline distT="0" distB="0" distL="0" distR="0" wp14:anchorId="27A8E850" wp14:editId="7D819B37">
            <wp:extent cx="5196536" cy="2817509"/>
            <wp:effectExtent l="0" t="0" r="4445" b="1905"/>
            <wp:docPr id="20182220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29278" cy="2835261"/>
                    </a:xfrm>
                    <a:prstGeom prst="rect">
                      <a:avLst/>
                    </a:prstGeom>
                    <a:noFill/>
                  </pic:spPr>
                </pic:pic>
              </a:graphicData>
            </a:graphic>
          </wp:inline>
        </w:drawing>
      </w:r>
    </w:p>
    <w:p w14:paraId="44892B1A" w14:textId="63EC1578" w:rsidR="0066764F" w:rsidRDefault="0066764F" w:rsidP="00827D2B">
      <w:pPr>
        <w:jc w:val="both"/>
        <w:rPr>
          <w:rFonts w:ascii="Times New Roman" w:hAnsi="Times New Roman" w:cs="Times New Roman" w:hint="eastAsia"/>
          <w:sz w:val="28"/>
          <w:szCs w:val="28"/>
        </w:rPr>
      </w:pPr>
      <w:ins w:id="561" w:author="帅 张" w:date="2025-12-22T21:19:00Z" w16du:dateUtc="2025-12-22T13:19:00Z">
        <w:r>
          <w:rPr>
            <w:rFonts w:ascii="Times New Roman" w:hAnsi="Times New Roman" w:cs="Times New Roman" w:hint="eastAsia"/>
            <w:noProof/>
            <w:sz w:val="28"/>
            <w:szCs w:val="28"/>
            <w14:ligatures w14:val="standardContextual"/>
          </w:rPr>
          <w:lastRenderedPageBreak/>
          <w:drawing>
            <wp:inline distT="0" distB="0" distL="0" distR="0" wp14:anchorId="7300832B" wp14:editId="1B27C5C1">
              <wp:extent cx="5274310" cy="3034030"/>
              <wp:effectExtent l="0" t="0" r="2540" b="0"/>
              <wp:docPr id="2324210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21070" name="图片 2324210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034030"/>
                      </a:xfrm>
                      <a:prstGeom prst="rect">
                        <a:avLst/>
                      </a:prstGeom>
                    </pic:spPr>
                  </pic:pic>
                </a:graphicData>
              </a:graphic>
            </wp:inline>
          </w:drawing>
        </w:r>
      </w:ins>
    </w:p>
    <w:p w14:paraId="58480BEA" w14:textId="397EB4FA" w:rsidR="000E2E90" w:rsidRDefault="008C0BB7" w:rsidP="0025102C">
      <w:pPr>
        <w:jc w:val="center"/>
        <w:rPr>
          <w:ins w:id="562" w:author="帅 张" w:date="2025-12-21T21:00:00Z" w16du:dateUtc="2025-12-21T13:00:00Z"/>
          <w:rFonts w:ascii="Times New Roman" w:hAnsi="Times New Roman" w:cs="Times New Roman"/>
          <w:strike/>
          <w:color w:val="EE0000"/>
          <w:sz w:val="22"/>
          <w:szCs w:val="22"/>
        </w:rPr>
      </w:pPr>
      <w:commentRangeStart w:id="563"/>
      <w:r w:rsidRPr="000E2E90">
        <w:rPr>
          <w:rFonts w:ascii="Times New Roman" w:hAnsi="Times New Roman" w:cs="Times New Roman"/>
          <w:sz w:val="22"/>
          <w:szCs w:val="22"/>
        </w:rPr>
        <w:t>F</w:t>
      </w:r>
      <w:r w:rsidRPr="000E2E90">
        <w:rPr>
          <w:rFonts w:ascii="Times New Roman" w:hAnsi="Times New Roman" w:cs="Times New Roman" w:hint="eastAsia"/>
          <w:sz w:val="22"/>
          <w:szCs w:val="22"/>
        </w:rPr>
        <w:t>ig</w:t>
      </w:r>
      <w:r>
        <w:rPr>
          <w:rFonts w:ascii="Times New Roman" w:hAnsi="Times New Roman" w:cs="Times New Roman" w:hint="eastAsia"/>
          <w:sz w:val="22"/>
          <w:szCs w:val="22"/>
        </w:rPr>
        <w:t>.</w:t>
      </w:r>
      <w:proofErr w:type="gramStart"/>
      <w:r w:rsidRPr="000E2E90">
        <w:rPr>
          <w:rFonts w:ascii="Times New Roman" w:hAnsi="Times New Roman" w:cs="Times New Roman" w:hint="eastAsia"/>
          <w:sz w:val="22"/>
          <w:szCs w:val="22"/>
        </w:rPr>
        <w:t xml:space="preserve">3  </w:t>
      </w:r>
      <w:r w:rsidRPr="00DD2D91">
        <w:rPr>
          <w:rFonts w:ascii="Times New Roman" w:hAnsi="Times New Roman" w:cs="Times New Roman"/>
          <w:strike/>
          <w:color w:val="EE0000"/>
          <w:sz w:val="22"/>
          <w:szCs w:val="22"/>
          <w:rPrChange w:id="564" w:author="帅 张" w:date="2025-12-21T21:00:00Z" w16du:dateUtc="2025-12-21T13:00:00Z">
            <w:rPr>
              <w:rFonts w:ascii="Times New Roman" w:hAnsi="Times New Roman" w:cs="Times New Roman"/>
              <w:sz w:val="22"/>
              <w:szCs w:val="22"/>
            </w:rPr>
          </w:rPrChange>
        </w:rPr>
        <w:t>QSPR</w:t>
      </w:r>
      <w:proofErr w:type="gramEnd"/>
      <w:r w:rsidRPr="00DD2D91">
        <w:rPr>
          <w:rFonts w:ascii="Times New Roman" w:hAnsi="Times New Roman" w:cs="Times New Roman"/>
          <w:strike/>
          <w:color w:val="EE0000"/>
          <w:sz w:val="22"/>
          <w:szCs w:val="22"/>
          <w:rPrChange w:id="565" w:author="帅 张" w:date="2025-12-21T21:00:00Z" w16du:dateUtc="2025-12-21T13:00:00Z">
            <w:rPr>
              <w:rFonts w:ascii="Times New Roman" w:hAnsi="Times New Roman" w:cs="Times New Roman"/>
              <w:sz w:val="22"/>
              <w:szCs w:val="22"/>
            </w:rPr>
          </w:rPrChange>
        </w:rPr>
        <w:t xml:space="preserve"> </w:t>
      </w:r>
      <w:r w:rsidR="004B3A2C" w:rsidRPr="00DD2D91">
        <w:rPr>
          <w:rFonts w:ascii="Times New Roman" w:hAnsi="Times New Roman" w:cs="Times New Roman"/>
          <w:strike/>
          <w:color w:val="EE0000"/>
          <w:sz w:val="22"/>
          <w:szCs w:val="22"/>
          <w:rPrChange w:id="566" w:author="帅 张" w:date="2025-12-21T21:00:00Z" w16du:dateUtc="2025-12-21T13:00:00Z">
            <w:rPr>
              <w:rFonts w:ascii="Times New Roman" w:hAnsi="Times New Roman" w:cs="Times New Roman"/>
              <w:sz w:val="22"/>
              <w:szCs w:val="22"/>
            </w:rPr>
          </w:rPrChange>
        </w:rPr>
        <w:t>model performance</w:t>
      </w:r>
      <w:commentRangeEnd w:id="563"/>
      <w:r w:rsidR="001807A0" w:rsidRPr="00DD2D91">
        <w:rPr>
          <w:rStyle w:val="af9"/>
          <w:rFonts w:asciiTheme="minorHAnsi" w:eastAsiaTheme="minorEastAsia" w:hAnsiTheme="minorHAnsi" w:cstheme="minorBidi" w:hint="eastAsia"/>
          <w:strike/>
          <w:color w:val="EE0000"/>
          <w:kern w:val="2"/>
          <w14:ligatures w14:val="standardContextual"/>
          <w:rPrChange w:id="567" w:author="帅 张" w:date="2025-12-21T21:00:00Z" w16du:dateUtc="2025-12-21T13:00:00Z">
            <w:rPr>
              <w:rStyle w:val="af9"/>
              <w:rFonts w:asciiTheme="minorHAnsi" w:eastAsiaTheme="minorEastAsia" w:hAnsiTheme="minorHAnsi" w:cstheme="minorBidi" w:hint="eastAsia"/>
              <w:kern w:val="2"/>
              <w14:ligatures w14:val="standardContextual"/>
            </w:rPr>
          </w:rPrChange>
        </w:rPr>
        <w:commentReference w:id="563"/>
      </w:r>
    </w:p>
    <w:p w14:paraId="728C7C83" w14:textId="1A43D94D" w:rsidR="00DD2D91" w:rsidRPr="00DD2D91" w:rsidRDefault="00DD2D91" w:rsidP="0025102C">
      <w:pPr>
        <w:jc w:val="center"/>
        <w:rPr>
          <w:ins w:id="568" w:author="帅 张" w:date="2025-12-21T21:00:00Z" w16du:dateUtc="2025-12-21T13:00:00Z"/>
          <w:rFonts w:ascii="Times New Roman" w:hAnsi="Times New Roman" w:cs="Times New Roman"/>
          <w:color w:val="EE0000"/>
          <w:sz w:val="22"/>
          <w:szCs w:val="22"/>
          <w:rPrChange w:id="569" w:author="帅 张" w:date="2025-12-21T21:01:00Z" w16du:dateUtc="2025-12-21T13:01:00Z">
            <w:rPr>
              <w:ins w:id="570" w:author="帅 张" w:date="2025-12-21T21:00:00Z" w16du:dateUtc="2025-12-21T13:00:00Z"/>
              <w:rFonts w:ascii="Times New Roman" w:hAnsi="Times New Roman" w:cs="Times New Roman"/>
              <w:sz w:val="22"/>
              <w:szCs w:val="22"/>
            </w:rPr>
          </w:rPrChange>
        </w:rPr>
      </w:pPr>
      <w:ins w:id="571" w:author="帅 张" w:date="2025-12-21T21:00:00Z">
        <w:r w:rsidRPr="00DD2D91">
          <w:rPr>
            <w:rFonts w:ascii="Times New Roman" w:hAnsi="Times New Roman" w:cs="Times New Roman"/>
            <w:color w:val="EE0000"/>
            <w:sz w:val="22"/>
            <w:szCs w:val="22"/>
            <w:rPrChange w:id="572" w:author="帅 张" w:date="2025-12-21T21:01:00Z" w16du:dateUtc="2025-12-21T13:01:00Z">
              <w:rPr>
                <w:rFonts w:ascii="Times New Roman" w:hAnsi="Times New Roman" w:cs="Times New Roman"/>
                <w:sz w:val="22"/>
                <w:szCs w:val="22"/>
              </w:rPr>
            </w:rPrChange>
          </w:rPr>
          <w:t>QSPR Model Performance for Predicting Implicit Expression Feature Models</w:t>
        </w:r>
      </w:ins>
    </w:p>
    <w:p w14:paraId="3A9FB43E" w14:textId="5CD31D34" w:rsidR="00DD2D91" w:rsidRPr="00DD2D91" w:rsidDel="00031E7D" w:rsidRDefault="00DD2D91" w:rsidP="0025102C">
      <w:pPr>
        <w:jc w:val="center"/>
        <w:rPr>
          <w:del w:id="573" w:author="帅 张" w:date="2025-12-22T20:27:00Z" w16du:dateUtc="2025-12-22T12:27:00Z"/>
          <w:rFonts w:ascii="Times New Roman" w:hAnsi="Times New Roman" w:cs="Times New Roman"/>
          <w:color w:val="EE0000"/>
          <w:sz w:val="22"/>
          <w:szCs w:val="22"/>
          <w:rPrChange w:id="574" w:author="帅 张" w:date="2025-12-21T21:01:00Z" w16du:dateUtc="2025-12-21T13:01:00Z">
            <w:rPr>
              <w:del w:id="575" w:author="帅 张" w:date="2025-12-22T20:27:00Z" w16du:dateUtc="2025-12-22T12:27:00Z"/>
              <w:rFonts w:ascii="Times New Roman" w:hAnsi="Times New Roman" w:cs="Times New Roman"/>
              <w:sz w:val="22"/>
              <w:szCs w:val="22"/>
            </w:rPr>
          </w:rPrChange>
        </w:rPr>
      </w:pPr>
    </w:p>
    <w:p w14:paraId="4FFFACB5" w14:textId="4B76830E" w:rsidR="00827D2B" w:rsidRPr="00801EA0" w:rsidRDefault="00827D2B" w:rsidP="00801EA0">
      <w:pPr>
        <w:pStyle w:val="2"/>
        <w:rPr>
          <w:rFonts w:ascii="Times New Roman" w:hAnsi="Times New Roman" w:cs="Times New Roman"/>
          <w:b/>
          <w:bCs/>
          <w:sz w:val="22"/>
          <w:szCs w:val="22"/>
        </w:rPr>
      </w:pPr>
      <w:r w:rsidRPr="00801EA0">
        <w:rPr>
          <w:rFonts w:ascii="Times New Roman" w:eastAsia="宋体" w:hAnsi="Times New Roman" w:cs="Times New Roman"/>
          <w:b/>
          <w:bCs/>
          <w:color w:val="auto"/>
          <w:sz w:val="22"/>
          <w:szCs w:val="22"/>
          <w14:ligatures w14:val="none"/>
        </w:rPr>
        <w:t xml:space="preserve">3 Proposed </w:t>
      </w:r>
      <w:r w:rsidR="005778C3" w:rsidRPr="00801EA0">
        <w:rPr>
          <w:rFonts w:ascii="Times New Roman" w:eastAsia="宋体" w:hAnsi="Times New Roman" w:cs="Times New Roman"/>
          <w:b/>
          <w:bCs/>
          <w:color w:val="auto"/>
          <w:sz w:val="22"/>
          <w:szCs w:val="22"/>
          <w14:ligatures w14:val="none"/>
        </w:rPr>
        <w:t xml:space="preserve">hybrid modeling </w:t>
      </w:r>
      <w:proofErr w:type="gramStart"/>
      <w:r w:rsidR="005778C3" w:rsidRPr="00801EA0">
        <w:rPr>
          <w:rFonts w:ascii="Times New Roman" w:eastAsia="宋体" w:hAnsi="Times New Roman" w:cs="Times New Roman"/>
          <w:b/>
          <w:bCs/>
          <w:color w:val="auto"/>
          <w:sz w:val="22"/>
          <w:szCs w:val="22"/>
          <w14:ligatures w14:val="none"/>
        </w:rPr>
        <w:t>framework</w:t>
      </w:r>
      <w:proofErr w:type="gramEnd"/>
    </w:p>
    <w:p w14:paraId="1E917166" w14:textId="1C8E9D8F" w:rsidR="00827D2B" w:rsidRPr="00801EA0" w:rsidRDefault="00827D2B" w:rsidP="00801EA0">
      <w:pPr>
        <w:pStyle w:val="3"/>
        <w:rPr>
          <w:rFonts w:ascii="Times New Roman" w:hAnsi="Times New Roman" w:cs="Times New Roman"/>
          <w:sz w:val="22"/>
          <w:szCs w:val="22"/>
        </w:rPr>
      </w:pPr>
      <w:r w:rsidRPr="00801EA0">
        <w:rPr>
          <w:rFonts w:ascii="Times New Roman" w:eastAsia="宋体" w:hAnsi="Times New Roman" w:cs="Times New Roman"/>
          <w:color w:val="auto"/>
          <w:sz w:val="22"/>
          <w:szCs w:val="22"/>
          <w14:ligatures w14:val="none"/>
        </w:rPr>
        <w:t xml:space="preserve">3.1 Conceptual </w:t>
      </w:r>
      <w:r w:rsidR="005778C3" w:rsidRPr="00801EA0">
        <w:rPr>
          <w:rFonts w:ascii="Times New Roman" w:eastAsia="宋体" w:hAnsi="Times New Roman" w:cs="Times New Roman"/>
          <w:color w:val="auto"/>
          <w:sz w:val="22"/>
          <w:szCs w:val="22"/>
          <w14:ligatures w14:val="none"/>
        </w:rPr>
        <w:t>overview</w:t>
      </w:r>
    </w:p>
    <w:p w14:paraId="72DE2225" w14:textId="77777777" w:rsidR="00E96970" w:rsidRPr="009D74E6" w:rsidRDefault="00E96970" w:rsidP="00801EA0">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Current approaches to temperature-dependent property prediction face a fundamental limitation: they treat experimental data at different temperatures as independent points, failing to capture the underlying continuous relationship. To address this, we introduce a hybrid modeling framework that shifts the focus from predicting isolated values to learning the complete temperature-dependent behavior.</w:t>
      </w:r>
    </w:p>
    <w:p w14:paraId="4ED0E591" w14:textId="0C998B39" w:rsidR="00E96970" w:rsidRPr="009D74E6" w:rsidRDefault="00E96970" w:rsidP="00801EA0">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We present two strategies that implement this new approach. The first strategy builds continuous trends using multiple reference points to guide the prediction of temperature-dependent behavior. The second establishes a baseline model regressed from experimental data to characterize the fundamental trend, and then learns the systematic deviations from this baseline.</w:t>
      </w:r>
      <w:r w:rsidR="008661F9" w:rsidRPr="008661F9">
        <w:rPr>
          <w:rFonts w:ascii="Segoe UI" w:eastAsia="宋体" w:hAnsi="Segoe UI" w:cs="Segoe UI"/>
          <w:b/>
          <w:bCs/>
          <w:color w:val="0F1115"/>
          <w:kern w:val="0"/>
          <w:sz w:val="24"/>
          <w:shd w:val="clear" w:color="auto" w:fill="FFFFFF"/>
          <w14:ligatures w14:val="none"/>
        </w:rPr>
        <w:t xml:space="preserve"> </w:t>
      </w:r>
      <w:r w:rsidR="008661F9" w:rsidRPr="00801EA0">
        <w:rPr>
          <w:rFonts w:ascii="Cambria Math" w:eastAsia="宋体" w:hAnsi="Cambria Math" w:cs="Times New Roman"/>
          <w:szCs w:val="22"/>
          <w14:ligatures w14:val="none"/>
        </w:rPr>
        <w:t>A flowchart illustrating this overall framework is provided in Fig. 4.</w:t>
      </w:r>
    </w:p>
    <w:p w14:paraId="3B8DF387" w14:textId="2737832B" w:rsidR="00504A65" w:rsidRDefault="00A1472A" w:rsidP="00504A65">
      <w:pPr>
        <w:jc w:val="both"/>
        <w:rPr>
          <w:rFonts w:ascii="Times New Roman" w:hAnsi="Times New Roman" w:cs="Times New Roman"/>
          <w:noProof/>
          <w:sz w:val="28"/>
          <w:szCs w:val="28"/>
          <w14:ligatures w14:val="standardContextual"/>
        </w:rPr>
      </w:pPr>
      <w:r>
        <w:rPr>
          <w:rFonts w:ascii="Times New Roman" w:hAnsi="Times New Roman" w:cs="Times New Roman"/>
          <w:noProof/>
          <w:sz w:val="28"/>
          <w:szCs w:val="28"/>
          <w14:ligatures w14:val="standardContextual"/>
        </w:rPr>
        <w:lastRenderedPageBreak/>
        <w:drawing>
          <wp:inline distT="0" distB="0" distL="0" distR="0" wp14:anchorId="1E143D4F" wp14:editId="487A3626">
            <wp:extent cx="5233696" cy="4392592"/>
            <wp:effectExtent l="0" t="0" r="5080" b="8255"/>
            <wp:docPr id="8601490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93420" cy="4442717"/>
                    </a:xfrm>
                    <a:prstGeom prst="rect">
                      <a:avLst/>
                    </a:prstGeom>
                    <a:noFill/>
                  </pic:spPr>
                </pic:pic>
              </a:graphicData>
            </a:graphic>
          </wp:inline>
        </w:drawing>
      </w:r>
    </w:p>
    <w:p w14:paraId="6E0A21B5" w14:textId="1D46E10F" w:rsidR="00504A65" w:rsidRPr="00E96970" w:rsidRDefault="00504A65" w:rsidP="00CF0A29">
      <w:pPr>
        <w:jc w:val="center"/>
        <w:rPr>
          <w:rFonts w:ascii="Times New Roman" w:hAnsi="Times New Roman" w:cs="Times New Roman"/>
          <w:sz w:val="28"/>
          <w:szCs w:val="28"/>
        </w:rPr>
      </w:pPr>
      <w:commentRangeStart w:id="576"/>
      <w:r w:rsidRPr="000E2E90">
        <w:rPr>
          <w:rFonts w:ascii="Times New Roman" w:hAnsi="Times New Roman" w:cs="Times New Roman"/>
          <w:sz w:val="22"/>
          <w:szCs w:val="22"/>
        </w:rPr>
        <w:t>F</w:t>
      </w:r>
      <w:r w:rsidRPr="000E2E90">
        <w:rPr>
          <w:rFonts w:ascii="Times New Roman" w:hAnsi="Times New Roman" w:cs="Times New Roman" w:hint="eastAsia"/>
          <w:sz w:val="22"/>
          <w:szCs w:val="22"/>
        </w:rPr>
        <w:t>ig</w:t>
      </w:r>
      <w:r>
        <w:rPr>
          <w:rFonts w:ascii="Times New Roman" w:hAnsi="Times New Roman" w:cs="Times New Roman" w:hint="eastAsia"/>
          <w:sz w:val="22"/>
          <w:szCs w:val="22"/>
        </w:rPr>
        <w:t>.4</w:t>
      </w:r>
      <w:r w:rsidRPr="000E2E90">
        <w:rPr>
          <w:rFonts w:ascii="Times New Roman" w:hAnsi="Times New Roman" w:cs="Times New Roman" w:hint="eastAsia"/>
          <w:sz w:val="22"/>
          <w:szCs w:val="22"/>
        </w:rPr>
        <w:t xml:space="preserve">  </w:t>
      </w:r>
      <w:r w:rsidR="00CF0A29" w:rsidRPr="00CF0A29">
        <w:rPr>
          <w:rFonts w:ascii="Times New Roman" w:hAnsi="Times New Roman" w:cs="Times New Roman"/>
          <w:sz w:val="22"/>
          <w:szCs w:val="22"/>
        </w:rPr>
        <w:t>Flowchart of the hybrid modeling framework integrating temperature tendency and physical anchoring approaches</w:t>
      </w:r>
      <w:commentRangeEnd w:id="576"/>
      <w:r w:rsidR="001807A0">
        <w:rPr>
          <w:rStyle w:val="af9"/>
          <w:rFonts w:asciiTheme="minorHAnsi" w:eastAsiaTheme="minorEastAsia" w:hAnsiTheme="minorHAnsi" w:cstheme="minorBidi"/>
          <w:kern w:val="2"/>
          <w14:ligatures w14:val="standardContextual"/>
        </w:rPr>
        <w:commentReference w:id="576"/>
      </w:r>
    </w:p>
    <w:p w14:paraId="4D7FA153" w14:textId="049EB4EC" w:rsidR="000E2E90" w:rsidRDefault="00827D2B" w:rsidP="00801EA0">
      <w:pPr>
        <w:pStyle w:val="3"/>
        <w:rPr>
          <w:ins w:id="577" w:author="帅 张" w:date="2025-12-21T21:05:00Z" w16du:dateUtc="2025-12-21T13:05:00Z"/>
          <w:rFonts w:ascii="Times New Roman" w:eastAsia="宋体" w:hAnsi="Times New Roman" w:cs="Times New Roman"/>
          <w:color w:val="auto"/>
          <w:sz w:val="22"/>
          <w:szCs w:val="22"/>
          <w14:ligatures w14:val="none"/>
        </w:rPr>
      </w:pPr>
      <w:r w:rsidRPr="002849E2">
        <w:rPr>
          <w:rFonts w:ascii="Times New Roman" w:eastAsia="宋体" w:hAnsi="Times New Roman" w:cs="Times New Roman"/>
          <w:color w:val="auto"/>
          <w:sz w:val="22"/>
          <w:szCs w:val="22"/>
          <w14:ligatures w14:val="none"/>
        </w:rPr>
        <w:t xml:space="preserve">3.2 Strategy I </w:t>
      </w:r>
      <w:r w:rsidRPr="002849E2">
        <w:rPr>
          <w:rFonts w:ascii="Times New Roman" w:eastAsia="宋体" w:hAnsi="Times New Roman" w:cs="Times New Roman" w:hint="eastAsia"/>
          <w:color w:val="auto"/>
          <w:sz w:val="22"/>
          <w:szCs w:val="22"/>
          <w14:ligatures w14:val="none"/>
        </w:rPr>
        <w:t>–</w:t>
      </w:r>
      <w:r w:rsidRPr="002849E2">
        <w:rPr>
          <w:rFonts w:ascii="Times New Roman" w:eastAsia="宋体" w:hAnsi="Times New Roman" w:cs="Times New Roman"/>
          <w:color w:val="auto"/>
          <w:sz w:val="22"/>
          <w:szCs w:val="22"/>
          <w14:ligatures w14:val="none"/>
        </w:rPr>
        <w:t xml:space="preserve"> Trend-Guided </w:t>
      </w:r>
      <w:r w:rsidR="005778C3" w:rsidRPr="002849E2">
        <w:rPr>
          <w:rFonts w:ascii="Times New Roman" w:eastAsia="宋体" w:hAnsi="Times New Roman" w:cs="Times New Roman"/>
          <w:color w:val="auto"/>
          <w:sz w:val="22"/>
          <w:szCs w:val="22"/>
          <w14:ligatures w14:val="none"/>
        </w:rPr>
        <w:t>modeling</w:t>
      </w:r>
    </w:p>
    <w:p w14:paraId="15323723" w14:textId="17D5363A" w:rsidR="00DD2D91" w:rsidRPr="00DD2D91" w:rsidRDefault="00DD2D91">
      <w:pPr>
        <w:rPr>
          <w:rPrChange w:id="578" w:author="帅 张" w:date="2025-12-21T21:05:00Z" w16du:dateUtc="2025-12-21T13:05:00Z">
            <w:rPr>
              <w:rFonts w:ascii="Times New Roman" w:eastAsia="宋体" w:hAnsi="Times New Roman" w:cs="Times New Roman"/>
              <w:color w:val="auto"/>
              <w:sz w:val="22"/>
              <w:szCs w:val="22"/>
              <w14:ligatures w14:val="none"/>
            </w:rPr>
          </w:rPrChange>
        </w:rPr>
        <w:pPrChange w:id="579" w:author="帅 张" w:date="2025-12-21T21:05:00Z" w16du:dateUtc="2025-12-21T13:05:00Z">
          <w:pPr>
            <w:pStyle w:val="3"/>
          </w:pPr>
        </w:pPrChange>
      </w:pPr>
      <w:commentRangeStart w:id="580"/>
      <w:ins w:id="581" w:author="帅 张" w:date="2025-12-21T21:05:00Z" w16du:dateUtc="2025-12-21T13:05:00Z">
        <w:r>
          <w:rPr>
            <w:rFonts w:ascii="Times New Roman" w:hAnsi="Times New Roman" w:cs="Times New Roman" w:hint="eastAsia"/>
            <w:sz w:val="22"/>
            <w:szCs w:val="22"/>
          </w:rPr>
          <w:t>Table.</w:t>
        </w:r>
        <w:proofErr w:type="gramStart"/>
        <w:r>
          <w:rPr>
            <w:rFonts w:ascii="Times New Roman" w:hAnsi="Times New Roman" w:cs="Times New Roman" w:hint="eastAsia"/>
            <w:sz w:val="22"/>
            <w:szCs w:val="22"/>
          </w:rPr>
          <w:t xml:space="preserve">1 </w:t>
        </w:r>
        <w:r w:rsidRPr="000E2E90">
          <w:rPr>
            <w:rFonts w:ascii="Times New Roman" w:hAnsi="Times New Roman" w:cs="Times New Roman" w:hint="eastAsia"/>
            <w:sz w:val="22"/>
            <w:szCs w:val="22"/>
          </w:rPr>
          <w:t xml:space="preserve"> </w:t>
        </w:r>
        <w:r w:rsidRPr="00A6298F">
          <w:rPr>
            <w:rFonts w:ascii="Times New Roman" w:hAnsi="Times New Roman" w:cs="Times New Roman"/>
            <w:sz w:val="22"/>
            <w:szCs w:val="22"/>
          </w:rPr>
          <w:t>Linearity</w:t>
        </w:r>
        <w:proofErr w:type="gramEnd"/>
        <w:r w:rsidRPr="00A6298F">
          <w:rPr>
            <w:rFonts w:ascii="Times New Roman" w:hAnsi="Times New Roman" w:cs="Times New Roman"/>
            <w:sz w:val="22"/>
            <w:szCs w:val="22"/>
          </w:rPr>
          <w:t xml:space="preserve"> assessment of ten temperature-dependent thermophysical properties.</w:t>
        </w:r>
        <w:r w:rsidRPr="000E2E90">
          <w:rPr>
            <w:rFonts w:ascii="Times New Roman" w:hAnsi="Times New Roman" w:cs="Times New Roman" w:hint="eastAsia"/>
            <w:sz w:val="22"/>
            <w:szCs w:val="22"/>
          </w:rPr>
          <w:t xml:space="preserve"> </w:t>
        </w:r>
        <w:commentRangeEnd w:id="580"/>
        <w:r>
          <w:rPr>
            <w:rStyle w:val="af9"/>
            <w:rFonts w:asciiTheme="minorHAnsi" w:eastAsiaTheme="minorEastAsia" w:hAnsiTheme="minorHAnsi" w:cstheme="minorBidi"/>
            <w:kern w:val="2"/>
            <w14:ligatures w14:val="standardContextual"/>
          </w:rPr>
          <w:commentReference w:id="580"/>
        </w:r>
      </w:ins>
    </w:p>
    <w:tbl>
      <w:tblPr>
        <w:tblStyle w:val="af7"/>
        <w:tblW w:w="0" w:type="auto"/>
        <w:tblBorders>
          <w:insideH w:val="none" w:sz="0" w:space="0" w:color="auto"/>
          <w:insideV w:val="none" w:sz="0" w:space="0" w:color="auto"/>
        </w:tblBorders>
        <w:tblLayout w:type="fixed"/>
        <w:tblLook w:val="06A0" w:firstRow="1" w:lastRow="0" w:firstColumn="1" w:lastColumn="0" w:noHBand="1" w:noVBand="1"/>
      </w:tblPr>
      <w:tblGrid>
        <w:gridCol w:w="2694"/>
        <w:gridCol w:w="1254"/>
        <w:gridCol w:w="1424"/>
        <w:gridCol w:w="1432"/>
        <w:gridCol w:w="1492"/>
      </w:tblGrid>
      <w:tr w:rsidR="00ED2DDA" w:rsidRPr="00AC290D" w:rsidDel="00DD2D91" w14:paraId="5C8A7903" w14:textId="3AE7516D" w:rsidTr="00801EA0">
        <w:trPr>
          <w:trHeight w:val="388"/>
          <w:del w:id="582" w:author="帅 张" w:date="2025-12-21T21:05:00Z"/>
        </w:trPr>
        <w:tc>
          <w:tcPr>
            <w:tcW w:w="8296" w:type="dxa"/>
            <w:gridSpan w:val="5"/>
            <w:tcBorders>
              <w:top w:val="single" w:sz="4" w:space="0" w:color="auto"/>
              <w:left w:val="nil"/>
              <w:bottom w:val="single" w:sz="4" w:space="0" w:color="auto"/>
              <w:right w:val="nil"/>
            </w:tcBorders>
          </w:tcPr>
          <w:p w14:paraId="5A0713AB" w14:textId="68A91DC1" w:rsidR="00ED2DDA" w:rsidRPr="00463427" w:rsidDel="00DD2D91" w:rsidRDefault="00ED2DDA" w:rsidP="00A6298F">
            <w:pPr>
              <w:jc w:val="both"/>
              <w:rPr>
                <w:del w:id="583" w:author="帅 张" w:date="2025-12-21T21:05:00Z" w16du:dateUtc="2025-12-21T13:05:00Z"/>
                <w:rFonts w:ascii="Times New Roman" w:hAnsi="Times New Roman" w:cs="Times New Roman"/>
              </w:rPr>
            </w:pPr>
            <w:commentRangeStart w:id="584"/>
            <w:del w:id="585" w:author="帅 张" w:date="2025-12-21T21:04:00Z" w16du:dateUtc="2025-12-21T13:04:00Z">
              <w:r w:rsidDel="00DD2D91">
                <w:rPr>
                  <w:rFonts w:ascii="Times New Roman" w:hAnsi="Times New Roman" w:cs="Times New Roman" w:hint="eastAsia"/>
                  <w:sz w:val="22"/>
                  <w:szCs w:val="22"/>
                </w:rPr>
                <w:delText>Table.1</w:delText>
              </w:r>
              <w:r w:rsidR="00536355" w:rsidDel="00DD2D91">
                <w:rPr>
                  <w:rFonts w:ascii="Times New Roman" w:hAnsi="Times New Roman" w:cs="Times New Roman" w:hint="eastAsia"/>
                  <w:sz w:val="22"/>
                  <w:szCs w:val="22"/>
                </w:rPr>
                <w:delText xml:space="preserve"> </w:delText>
              </w:r>
              <w:r w:rsidRPr="000E2E90" w:rsidDel="00DD2D91">
                <w:rPr>
                  <w:rFonts w:ascii="Times New Roman" w:hAnsi="Times New Roman" w:cs="Times New Roman" w:hint="eastAsia"/>
                  <w:sz w:val="22"/>
                  <w:szCs w:val="22"/>
                </w:rPr>
                <w:delText xml:space="preserve"> </w:delText>
              </w:r>
              <w:r w:rsidR="00A6298F" w:rsidRPr="00A6298F" w:rsidDel="00DD2D91">
                <w:rPr>
                  <w:rFonts w:ascii="Times New Roman" w:hAnsi="Times New Roman" w:cs="Times New Roman"/>
                  <w:sz w:val="22"/>
                  <w:szCs w:val="22"/>
                </w:rPr>
                <w:delText>Linearity assessment of ten temperature-dependent thermophysical properties.</w:delText>
              </w:r>
              <w:r w:rsidRPr="000E2E90" w:rsidDel="00DD2D91">
                <w:rPr>
                  <w:rFonts w:ascii="Times New Roman" w:hAnsi="Times New Roman" w:cs="Times New Roman" w:hint="eastAsia"/>
                  <w:sz w:val="22"/>
                  <w:szCs w:val="22"/>
                </w:rPr>
                <w:delText xml:space="preserve"> </w:delText>
              </w:r>
              <w:commentRangeEnd w:id="584"/>
              <w:r w:rsidR="00381FD3" w:rsidDel="00DD2D91">
                <w:rPr>
                  <w:rStyle w:val="af9"/>
                  <w:rFonts w:asciiTheme="minorHAnsi" w:eastAsiaTheme="minorEastAsia" w:hAnsiTheme="minorHAnsi" w:cstheme="minorBidi"/>
                  <w:kern w:val="2"/>
                  <w14:ligatures w14:val="standardContextual"/>
                </w:rPr>
                <w:commentReference w:id="584"/>
              </w:r>
            </w:del>
          </w:p>
        </w:tc>
      </w:tr>
      <w:tr w:rsidR="00827D2B" w:rsidRPr="00AC290D" w14:paraId="386A4559" w14:textId="77777777" w:rsidTr="00801EA0">
        <w:trPr>
          <w:trHeight w:val="675"/>
        </w:trPr>
        <w:tc>
          <w:tcPr>
            <w:tcW w:w="2694" w:type="dxa"/>
            <w:tcBorders>
              <w:top w:val="single" w:sz="4" w:space="0" w:color="auto"/>
              <w:left w:val="nil"/>
              <w:bottom w:val="single" w:sz="4" w:space="0" w:color="auto"/>
            </w:tcBorders>
            <w:hideMark/>
          </w:tcPr>
          <w:p w14:paraId="67365B20" w14:textId="77777777" w:rsidR="00827D2B" w:rsidRPr="00463427" w:rsidRDefault="00827D2B" w:rsidP="002849E2">
            <w:pPr>
              <w:jc w:val="center"/>
              <w:rPr>
                <w:rFonts w:ascii="Times New Roman" w:hAnsi="Times New Roman" w:cs="Times New Roman"/>
              </w:rPr>
            </w:pPr>
            <w:r w:rsidRPr="00463427">
              <w:rPr>
                <w:rFonts w:ascii="Times New Roman" w:hAnsi="Times New Roman" w:cs="Times New Roman"/>
              </w:rPr>
              <w:t>Propert</w:t>
            </w:r>
            <w:r w:rsidRPr="00DD60C3">
              <w:rPr>
                <w:rFonts w:ascii="Times New Roman" w:hAnsi="Times New Roman" w:cs="Times New Roman" w:hint="eastAsia"/>
              </w:rPr>
              <w:t>y</w:t>
            </w:r>
          </w:p>
        </w:tc>
        <w:tc>
          <w:tcPr>
            <w:tcW w:w="1254" w:type="dxa"/>
            <w:tcBorders>
              <w:top w:val="single" w:sz="4" w:space="0" w:color="auto"/>
              <w:bottom w:val="single" w:sz="4" w:space="0" w:color="auto"/>
            </w:tcBorders>
            <w:hideMark/>
          </w:tcPr>
          <w:p w14:paraId="2B52CFF7"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rPr>
              <w:t>Mean</w:t>
            </w:r>
            <m:oMath>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463427">
              <w:rPr>
                <w:rFonts w:ascii="Times New Roman" w:hAnsi="Times New Roman" w:cs="Times New Roman"/>
              </w:rPr>
              <w:t xml:space="preserve"> </w:t>
            </w:r>
          </w:p>
        </w:tc>
        <w:tc>
          <w:tcPr>
            <w:tcW w:w="1424" w:type="dxa"/>
            <w:tcBorders>
              <w:top w:val="single" w:sz="4" w:space="0" w:color="auto"/>
              <w:bottom w:val="single" w:sz="4" w:space="0" w:color="auto"/>
            </w:tcBorders>
            <w:hideMark/>
          </w:tcPr>
          <w:p w14:paraId="2300FB71"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rPr>
              <w:t xml:space="preserve">Lowest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p>
        </w:tc>
        <w:tc>
          <w:tcPr>
            <w:tcW w:w="1432" w:type="dxa"/>
            <w:tcBorders>
              <w:top w:val="single" w:sz="4" w:space="0" w:color="auto"/>
              <w:bottom w:val="single" w:sz="4" w:space="0" w:color="auto"/>
            </w:tcBorders>
            <w:hideMark/>
          </w:tcPr>
          <w:p w14:paraId="77BAE72D"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rPr>
              <w:t>Highest</w:t>
            </w:r>
            <w:r>
              <w:rPr>
                <w:rFonts w:ascii="Times New Roman" w:hAnsi="Times New Roman" w:cs="Times New Roman" w:hint="eastAsia"/>
              </w:rPr>
              <w:t xml:space="preserve">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p>
        </w:tc>
        <w:tc>
          <w:tcPr>
            <w:tcW w:w="1492" w:type="dxa"/>
            <w:tcBorders>
              <w:top w:val="single" w:sz="4" w:space="0" w:color="auto"/>
              <w:bottom w:val="single" w:sz="4" w:space="0" w:color="auto"/>
              <w:right w:val="nil"/>
            </w:tcBorders>
            <w:hideMark/>
          </w:tcPr>
          <w:p w14:paraId="5843B457" w14:textId="36BB5CD7" w:rsidR="00827D2B" w:rsidRPr="00095B94" w:rsidRDefault="00827D2B" w:rsidP="00363343">
            <w:pPr>
              <w:jc w:val="both"/>
              <w:rPr>
                <w:rFonts w:ascii="Times New Roman" w:hAnsi="Times New Roman" w:cs="Times New Roman"/>
              </w:rPr>
            </w:pPr>
            <w:r w:rsidRPr="00095B94">
              <w:rPr>
                <w:rFonts w:ascii="Times New Roman" w:hAnsi="Times New Roman" w:cs="Times New Roman"/>
              </w:rPr>
              <w:t>Number</w:t>
            </w:r>
            <w:r w:rsidR="00095B94">
              <w:rPr>
                <w:rFonts w:ascii="Times New Roman" w:hAnsi="Times New Roman" w:cs="Times New Roman" w:hint="eastAsia"/>
              </w:rPr>
              <w:t xml:space="preserve">s </w:t>
            </w:r>
            <w:r w:rsidRPr="00095B94">
              <w:rPr>
                <w:rFonts w:ascii="Times New Roman" w:hAnsi="Times New Roman" w:cs="Times New Roman"/>
              </w:rPr>
              <w:t>of R</w:t>
            </w:r>
            <w:r w:rsidRPr="001807A0">
              <w:rPr>
                <w:rFonts w:ascii="Times New Roman" w:hAnsi="Times New Roman" w:cs="Times New Roman"/>
                <w:vertAlign w:val="superscript"/>
                <w:rPrChange w:id="586" w:author="Abdulelah S. Alshehri" w:date="2025-12-16T17:09:00Z" w16du:dateUtc="2025-12-16T14:09:00Z">
                  <w:rPr>
                    <w:rFonts w:ascii="Times New Roman" w:hAnsi="Times New Roman" w:cs="Times New Roman"/>
                  </w:rPr>
                </w:rPrChange>
              </w:rPr>
              <w:t>2</w:t>
            </w:r>
            <w:r w:rsidRPr="00095B94">
              <w:rPr>
                <w:rFonts w:ascii="Times New Roman" w:hAnsi="Times New Roman" w:cs="Times New Roman"/>
              </w:rPr>
              <w:t>&lt;0.95</w:t>
            </w:r>
          </w:p>
        </w:tc>
      </w:tr>
      <w:tr w:rsidR="00827D2B" w:rsidRPr="00463427" w14:paraId="08359E0F" w14:textId="77777777" w:rsidTr="00801EA0">
        <w:trPr>
          <w:trHeight w:val="337"/>
        </w:trPr>
        <w:tc>
          <w:tcPr>
            <w:tcW w:w="2694" w:type="dxa"/>
            <w:tcBorders>
              <w:top w:val="single" w:sz="4" w:space="0" w:color="auto"/>
              <w:left w:val="nil"/>
              <w:bottom w:val="nil"/>
            </w:tcBorders>
            <w:hideMark/>
          </w:tcPr>
          <w:p w14:paraId="5FF335B5" w14:textId="0EFBC371" w:rsidR="00827D2B" w:rsidRPr="00463427" w:rsidRDefault="00000000" w:rsidP="002849E2">
            <w:pPr>
              <w:jc w:val="center"/>
              <w:rPr>
                <w:rFonts w:ascii="Times New Roman" w:hAnsi="Times New Roman" w:cs="Times New Roman"/>
              </w:rPr>
            </w:pPr>
            <m:oMathPara>
              <m:oMath>
                <m:sSub>
                  <m:sSubPr>
                    <m:ctrlPr>
                      <w:rPr>
                        <w:rFonts w:ascii="Cambria Math" w:hAnsi="Cambria Math" w:cs="Times New Roman"/>
                        <w:sz w:val="22"/>
                        <w:szCs w:val="22"/>
                      </w:rPr>
                    </m:ctrlPr>
                  </m:sSubPr>
                  <m:e>
                    <m:r>
                      <w:rPr>
                        <w:rFonts w:ascii="Cambria Math" w:hAnsi="Cambria Math" w:cs="Times New Roman"/>
                        <w:sz w:val="22"/>
                        <w:szCs w:val="22"/>
                      </w:rPr>
                      <m:t>C</m:t>
                    </m:r>
                  </m:e>
                  <m:sub>
                    <m:r>
                      <w:rPr>
                        <w:rFonts w:ascii="Cambria Math" w:hAnsi="Cambria Math" w:cs="Times New Roman"/>
                        <w:sz w:val="22"/>
                        <w:szCs w:val="22"/>
                      </w:rPr>
                      <m:t>p</m:t>
                    </m:r>
                  </m:sub>
                </m:sSub>
              </m:oMath>
            </m:oMathPara>
          </w:p>
        </w:tc>
        <w:tc>
          <w:tcPr>
            <w:tcW w:w="1254" w:type="dxa"/>
            <w:tcBorders>
              <w:top w:val="single" w:sz="4" w:space="0" w:color="auto"/>
              <w:bottom w:val="nil"/>
            </w:tcBorders>
            <w:hideMark/>
          </w:tcPr>
          <w:p w14:paraId="10603A72"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0.9768 </w:t>
            </w:r>
          </w:p>
        </w:tc>
        <w:tc>
          <w:tcPr>
            <w:tcW w:w="1424" w:type="dxa"/>
            <w:tcBorders>
              <w:top w:val="single" w:sz="4" w:space="0" w:color="auto"/>
              <w:bottom w:val="nil"/>
            </w:tcBorders>
            <w:hideMark/>
          </w:tcPr>
          <w:p w14:paraId="56AEEB26"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0.6234 </w:t>
            </w:r>
          </w:p>
        </w:tc>
        <w:tc>
          <w:tcPr>
            <w:tcW w:w="1432" w:type="dxa"/>
            <w:tcBorders>
              <w:top w:val="single" w:sz="4" w:space="0" w:color="auto"/>
              <w:bottom w:val="nil"/>
            </w:tcBorders>
            <w:hideMark/>
          </w:tcPr>
          <w:p w14:paraId="0F7FF271"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0.9998 </w:t>
            </w:r>
          </w:p>
        </w:tc>
        <w:tc>
          <w:tcPr>
            <w:tcW w:w="1492" w:type="dxa"/>
            <w:tcBorders>
              <w:top w:val="single" w:sz="4" w:space="0" w:color="auto"/>
              <w:bottom w:val="nil"/>
              <w:right w:val="nil"/>
            </w:tcBorders>
            <w:hideMark/>
          </w:tcPr>
          <w:p w14:paraId="3A84802A"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27</w:t>
            </w:r>
          </w:p>
        </w:tc>
      </w:tr>
      <w:tr w:rsidR="00827D2B" w:rsidRPr="00463427" w14:paraId="0F95C90B" w14:textId="77777777" w:rsidTr="00801EA0">
        <w:trPr>
          <w:trHeight w:val="281"/>
        </w:trPr>
        <w:tc>
          <w:tcPr>
            <w:tcW w:w="2694" w:type="dxa"/>
            <w:tcBorders>
              <w:top w:val="nil"/>
              <w:left w:val="nil"/>
              <w:bottom w:val="nil"/>
            </w:tcBorders>
            <w:hideMark/>
          </w:tcPr>
          <w:p w14:paraId="0BFD4DEA" w14:textId="6B85904D" w:rsidR="00827D2B" w:rsidRPr="00463427" w:rsidRDefault="004B3A2C" w:rsidP="002849E2">
            <w:pPr>
              <w:jc w:val="center"/>
              <w:rPr>
                <w:rFonts w:ascii="Times New Roman" w:hAnsi="Times New Roman" w:cs="Times New Roman"/>
              </w:rPr>
            </w:pPr>
            <m:oMathPara>
              <m:oMath>
                <m:r>
                  <w:rPr>
                    <w:rFonts w:ascii="Cambria Math" w:eastAsia="等线" w:hAnsi="Cambria Math" w:cs="Times New Roman"/>
                    <w:sz w:val="22"/>
                  </w:rPr>
                  <m:t>ΔHvap</m:t>
                </m:r>
              </m:oMath>
            </m:oMathPara>
          </w:p>
        </w:tc>
        <w:tc>
          <w:tcPr>
            <w:tcW w:w="1254" w:type="dxa"/>
            <w:tcBorders>
              <w:top w:val="nil"/>
              <w:bottom w:val="nil"/>
            </w:tcBorders>
            <w:hideMark/>
          </w:tcPr>
          <w:p w14:paraId="0FA2C0C9"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0.9843 </w:t>
            </w:r>
          </w:p>
        </w:tc>
        <w:tc>
          <w:tcPr>
            <w:tcW w:w="1424" w:type="dxa"/>
            <w:tcBorders>
              <w:top w:val="nil"/>
              <w:bottom w:val="nil"/>
              <w:right w:val="single" w:sz="4" w:space="0" w:color="auto"/>
            </w:tcBorders>
            <w:hideMark/>
          </w:tcPr>
          <w:p w14:paraId="71CA8A07"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0.5055 </w:t>
            </w:r>
          </w:p>
        </w:tc>
        <w:tc>
          <w:tcPr>
            <w:tcW w:w="1432" w:type="dxa"/>
            <w:tcBorders>
              <w:top w:val="nil"/>
              <w:left w:val="single" w:sz="4" w:space="0" w:color="auto"/>
              <w:bottom w:val="nil"/>
            </w:tcBorders>
            <w:hideMark/>
          </w:tcPr>
          <w:p w14:paraId="021E126D"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0.9998 </w:t>
            </w:r>
          </w:p>
        </w:tc>
        <w:tc>
          <w:tcPr>
            <w:tcW w:w="1492" w:type="dxa"/>
            <w:tcBorders>
              <w:top w:val="nil"/>
              <w:bottom w:val="nil"/>
              <w:right w:val="nil"/>
            </w:tcBorders>
            <w:hideMark/>
          </w:tcPr>
          <w:p w14:paraId="56B59805"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8</w:t>
            </w:r>
          </w:p>
        </w:tc>
      </w:tr>
      <w:tr w:rsidR="00827D2B" w:rsidRPr="00463427" w14:paraId="7534572C" w14:textId="77777777" w:rsidTr="00801EA0">
        <w:trPr>
          <w:trHeight w:val="257"/>
        </w:trPr>
        <w:tc>
          <w:tcPr>
            <w:tcW w:w="2694" w:type="dxa"/>
            <w:tcBorders>
              <w:top w:val="nil"/>
              <w:left w:val="nil"/>
              <w:bottom w:val="nil"/>
            </w:tcBorders>
            <w:hideMark/>
          </w:tcPr>
          <w:p w14:paraId="004E7195" w14:textId="7DFDDA65" w:rsidR="00827D2B" w:rsidRPr="00463427" w:rsidRDefault="004B3A2C" w:rsidP="002849E2">
            <w:pPr>
              <w:jc w:val="center"/>
              <w:rPr>
                <w:rFonts w:ascii="Times New Roman" w:hAnsi="Times New Roman" w:cs="Times New Roman"/>
              </w:rPr>
            </w:pPr>
            <m:oMathPara>
              <m:oMath>
                <m:r>
                  <w:rPr>
                    <w:rFonts w:ascii="Cambria Math" w:eastAsia="等线" w:hAnsi="Cambria Math" w:cs="Times New Roman"/>
                    <w:sz w:val="22"/>
                  </w:rPr>
                  <m:t>U</m:t>
                </m:r>
              </m:oMath>
            </m:oMathPara>
          </w:p>
        </w:tc>
        <w:tc>
          <w:tcPr>
            <w:tcW w:w="1254" w:type="dxa"/>
            <w:tcBorders>
              <w:top w:val="nil"/>
              <w:bottom w:val="nil"/>
            </w:tcBorders>
            <w:hideMark/>
          </w:tcPr>
          <w:p w14:paraId="5C6818A6"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0.9932 </w:t>
            </w:r>
          </w:p>
        </w:tc>
        <w:tc>
          <w:tcPr>
            <w:tcW w:w="1424" w:type="dxa"/>
            <w:tcBorders>
              <w:top w:val="nil"/>
              <w:bottom w:val="nil"/>
            </w:tcBorders>
            <w:hideMark/>
          </w:tcPr>
          <w:p w14:paraId="20868900"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0.9807 </w:t>
            </w:r>
          </w:p>
        </w:tc>
        <w:tc>
          <w:tcPr>
            <w:tcW w:w="1432" w:type="dxa"/>
            <w:tcBorders>
              <w:top w:val="nil"/>
              <w:bottom w:val="nil"/>
            </w:tcBorders>
            <w:hideMark/>
          </w:tcPr>
          <w:p w14:paraId="64428E0E"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0.9990 </w:t>
            </w:r>
          </w:p>
        </w:tc>
        <w:tc>
          <w:tcPr>
            <w:tcW w:w="1492" w:type="dxa"/>
            <w:tcBorders>
              <w:top w:val="nil"/>
              <w:bottom w:val="nil"/>
              <w:right w:val="nil"/>
            </w:tcBorders>
            <w:hideMark/>
          </w:tcPr>
          <w:p w14:paraId="68508CBF"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25B84F21" w14:textId="77777777" w:rsidTr="00801EA0">
        <w:trPr>
          <w:trHeight w:val="361"/>
        </w:trPr>
        <w:tc>
          <w:tcPr>
            <w:tcW w:w="2694" w:type="dxa"/>
            <w:tcBorders>
              <w:top w:val="nil"/>
              <w:left w:val="nil"/>
              <w:bottom w:val="nil"/>
            </w:tcBorders>
            <w:hideMark/>
          </w:tcPr>
          <w:p w14:paraId="74012060" w14:textId="0EB061C9" w:rsidR="00827D2B" w:rsidRPr="00463427" w:rsidRDefault="00000000" w:rsidP="002849E2">
            <w:pPr>
              <w:jc w:val="center"/>
              <w:rPr>
                <w:rFonts w:ascii="Times New Roman" w:hAnsi="Times New Roman" w:cs="Times New Roman"/>
              </w:rPr>
            </w:pPr>
            <m:oMathPara>
              <m:oMath>
                <m:sSub>
                  <m:sSubPr>
                    <m:ctrlPr>
                      <w:rPr>
                        <w:rFonts w:ascii="Cambria Math" w:eastAsia="等线" w:hAnsi="Cambria Math" w:cs="Times New Roman"/>
                        <w:i/>
                        <w:iCs/>
                        <w:sz w:val="22"/>
                      </w:rPr>
                    </m:ctrlPr>
                  </m:sSubPr>
                  <m:e>
                    <m:r>
                      <w:rPr>
                        <w:rFonts w:ascii="Cambria Math" w:eastAsia="等线" w:hAnsi="Cambria Math" w:cs="Times New Roman"/>
                        <w:sz w:val="22"/>
                      </w:rPr>
                      <m:t>ρ</m:t>
                    </m:r>
                  </m:e>
                  <m:sub>
                    <m:r>
                      <w:rPr>
                        <w:rFonts w:ascii="Cambria Math" w:eastAsia="等线" w:hAnsi="Cambria Math" w:cs="Times New Roman"/>
                        <w:sz w:val="22"/>
                      </w:rPr>
                      <m:t>L</m:t>
                    </m:r>
                  </m:sub>
                </m:sSub>
              </m:oMath>
            </m:oMathPara>
          </w:p>
        </w:tc>
        <w:tc>
          <w:tcPr>
            <w:tcW w:w="1254" w:type="dxa"/>
            <w:tcBorders>
              <w:top w:val="nil"/>
              <w:bottom w:val="nil"/>
            </w:tcBorders>
            <w:hideMark/>
          </w:tcPr>
          <w:p w14:paraId="6A440A91"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0.9904 </w:t>
            </w:r>
          </w:p>
        </w:tc>
        <w:tc>
          <w:tcPr>
            <w:tcW w:w="1424" w:type="dxa"/>
            <w:tcBorders>
              <w:top w:val="nil"/>
              <w:bottom w:val="nil"/>
            </w:tcBorders>
            <w:hideMark/>
          </w:tcPr>
          <w:p w14:paraId="4F565B14"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0.9854 </w:t>
            </w:r>
          </w:p>
        </w:tc>
        <w:tc>
          <w:tcPr>
            <w:tcW w:w="1432" w:type="dxa"/>
            <w:tcBorders>
              <w:top w:val="nil"/>
              <w:bottom w:val="nil"/>
            </w:tcBorders>
            <w:hideMark/>
          </w:tcPr>
          <w:p w14:paraId="3EF0F884"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1.0000 </w:t>
            </w:r>
          </w:p>
        </w:tc>
        <w:tc>
          <w:tcPr>
            <w:tcW w:w="1492" w:type="dxa"/>
            <w:tcBorders>
              <w:top w:val="nil"/>
              <w:bottom w:val="nil"/>
              <w:right w:val="nil"/>
            </w:tcBorders>
            <w:hideMark/>
          </w:tcPr>
          <w:p w14:paraId="3D7AA929"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153F1B35" w14:textId="77777777" w:rsidTr="00801EA0">
        <w:trPr>
          <w:trHeight w:val="295"/>
        </w:trPr>
        <w:tc>
          <w:tcPr>
            <w:tcW w:w="2694" w:type="dxa"/>
            <w:tcBorders>
              <w:top w:val="nil"/>
              <w:left w:val="nil"/>
              <w:bottom w:val="nil"/>
            </w:tcBorders>
            <w:hideMark/>
          </w:tcPr>
          <w:p w14:paraId="2AC07889" w14:textId="358D6A95" w:rsidR="00827D2B" w:rsidRPr="00463427" w:rsidRDefault="004B3A2C" w:rsidP="002849E2">
            <w:pPr>
              <w:jc w:val="center"/>
              <w:rPr>
                <w:rFonts w:ascii="Times New Roman" w:hAnsi="Times New Roman" w:cs="Times New Roman"/>
              </w:rPr>
            </w:pPr>
            <m:oMathPara>
              <m:oMath>
                <m:r>
                  <w:rPr>
                    <w:rFonts w:ascii="Cambria Math" w:eastAsia="等线" w:hAnsi="Cambria Math" w:cs="Times New Roman"/>
                    <w:sz w:val="22"/>
                  </w:rPr>
                  <m:t>H</m:t>
                </m:r>
              </m:oMath>
            </m:oMathPara>
          </w:p>
        </w:tc>
        <w:tc>
          <w:tcPr>
            <w:tcW w:w="1254" w:type="dxa"/>
            <w:tcBorders>
              <w:top w:val="nil"/>
              <w:bottom w:val="nil"/>
            </w:tcBorders>
            <w:hideMark/>
          </w:tcPr>
          <w:p w14:paraId="34DCE78D"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0.9948 </w:t>
            </w:r>
          </w:p>
        </w:tc>
        <w:tc>
          <w:tcPr>
            <w:tcW w:w="1424" w:type="dxa"/>
            <w:tcBorders>
              <w:top w:val="nil"/>
              <w:bottom w:val="nil"/>
            </w:tcBorders>
            <w:hideMark/>
          </w:tcPr>
          <w:p w14:paraId="19ABE684"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0.9864 </w:t>
            </w:r>
          </w:p>
        </w:tc>
        <w:tc>
          <w:tcPr>
            <w:tcW w:w="1432" w:type="dxa"/>
            <w:tcBorders>
              <w:top w:val="nil"/>
              <w:bottom w:val="nil"/>
            </w:tcBorders>
            <w:hideMark/>
          </w:tcPr>
          <w:p w14:paraId="72B704B5"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0.9998 </w:t>
            </w:r>
          </w:p>
        </w:tc>
        <w:tc>
          <w:tcPr>
            <w:tcW w:w="1492" w:type="dxa"/>
            <w:tcBorders>
              <w:top w:val="nil"/>
              <w:bottom w:val="nil"/>
              <w:right w:val="nil"/>
            </w:tcBorders>
            <w:hideMark/>
          </w:tcPr>
          <w:p w14:paraId="723C7AC7"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4F42422A" w14:textId="77777777" w:rsidTr="00801EA0">
        <w:trPr>
          <w:trHeight w:val="257"/>
        </w:trPr>
        <w:tc>
          <w:tcPr>
            <w:tcW w:w="2694" w:type="dxa"/>
            <w:tcBorders>
              <w:top w:val="nil"/>
              <w:left w:val="nil"/>
              <w:bottom w:val="nil"/>
            </w:tcBorders>
            <w:hideMark/>
          </w:tcPr>
          <w:p w14:paraId="31037DEC" w14:textId="1FA410B2" w:rsidR="00827D2B" w:rsidRPr="00463427" w:rsidRDefault="004B3A2C" w:rsidP="002849E2">
            <w:pPr>
              <w:jc w:val="center"/>
              <w:rPr>
                <w:rFonts w:ascii="Times New Roman" w:hAnsi="Times New Roman" w:cs="Times New Roman"/>
              </w:rPr>
            </w:pPr>
            <m:oMathPara>
              <m:oMath>
                <m:r>
                  <w:rPr>
                    <w:rFonts w:ascii="Cambria Math" w:eastAsia="等线" w:hAnsi="Cambria Math" w:cs="Times New Roman"/>
                    <w:sz w:val="22"/>
                  </w:rPr>
                  <m:t>Ex</m:t>
                </m:r>
              </m:oMath>
            </m:oMathPara>
          </w:p>
        </w:tc>
        <w:tc>
          <w:tcPr>
            <w:tcW w:w="1254" w:type="dxa"/>
            <w:tcBorders>
              <w:top w:val="nil"/>
              <w:bottom w:val="nil"/>
            </w:tcBorders>
            <w:hideMark/>
          </w:tcPr>
          <w:p w14:paraId="6E028D04"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0.9909 </w:t>
            </w:r>
          </w:p>
        </w:tc>
        <w:tc>
          <w:tcPr>
            <w:tcW w:w="1424" w:type="dxa"/>
            <w:tcBorders>
              <w:top w:val="nil"/>
              <w:bottom w:val="nil"/>
            </w:tcBorders>
            <w:hideMark/>
          </w:tcPr>
          <w:p w14:paraId="72E8BAD3"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0.9685 </w:t>
            </w:r>
          </w:p>
        </w:tc>
        <w:tc>
          <w:tcPr>
            <w:tcW w:w="1432" w:type="dxa"/>
            <w:tcBorders>
              <w:top w:val="nil"/>
              <w:bottom w:val="nil"/>
            </w:tcBorders>
            <w:hideMark/>
          </w:tcPr>
          <w:p w14:paraId="655431E7"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0.9992 </w:t>
            </w:r>
          </w:p>
        </w:tc>
        <w:tc>
          <w:tcPr>
            <w:tcW w:w="1492" w:type="dxa"/>
            <w:tcBorders>
              <w:top w:val="nil"/>
              <w:bottom w:val="nil"/>
              <w:right w:val="nil"/>
            </w:tcBorders>
            <w:hideMark/>
          </w:tcPr>
          <w:p w14:paraId="6A0B517E"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527D843F" w14:textId="77777777" w:rsidTr="00801EA0">
        <w:trPr>
          <w:trHeight w:val="277"/>
        </w:trPr>
        <w:tc>
          <w:tcPr>
            <w:tcW w:w="2694" w:type="dxa"/>
            <w:tcBorders>
              <w:top w:val="nil"/>
              <w:left w:val="nil"/>
              <w:bottom w:val="nil"/>
            </w:tcBorders>
            <w:hideMark/>
          </w:tcPr>
          <w:p w14:paraId="3BF1149C" w14:textId="39AC665C" w:rsidR="00827D2B" w:rsidRPr="00463427" w:rsidRDefault="004B3A2C" w:rsidP="002849E2">
            <w:pPr>
              <w:jc w:val="center"/>
              <w:rPr>
                <w:rFonts w:ascii="Times New Roman" w:hAnsi="Times New Roman" w:cs="Times New Roman"/>
              </w:rPr>
            </w:pPr>
            <m:oMathPara>
              <m:oMath>
                <m:r>
                  <w:rPr>
                    <w:rFonts w:ascii="Cambria Math" w:eastAsia="等线" w:hAnsi="Cambria Math" w:cs="Times New Roman"/>
                    <w:sz w:val="22"/>
                  </w:rPr>
                  <m:t>G</m:t>
                </m:r>
              </m:oMath>
            </m:oMathPara>
          </w:p>
        </w:tc>
        <w:tc>
          <w:tcPr>
            <w:tcW w:w="1254" w:type="dxa"/>
            <w:tcBorders>
              <w:top w:val="nil"/>
              <w:bottom w:val="nil"/>
            </w:tcBorders>
            <w:hideMark/>
          </w:tcPr>
          <w:p w14:paraId="2AB065DC"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0.9964 </w:t>
            </w:r>
          </w:p>
        </w:tc>
        <w:tc>
          <w:tcPr>
            <w:tcW w:w="1424" w:type="dxa"/>
            <w:tcBorders>
              <w:top w:val="nil"/>
              <w:bottom w:val="nil"/>
            </w:tcBorders>
            <w:hideMark/>
          </w:tcPr>
          <w:p w14:paraId="4C4083CF"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0.9828 </w:t>
            </w:r>
          </w:p>
        </w:tc>
        <w:tc>
          <w:tcPr>
            <w:tcW w:w="1432" w:type="dxa"/>
            <w:tcBorders>
              <w:top w:val="nil"/>
              <w:bottom w:val="nil"/>
            </w:tcBorders>
            <w:hideMark/>
          </w:tcPr>
          <w:p w14:paraId="620D82B3"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0.9997 </w:t>
            </w:r>
          </w:p>
        </w:tc>
        <w:tc>
          <w:tcPr>
            <w:tcW w:w="1492" w:type="dxa"/>
            <w:tcBorders>
              <w:top w:val="nil"/>
              <w:bottom w:val="nil"/>
              <w:right w:val="nil"/>
            </w:tcBorders>
            <w:hideMark/>
          </w:tcPr>
          <w:p w14:paraId="3B5BF973"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48E8248C" w14:textId="77777777" w:rsidTr="00801EA0">
        <w:trPr>
          <w:trHeight w:val="210"/>
        </w:trPr>
        <w:tc>
          <w:tcPr>
            <w:tcW w:w="2694" w:type="dxa"/>
            <w:tcBorders>
              <w:top w:val="nil"/>
              <w:left w:val="nil"/>
              <w:bottom w:val="nil"/>
            </w:tcBorders>
            <w:hideMark/>
          </w:tcPr>
          <w:p w14:paraId="34474C10" w14:textId="1E25FA85" w:rsidR="00827D2B" w:rsidRPr="00463427" w:rsidRDefault="004B3A2C" w:rsidP="002849E2">
            <w:pPr>
              <w:jc w:val="center"/>
              <w:rPr>
                <w:rFonts w:ascii="Times New Roman" w:hAnsi="Times New Roman" w:cs="Times New Roman"/>
              </w:rPr>
            </w:pPr>
            <m:oMathPara>
              <m:oMath>
                <m:r>
                  <w:rPr>
                    <w:rFonts w:ascii="Cambria Math" w:eastAsia="等线" w:hAnsi="Cambria Math" w:cs="Times New Roman"/>
                    <w:sz w:val="22"/>
                  </w:rPr>
                  <m:t>γ</m:t>
                </m:r>
              </m:oMath>
            </m:oMathPara>
          </w:p>
        </w:tc>
        <w:tc>
          <w:tcPr>
            <w:tcW w:w="1254" w:type="dxa"/>
            <w:tcBorders>
              <w:top w:val="nil"/>
              <w:bottom w:val="nil"/>
            </w:tcBorders>
            <w:hideMark/>
          </w:tcPr>
          <w:p w14:paraId="2E3DE039"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0.9927 </w:t>
            </w:r>
          </w:p>
        </w:tc>
        <w:tc>
          <w:tcPr>
            <w:tcW w:w="1424" w:type="dxa"/>
            <w:tcBorders>
              <w:top w:val="nil"/>
              <w:bottom w:val="nil"/>
            </w:tcBorders>
            <w:hideMark/>
          </w:tcPr>
          <w:p w14:paraId="16CFBF74"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0.9883 </w:t>
            </w:r>
          </w:p>
        </w:tc>
        <w:tc>
          <w:tcPr>
            <w:tcW w:w="1432" w:type="dxa"/>
            <w:tcBorders>
              <w:top w:val="nil"/>
              <w:bottom w:val="nil"/>
            </w:tcBorders>
            <w:hideMark/>
          </w:tcPr>
          <w:p w14:paraId="3AF08953"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0.9972 </w:t>
            </w:r>
          </w:p>
        </w:tc>
        <w:tc>
          <w:tcPr>
            <w:tcW w:w="1492" w:type="dxa"/>
            <w:tcBorders>
              <w:top w:val="nil"/>
              <w:bottom w:val="nil"/>
              <w:right w:val="nil"/>
            </w:tcBorders>
            <w:hideMark/>
          </w:tcPr>
          <w:p w14:paraId="38D11A3B"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1D2C869A" w14:textId="77777777" w:rsidTr="00801EA0">
        <w:trPr>
          <w:trHeight w:val="313"/>
        </w:trPr>
        <w:tc>
          <w:tcPr>
            <w:tcW w:w="2694" w:type="dxa"/>
            <w:tcBorders>
              <w:top w:val="nil"/>
              <w:left w:val="nil"/>
              <w:bottom w:val="nil"/>
            </w:tcBorders>
            <w:hideMark/>
          </w:tcPr>
          <w:p w14:paraId="0CCEE3E8" w14:textId="74214ABD" w:rsidR="00827D2B" w:rsidRPr="00463427" w:rsidRDefault="00000000" w:rsidP="002849E2">
            <w:pPr>
              <w:jc w:val="center"/>
              <w:rPr>
                <w:rFonts w:ascii="Times New Roman" w:hAnsi="Times New Roman" w:cs="Times New Roman"/>
              </w:rPr>
            </w:pPr>
            <m:oMathPara>
              <m:oMath>
                <m:sSub>
                  <m:sSubPr>
                    <m:ctrlPr>
                      <w:rPr>
                        <w:rFonts w:ascii="Cambria Math" w:eastAsia="等线" w:hAnsi="Cambria Math" w:cs="Times New Roman"/>
                        <w:iCs/>
                        <w:sz w:val="22"/>
                      </w:rPr>
                    </m:ctrlPr>
                  </m:sSubPr>
                  <m:e>
                    <m:r>
                      <w:rPr>
                        <w:rFonts w:ascii="Cambria Math" w:eastAsia="等线" w:hAnsi="Cambria Math" w:cs="Times New Roman"/>
                        <w:sz w:val="22"/>
                      </w:rPr>
                      <m:t>P</m:t>
                    </m:r>
                  </m:e>
                  <m:sub>
                    <m:r>
                      <w:rPr>
                        <w:rFonts w:ascii="Cambria Math" w:eastAsia="等线" w:hAnsi="Cambria Math" w:cs="Times New Roman"/>
                        <w:sz w:val="22"/>
                      </w:rPr>
                      <m:t>vap</m:t>
                    </m:r>
                  </m:sub>
                </m:sSub>
              </m:oMath>
            </m:oMathPara>
          </w:p>
        </w:tc>
        <w:tc>
          <w:tcPr>
            <w:tcW w:w="1254" w:type="dxa"/>
            <w:tcBorders>
              <w:top w:val="nil"/>
              <w:bottom w:val="nil"/>
            </w:tcBorders>
            <w:hideMark/>
          </w:tcPr>
          <w:p w14:paraId="7809F4F9"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0.9942 </w:t>
            </w:r>
          </w:p>
        </w:tc>
        <w:tc>
          <w:tcPr>
            <w:tcW w:w="1424" w:type="dxa"/>
            <w:tcBorders>
              <w:top w:val="nil"/>
              <w:bottom w:val="nil"/>
            </w:tcBorders>
            <w:hideMark/>
          </w:tcPr>
          <w:p w14:paraId="3107EF6A"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0.9791 </w:t>
            </w:r>
          </w:p>
        </w:tc>
        <w:tc>
          <w:tcPr>
            <w:tcW w:w="1432" w:type="dxa"/>
            <w:tcBorders>
              <w:top w:val="nil"/>
              <w:bottom w:val="nil"/>
            </w:tcBorders>
            <w:hideMark/>
          </w:tcPr>
          <w:p w14:paraId="18789232"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0.9999 </w:t>
            </w:r>
          </w:p>
        </w:tc>
        <w:tc>
          <w:tcPr>
            <w:tcW w:w="1492" w:type="dxa"/>
            <w:tcBorders>
              <w:top w:val="nil"/>
              <w:bottom w:val="nil"/>
              <w:right w:val="nil"/>
            </w:tcBorders>
            <w:hideMark/>
          </w:tcPr>
          <w:p w14:paraId="648D5616"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458B1FB7" w14:textId="77777777" w:rsidTr="00801EA0">
        <w:trPr>
          <w:trHeight w:val="287"/>
        </w:trPr>
        <w:tc>
          <w:tcPr>
            <w:tcW w:w="2694" w:type="dxa"/>
            <w:tcBorders>
              <w:top w:val="nil"/>
              <w:left w:val="nil"/>
              <w:bottom w:val="single" w:sz="4" w:space="0" w:color="auto"/>
            </w:tcBorders>
            <w:hideMark/>
          </w:tcPr>
          <w:p w14:paraId="5034780B" w14:textId="0B5D0CC1" w:rsidR="00827D2B" w:rsidRPr="00463427" w:rsidRDefault="00C84E78" w:rsidP="002849E2">
            <w:pPr>
              <w:jc w:val="center"/>
              <w:rPr>
                <w:rFonts w:ascii="Times New Roman" w:hAnsi="Times New Roman" w:cs="Times New Roman"/>
              </w:rPr>
            </w:pPr>
            <m:oMathPara>
              <m:oMath>
                <m:r>
                  <w:rPr>
                    <w:rFonts w:ascii="Cambria Math" w:eastAsia="等线" w:hAnsi="Cambria Math" w:cs="Times New Roman"/>
                    <w:sz w:val="22"/>
                  </w:rPr>
                  <m:t>V</m:t>
                </m:r>
              </m:oMath>
            </m:oMathPara>
          </w:p>
        </w:tc>
        <w:tc>
          <w:tcPr>
            <w:tcW w:w="1254" w:type="dxa"/>
            <w:tcBorders>
              <w:top w:val="nil"/>
              <w:bottom w:val="single" w:sz="4" w:space="0" w:color="auto"/>
            </w:tcBorders>
            <w:hideMark/>
          </w:tcPr>
          <w:p w14:paraId="07EE1D62"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0.9731 </w:t>
            </w:r>
          </w:p>
        </w:tc>
        <w:tc>
          <w:tcPr>
            <w:tcW w:w="1424" w:type="dxa"/>
            <w:tcBorders>
              <w:top w:val="nil"/>
              <w:bottom w:val="single" w:sz="4" w:space="0" w:color="auto"/>
            </w:tcBorders>
            <w:hideMark/>
          </w:tcPr>
          <w:p w14:paraId="54E9F4D8"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0.8871 </w:t>
            </w:r>
          </w:p>
        </w:tc>
        <w:tc>
          <w:tcPr>
            <w:tcW w:w="1432" w:type="dxa"/>
            <w:tcBorders>
              <w:top w:val="nil"/>
              <w:bottom w:val="single" w:sz="4" w:space="0" w:color="auto"/>
            </w:tcBorders>
            <w:hideMark/>
          </w:tcPr>
          <w:p w14:paraId="2E62DDCF"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1.0000 </w:t>
            </w:r>
          </w:p>
        </w:tc>
        <w:tc>
          <w:tcPr>
            <w:tcW w:w="1492" w:type="dxa"/>
            <w:tcBorders>
              <w:top w:val="nil"/>
              <w:bottom w:val="single" w:sz="4" w:space="0" w:color="auto"/>
              <w:right w:val="nil"/>
            </w:tcBorders>
            <w:hideMark/>
          </w:tcPr>
          <w:p w14:paraId="21E411C9"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4</w:t>
            </w:r>
          </w:p>
        </w:tc>
      </w:tr>
    </w:tbl>
    <w:p w14:paraId="639EC792" w14:textId="07F9E5E5" w:rsidR="00827D2B" w:rsidRPr="009D74E6" w:rsidRDefault="00827D2B" w:rsidP="00801EA0">
      <w:pPr>
        <w:spacing w:after="160"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 xml:space="preserve">By fitting a linear trend line to the experimental data of 10 temperature-dependent properties, as shown in the table </w:t>
      </w:r>
      <w:r w:rsidR="007A591D" w:rsidRPr="009D74E6">
        <w:rPr>
          <w:rFonts w:ascii="Cambria Math" w:hAnsi="Cambria Math" w:cs="Times New Roman" w:hint="eastAsia"/>
          <w:kern w:val="2"/>
          <w:sz w:val="22"/>
          <w:szCs w:val="22"/>
        </w:rPr>
        <w:t>above</w:t>
      </w:r>
      <w:r w:rsidRPr="009D74E6">
        <w:rPr>
          <w:rFonts w:ascii="Cambria Math" w:hAnsi="Cambria Math" w:cs="Times New Roman"/>
          <w:kern w:val="2"/>
          <w:sz w:val="22"/>
          <w:szCs w:val="22"/>
        </w:rPr>
        <w:t>,</w:t>
      </w:r>
      <w:r w:rsidR="001202BC" w:rsidRPr="009D74E6">
        <w:rPr>
          <w:rFonts w:ascii="Cambria Math" w:hAnsi="Cambria Math" w:cs="Times New Roman"/>
          <w:kern w:val="2"/>
          <w:sz w:val="22"/>
          <w:szCs w:val="22"/>
        </w:rPr>
        <w:t xml:space="preserve"> it can be observed that all the properties exhibit a strong linear relationship, with an average R² value greater than 0.97.</w:t>
      </w:r>
      <w:r w:rsidRPr="009D74E6">
        <w:rPr>
          <w:rFonts w:ascii="Cambria Math" w:hAnsi="Cambria Math" w:cs="Times New Roman"/>
          <w:kern w:val="2"/>
          <w:sz w:val="22"/>
          <w:szCs w:val="22"/>
        </w:rPr>
        <w:t xml:space="preserve"> (Note that the </w:t>
      </w:r>
      <w:r w:rsidRPr="009D74E6">
        <w:rPr>
          <w:rFonts w:ascii="Cambria Math" w:hAnsi="Cambria Math" w:cs="Times New Roman"/>
          <w:kern w:val="2"/>
          <w:sz w:val="22"/>
          <w:szCs w:val="22"/>
        </w:rPr>
        <w:lastRenderedPageBreak/>
        <w:t xml:space="preserve">vapor pressure data was log-transformed before fitting.) </w:t>
      </w:r>
      <w:r w:rsidR="001202BC" w:rsidRPr="009D74E6">
        <w:rPr>
          <w:rFonts w:ascii="Cambria Math" w:hAnsi="Cambria Math" w:cs="Times New Roman"/>
          <w:kern w:val="2"/>
          <w:sz w:val="22"/>
          <w:szCs w:val="22"/>
        </w:rPr>
        <w:t>Therefore, high-accuracy prediction models at two physically meaningful temperature points (e.g., at the critical temperature</w:t>
      </w:r>
      <w:r w:rsidR="001202BC" w:rsidRPr="00031E7D">
        <w:rPr>
          <w:rFonts w:ascii="Cambria Math" w:hAnsi="Cambria Math" w:cs="Times New Roman"/>
          <w:strike/>
          <w:color w:val="EE0000"/>
          <w:kern w:val="2"/>
          <w:sz w:val="22"/>
          <w:szCs w:val="22"/>
          <w:rPrChange w:id="587" w:author="帅 张" w:date="2025-12-22T20:29:00Z" w16du:dateUtc="2025-12-22T12:29:00Z">
            <w:rPr>
              <w:rFonts w:ascii="Cambria Math" w:hAnsi="Cambria Math" w:cs="Times New Roman"/>
              <w:kern w:val="2"/>
              <w:sz w:val="22"/>
              <w:szCs w:val="22"/>
            </w:rPr>
          </w:rPrChange>
        </w:rPr>
        <w:t xml:space="preserve"> (T</w:t>
      </w:r>
      <w:r w:rsidR="001202BC" w:rsidRPr="00031E7D">
        <w:rPr>
          <w:rFonts w:ascii="Cambria Math" w:hAnsi="Cambria Math" w:cs="Times New Roman"/>
          <w:strike/>
          <w:color w:val="EE0000"/>
          <w:kern w:val="2"/>
          <w:sz w:val="22"/>
          <w:szCs w:val="22"/>
          <w:vertAlign w:val="subscript"/>
          <w:rPrChange w:id="588" w:author="帅 张" w:date="2025-12-22T20:29:00Z" w16du:dateUtc="2025-12-22T12:29:00Z">
            <w:rPr>
              <w:rFonts w:ascii="Cambria Math" w:hAnsi="Cambria Math" w:cs="Times New Roman"/>
              <w:kern w:val="2"/>
              <w:sz w:val="22"/>
              <w:szCs w:val="22"/>
            </w:rPr>
          </w:rPrChange>
        </w:rPr>
        <w:t>c</w:t>
      </w:r>
      <w:r w:rsidR="001202BC" w:rsidRPr="00031E7D">
        <w:rPr>
          <w:rFonts w:ascii="Cambria Math" w:hAnsi="Cambria Math" w:cs="Times New Roman"/>
          <w:strike/>
          <w:color w:val="EE0000"/>
          <w:kern w:val="2"/>
          <w:sz w:val="22"/>
          <w:szCs w:val="22"/>
          <w:rPrChange w:id="589" w:author="帅 张" w:date="2025-12-22T20:29:00Z" w16du:dateUtc="2025-12-22T12:29:00Z">
            <w:rPr>
              <w:rFonts w:ascii="Cambria Math" w:hAnsi="Cambria Math" w:cs="Times New Roman"/>
              <w:kern w:val="2"/>
              <w:sz w:val="22"/>
              <w:szCs w:val="22"/>
            </w:rPr>
          </w:rPrChange>
        </w:rPr>
        <w:t>)</w:t>
      </w:r>
      <w:r w:rsidR="001202BC" w:rsidRPr="009D74E6">
        <w:rPr>
          <w:rFonts w:ascii="Cambria Math" w:hAnsi="Cambria Math" w:cs="Times New Roman"/>
          <w:kern w:val="2"/>
          <w:sz w:val="22"/>
          <w:szCs w:val="22"/>
        </w:rPr>
        <w:t xml:space="preserve"> </w:t>
      </w:r>
      <m:oMath>
        <m:sSub>
          <m:sSubPr>
            <m:ctrlPr>
              <w:ins w:id="590" w:author="帅 张" w:date="2025-12-22T20:30:00Z" w16du:dateUtc="2025-12-22T12:30:00Z">
                <w:rPr>
                  <w:rFonts w:ascii="Cambria Math" w:hAnsi="Cambria Math" w:cs="Times New Roman"/>
                  <w:i/>
                  <w:kern w:val="2"/>
                  <w:sz w:val="22"/>
                  <w:szCs w:val="22"/>
                </w:rPr>
              </w:ins>
            </m:ctrlPr>
          </m:sSubPr>
          <m:e>
            <m:r>
              <w:ins w:id="591" w:author="帅 张" w:date="2025-12-22T20:30:00Z" w16du:dateUtc="2025-12-22T12:30:00Z">
                <w:rPr>
                  <w:rFonts w:ascii="Cambria Math" w:hAnsi="Cambria Math" w:cs="Times New Roman" w:hint="eastAsia"/>
                  <w:kern w:val="2"/>
                  <w:sz w:val="22"/>
                  <w:szCs w:val="22"/>
                </w:rPr>
                <m:t>T</m:t>
              </w:ins>
            </m:r>
          </m:e>
          <m:sub>
            <m:r>
              <w:ins w:id="592" w:author="帅 张" w:date="2025-12-22T20:30:00Z" w16du:dateUtc="2025-12-22T12:30:00Z">
                <w:rPr>
                  <w:rFonts w:ascii="Cambria Math" w:hAnsi="Cambria Math" w:cs="Times New Roman"/>
                  <w:kern w:val="2"/>
                  <w:sz w:val="22"/>
                  <w:szCs w:val="22"/>
                </w:rPr>
                <m:t>c</m:t>
              </w:ins>
            </m:r>
          </m:sub>
        </m:sSub>
      </m:oMath>
      <w:ins w:id="593" w:author="帅 张" w:date="2025-12-22T20:31:00Z" w16du:dateUtc="2025-12-22T12:31:00Z">
        <w:r w:rsidR="00031E7D">
          <w:rPr>
            <w:rFonts w:ascii="Cambria Math" w:hAnsi="Cambria Math" w:cs="Times New Roman" w:hint="eastAsia"/>
            <w:kern w:val="2"/>
            <w:sz w:val="22"/>
            <w:szCs w:val="22"/>
          </w:rPr>
          <w:t xml:space="preserve"> </w:t>
        </w:r>
      </w:ins>
      <w:r w:rsidR="001202BC" w:rsidRPr="009D74E6">
        <w:rPr>
          <w:rFonts w:ascii="Cambria Math" w:hAnsi="Cambria Math" w:cs="Times New Roman"/>
          <w:kern w:val="2"/>
          <w:sz w:val="22"/>
          <w:szCs w:val="22"/>
        </w:rPr>
        <w:t>and the normal boiling point</w:t>
      </w:r>
      <w:r w:rsidR="001202BC" w:rsidRPr="00031E7D">
        <w:rPr>
          <w:rFonts w:ascii="Cambria Math" w:hAnsi="Cambria Math" w:cs="Times New Roman"/>
          <w:strike/>
          <w:color w:val="EE0000"/>
          <w:kern w:val="2"/>
          <w:sz w:val="22"/>
          <w:szCs w:val="22"/>
          <w:rPrChange w:id="594" w:author="帅 张" w:date="2025-12-22T20:29:00Z" w16du:dateUtc="2025-12-22T12:29:00Z">
            <w:rPr>
              <w:rFonts w:ascii="Cambria Math" w:hAnsi="Cambria Math" w:cs="Times New Roman"/>
              <w:kern w:val="2"/>
              <w:sz w:val="22"/>
              <w:szCs w:val="22"/>
            </w:rPr>
          </w:rPrChange>
        </w:rPr>
        <w:t xml:space="preserve"> (</w:t>
      </w:r>
      <w:commentRangeStart w:id="595"/>
      <w:r w:rsidR="001202BC" w:rsidRPr="00031E7D">
        <w:rPr>
          <w:rFonts w:ascii="Cambria Math" w:hAnsi="Cambria Math" w:cs="Times New Roman"/>
          <w:strike/>
          <w:color w:val="EE0000"/>
          <w:kern w:val="2"/>
          <w:sz w:val="22"/>
          <w:szCs w:val="22"/>
          <w:rPrChange w:id="596" w:author="帅 张" w:date="2025-12-22T20:29:00Z" w16du:dateUtc="2025-12-22T12:29:00Z">
            <w:rPr>
              <w:rFonts w:ascii="Cambria Math" w:hAnsi="Cambria Math" w:cs="Times New Roman"/>
              <w:kern w:val="2"/>
              <w:sz w:val="22"/>
              <w:szCs w:val="22"/>
            </w:rPr>
          </w:rPrChange>
        </w:rPr>
        <w:t>T</w:t>
      </w:r>
      <w:r w:rsidR="001202BC" w:rsidRPr="00031E7D">
        <w:rPr>
          <w:rFonts w:ascii="Cambria Math" w:hAnsi="Cambria Math" w:cs="Times New Roman"/>
          <w:strike/>
          <w:color w:val="EE0000"/>
          <w:kern w:val="2"/>
          <w:sz w:val="22"/>
          <w:szCs w:val="22"/>
          <w:vertAlign w:val="subscript"/>
          <w:rPrChange w:id="597" w:author="帅 张" w:date="2025-12-22T20:29:00Z" w16du:dateUtc="2025-12-22T12:29:00Z">
            <w:rPr>
              <w:rFonts w:ascii="Cambria Math" w:hAnsi="Cambria Math" w:cs="Times New Roman"/>
              <w:kern w:val="2"/>
              <w:sz w:val="22"/>
              <w:szCs w:val="22"/>
            </w:rPr>
          </w:rPrChange>
        </w:rPr>
        <w:t>b</w:t>
      </w:r>
      <w:commentRangeEnd w:id="595"/>
      <w:r w:rsidR="001807A0" w:rsidRPr="00031E7D">
        <w:rPr>
          <w:rStyle w:val="af9"/>
          <w:rFonts w:asciiTheme="minorHAnsi" w:eastAsiaTheme="minorEastAsia" w:hAnsiTheme="minorHAnsi" w:cstheme="minorBidi"/>
          <w:strike/>
          <w:color w:val="EE0000"/>
          <w:kern w:val="2"/>
          <w14:ligatures w14:val="standardContextual"/>
          <w:rPrChange w:id="598" w:author="帅 张" w:date="2025-12-22T20:29:00Z" w16du:dateUtc="2025-12-22T12:29:00Z">
            <w:rPr>
              <w:rStyle w:val="af9"/>
              <w:rFonts w:asciiTheme="minorHAnsi" w:eastAsiaTheme="minorEastAsia" w:hAnsiTheme="minorHAnsi" w:cstheme="minorBidi"/>
              <w:kern w:val="2"/>
              <w14:ligatures w14:val="standardContextual"/>
            </w:rPr>
          </w:rPrChange>
        </w:rPr>
        <w:commentReference w:id="595"/>
      </w:r>
      <w:r w:rsidR="001202BC" w:rsidRPr="00031E7D">
        <w:rPr>
          <w:rFonts w:ascii="Cambria Math" w:hAnsi="Cambria Math" w:cs="Times New Roman"/>
          <w:strike/>
          <w:color w:val="EE0000"/>
          <w:kern w:val="2"/>
          <w:sz w:val="22"/>
          <w:szCs w:val="22"/>
          <w:rPrChange w:id="599" w:author="帅 张" w:date="2025-12-22T20:29:00Z" w16du:dateUtc="2025-12-22T12:29:00Z">
            <w:rPr>
              <w:rFonts w:ascii="Cambria Math" w:hAnsi="Cambria Math" w:cs="Times New Roman"/>
              <w:kern w:val="2"/>
              <w:sz w:val="22"/>
              <w:szCs w:val="22"/>
            </w:rPr>
          </w:rPrChange>
        </w:rPr>
        <w:t>)</w:t>
      </w:r>
      <m:oMath>
        <m:sSub>
          <m:sSubPr>
            <m:ctrlPr>
              <w:ins w:id="600" w:author="帅 张" w:date="2025-12-22T20:30:00Z" w16du:dateUtc="2025-12-22T12:30:00Z">
                <w:rPr>
                  <w:rFonts w:ascii="Cambria Math" w:hAnsi="Cambria Math" w:cs="Times New Roman"/>
                  <w:i/>
                  <w:color w:val="000000" w:themeColor="text1"/>
                  <w:kern w:val="2"/>
                  <w:sz w:val="22"/>
                  <w:szCs w:val="22"/>
                </w:rPr>
              </w:ins>
            </m:ctrlPr>
          </m:sSubPr>
          <m:e>
            <m:r>
              <w:ins w:id="601" w:author="帅 张" w:date="2025-12-22T20:30:00Z" w16du:dateUtc="2025-12-22T12:30:00Z">
                <w:rPr>
                  <w:rFonts w:ascii="Cambria Math" w:hAnsi="Cambria Math" w:cs="Times New Roman" w:hint="eastAsia"/>
                  <w:color w:val="000000" w:themeColor="text1"/>
                  <w:kern w:val="2"/>
                  <w:sz w:val="22"/>
                  <w:szCs w:val="22"/>
                </w:rPr>
                <m:t>T</m:t>
              </w:ins>
            </m:r>
          </m:e>
          <m:sub>
            <m:r>
              <w:ins w:id="602" w:author="帅 张" w:date="2025-12-22T20:30:00Z" w16du:dateUtc="2025-12-22T12:30:00Z">
                <w:rPr>
                  <w:rFonts w:ascii="Cambria Math" w:hAnsi="Cambria Math" w:cs="Times New Roman"/>
                  <w:color w:val="000000" w:themeColor="text1"/>
                  <w:kern w:val="2"/>
                  <w:sz w:val="22"/>
                  <w:szCs w:val="22"/>
                </w:rPr>
                <m:t>b</m:t>
              </w:ins>
            </m:r>
          </m:sub>
        </m:sSub>
      </m:oMath>
      <w:r w:rsidR="001202BC" w:rsidRPr="009D74E6">
        <w:rPr>
          <w:rFonts w:ascii="Cambria Math" w:hAnsi="Cambria Math" w:cs="Times New Roman"/>
          <w:kern w:val="2"/>
          <w:sz w:val="22"/>
          <w:szCs w:val="22"/>
        </w:rPr>
        <w:t>) are used to estimate the temperature tendency of the property.</w:t>
      </w:r>
    </w:p>
    <w:p w14:paraId="5D5B2845" w14:textId="24060930" w:rsidR="00827D2B" w:rsidRPr="009D74E6" w:rsidRDefault="00827D2B" w:rsidP="00801EA0">
      <w:pPr>
        <w:pStyle w:val="4"/>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 xml:space="preserve">3.2.1 </w:t>
      </w:r>
      <w:r w:rsidR="0020137D" w:rsidRPr="009D74E6">
        <w:rPr>
          <w:rFonts w:ascii="Times New Roman" w:eastAsia="宋体" w:hAnsi="Times New Roman" w:cs="Times New Roman"/>
          <w:color w:val="auto"/>
          <w:sz w:val="22"/>
          <w:szCs w:val="22"/>
          <w14:ligatures w14:val="none"/>
        </w:rPr>
        <w:t xml:space="preserve">Framework for </w:t>
      </w:r>
      <w:r w:rsidR="005778C3" w:rsidRPr="009D74E6">
        <w:rPr>
          <w:rFonts w:ascii="Times New Roman" w:eastAsia="宋体" w:hAnsi="Times New Roman" w:cs="Times New Roman" w:hint="eastAsia"/>
          <w:color w:val="auto"/>
          <w:sz w:val="22"/>
          <w:szCs w:val="22"/>
          <w14:ligatures w14:val="none"/>
        </w:rPr>
        <w:t>e</w:t>
      </w:r>
      <w:r w:rsidR="0020137D" w:rsidRPr="009D74E6">
        <w:rPr>
          <w:rFonts w:ascii="Times New Roman" w:eastAsia="宋体" w:hAnsi="Times New Roman" w:cs="Times New Roman"/>
          <w:color w:val="auto"/>
          <w:sz w:val="22"/>
          <w:szCs w:val="22"/>
          <w14:ligatures w14:val="none"/>
        </w:rPr>
        <w:t xml:space="preserve">xplicit </w:t>
      </w:r>
      <w:r w:rsidR="0020137D" w:rsidRPr="00031E7D">
        <w:rPr>
          <w:rFonts w:ascii="Times New Roman" w:eastAsia="宋体" w:hAnsi="Times New Roman" w:cs="Times New Roman"/>
          <w:strike/>
          <w:color w:val="EE0000"/>
          <w:sz w:val="22"/>
          <w:szCs w:val="22"/>
          <w14:ligatures w14:val="none"/>
          <w:rPrChange w:id="603" w:author="帅 张" w:date="2025-12-22T20:31:00Z" w16du:dateUtc="2025-12-22T12:31:00Z">
            <w:rPr>
              <w:rFonts w:ascii="Times New Roman" w:eastAsia="宋体" w:hAnsi="Times New Roman" w:cs="Times New Roman"/>
              <w:color w:val="auto"/>
              <w:sz w:val="22"/>
              <w:szCs w:val="22"/>
              <w14:ligatures w14:val="none"/>
            </w:rPr>
          </w:rPrChange>
        </w:rPr>
        <w:t>(</w:t>
      </w:r>
      <w:r w:rsidR="005778C3" w:rsidRPr="00031E7D">
        <w:rPr>
          <w:rFonts w:ascii="Times New Roman" w:eastAsia="宋体" w:hAnsi="Times New Roman" w:cs="Times New Roman" w:hint="eastAsia"/>
          <w:strike/>
          <w:color w:val="EE0000"/>
          <w:sz w:val="22"/>
          <w:szCs w:val="22"/>
          <w14:ligatures w14:val="none"/>
          <w:rPrChange w:id="604" w:author="帅 张" w:date="2025-12-22T20:31:00Z" w16du:dateUtc="2025-12-22T12:31:00Z">
            <w:rPr>
              <w:rFonts w:ascii="Times New Roman" w:eastAsia="宋体" w:hAnsi="Times New Roman" w:cs="Times New Roman" w:hint="eastAsia"/>
              <w:color w:val="auto"/>
              <w:sz w:val="22"/>
              <w:szCs w:val="22"/>
              <w14:ligatures w14:val="none"/>
            </w:rPr>
          </w:rPrChange>
        </w:rPr>
        <w:t>m</w:t>
      </w:r>
      <w:r w:rsidR="0020137D" w:rsidRPr="00031E7D">
        <w:rPr>
          <w:rFonts w:ascii="Times New Roman" w:eastAsia="宋体" w:hAnsi="Times New Roman" w:cs="Times New Roman"/>
          <w:strike/>
          <w:color w:val="EE0000"/>
          <w:sz w:val="22"/>
          <w:szCs w:val="22"/>
          <w14:ligatures w14:val="none"/>
          <w:rPrChange w:id="605" w:author="帅 张" w:date="2025-12-22T20:31:00Z" w16du:dateUtc="2025-12-22T12:31:00Z">
            <w:rPr>
              <w:rFonts w:ascii="Times New Roman" w:eastAsia="宋体" w:hAnsi="Times New Roman" w:cs="Times New Roman"/>
              <w:color w:val="auto"/>
              <w:sz w:val="22"/>
              <w:szCs w:val="22"/>
              <w14:ligatures w14:val="none"/>
            </w:rPr>
          </w:rPrChange>
        </w:rPr>
        <w:t>echanistic)</w:t>
      </w:r>
      <w:r w:rsidR="0020137D" w:rsidRPr="009D74E6">
        <w:rPr>
          <w:rFonts w:ascii="Times New Roman" w:eastAsia="宋体" w:hAnsi="Times New Roman" w:cs="Times New Roman"/>
          <w:color w:val="auto"/>
          <w:sz w:val="22"/>
          <w:szCs w:val="22"/>
          <w14:ligatures w14:val="none"/>
        </w:rPr>
        <w:t xml:space="preserve"> </w:t>
      </w:r>
      <w:r w:rsidR="005778C3" w:rsidRPr="009D74E6">
        <w:rPr>
          <w:rFonts w:ascii="Times New Roman" w:eastAsia="宋体" w:hAnsi="Times New Roman" w:cs="Times New Roman" w:hint="eastAsia"/>
          <w:color w:val="auto"/>
          <w:sz w:val="22"/>
          <w:szCs w:val="22"/>
          <w14:ligatures w14:val="none"/>
        </w:rPr>
        <w:t>m</w:t>
      </w:r>
      <w:r w:rsidR="0020137D" w:rsidRPr="009D74E6">
        <w:rPr>
          <w:rFonts w:ascii="Times New Roman" w:eastAsia="宋体" w:hAnsi="Times New Roman" w:cs="Times New Roman"/>
          <w:color w:val="auto"/>
          <w:sz w:val="22"/>
          <w:szCs w:val="22"/>
          <w14:ligatures w14:val="none"/>
        </w:rPr>
        <w:t>odels</w:t>
      </w:r>
      <w:r w:rsidR="0020137D" w:rsidRPr="009D74E6" w:rsidDel="00E60571">
        <w:rPr>
          <w:rFonts w:ascii="Times New Roman" w:eastAsia="宋体" w:hAnsi="Times New Roman" w:cs="Times New Roman"/>
          <w:color w:val="auto"/>
          <w:sz w:val="22"/>
          <w:szCs w:val="22"/>
          <w14:ligatures w14:val="none"/>
        </w:rPr>
        <w:t xml:space="preserve"> </w:t>
      </w:r>
    </w:p>
    <w:p w14:paraId="0D24BF0E" w14:textId="77777777" w:rsidR="00827D2B" w:rsidRPr="009D74E6" w:rsidRDefault="00827D2B" w:rsidP="00801EA0">
      <w:pPr>
        <w:spacing w:after="160"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The modeling of temperature dependence for explicit expression-based models is accomplished through the following two-step framework:</w:t>
      </w:r>
    </w:p>
    <w:p w14:paraId="55C22359" w14:textId="480A2418" w:rsidR="00827D2B" w:rsidRPr="009D74E6" w:rsidRDefault="00827D2B" w:rsidP="00801EA0">
      <w:pPr>
        <w:spacing w:after="160"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 xml:space="preserve">Step 1: Construct four foundational models regressed from molecular structure: two for predicting the reference temperatures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1</m:t>
                </m:r>
              </m:sub>
            </m:sSub>
          </m:e>
        </m:acc>
      </m:oMath>
      <w:r w:rsidRPr="009D74E6">
        <w:rPr>
          <w:rFonts w:ascii="Cambria Math" w:hAnsi="Cambria Math" w:cs="Times New Roman"/>
          <w:kern w:val="2"/>
          <w:sz w:val="22"/>
          <w:szCs w:val="22"/>
        </w:rPr>
        <w:t>​,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2</m:t>
                </m:r>
              </m:sub>
            </m:sSub>
          </m:e>
        </m:acc>
      </m:oMath>
      <w:r w:rsidRPr="009D74E6">
        <w:rPr>
          <w:rFonts w:ascii="Cambria Math" w:hAnsi="Cambria Math" w:cs="Times New Roman"/>
          <w:kern w:val="2"/>
          <w:sz w:val="22"/>
          <w:szCs w:val="22"/>
        </w:rPr>
        <w:t xml:space="preserve">, and two for estimating the corresponding properties at these points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1</m:t>
                </m:r>
              </m:sub>
            </m:sSub>
          </m:e>
        </m:acc>
      </m:oMath>
      <w:r w:rsidRPr="009D74E6">
        <w:rPr>
          <w:rFonts w:ascii="Cambria Math" w:hAnsi="Cambria Math" w:cs="Times New Roman"/>
          <w:kern w:val="2"/>
          <w:sz w:val="22"/>
          <w:szCs w:val="22"/>
        </w:rPr>
        <w:t>​,</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2</m:t>
                </m:r>
              </m:sub>
            </m:sSub>
          </m:e>
        </m:acc>
      </m:oMath>
      <w:r w:rsidRPr="009D74E6">
        <w:rPr>
          <w:rFonts w:ascii="Cambria Math" w:hAnsi="Cambria Math" w:cs="Times New Roman"/>
          <w:kern w:val="2"/>
          <w:sz w:val="22"/>
          <w:szCs w:val="22"/>
        </w:rPr>
        <w:t>. The slope of the property trend line between the two reference points is then derived as:</w:t>
      </w:r>
    </w:p>
    <w:p w14:paraId="5B86E7E0" w14:textId="768CBC23" w:rsidR="00D2468A" w:rsidRPr="00905A84" w:rsidRDefault="00000000" w:rsidP="00801EA0">
      <w:pPr>
        <w:spacing w:after="160" w:line="360" w:lineRule="auto"/>
        <w:ind w:firstLineChars="200" w:firstLine="440"/>
        <w:jc w:val="both"/>
        <w:rPr>
          <w:rFonts w:ascii="Cambria Math" w:hAnsi="Cambria Math" w:cs="Times New Roman"/>
          <w:iCs/>
          <w:kern w:val="2"/>
          <w:sz w:val="22"/>
          <w:szCs w:val="22"/>
        </w:rPr>
      </w:pPr>
      <m:oMathPara>
        <m:oMath>
          <m:eqArr>
            <m:eqArrPr>
              <m:maxDist m:val="1"/>
              <m:ctrlPr>
                <w:rPr>
                  <w:rFonts w:ascii="Cambria Math" w:hAnsi="Cambria Math" w:cs="Times New Roman"/>
                  <w:i/>
                  <w:kern w:val="2"/>
                  <w:sz w:val="22"/>
                  <w:szCs w:val="22"/>
                </w:rPr>
              </m:ctrlPr>
            </m:eqArrPr>
            <m:e>
              <m:r>
                <w:rPr>
                  <w:rFonts w:ascii="Cambria Math" w:hAnsi="Cambria Math" w:cs="Times New Roman" w:hint="eastAsia"/>
                  <w:kern w:val="2"/>
                  <w:sz w:val="22"/>
                  <w:szCs w:val="22"/>
                </w:rPr>
                <m:t>ten</m:t>
              </m:r>
              <m:r>
                <w:rPr>
                  <w:rFonts w:ascii="Cambria Math" w:hAnsi="Cambria Math" w:cs="Times New Roman"/>
                  <w:kern w:val="2"/>
                  <w:sz w:val="22"/>
                  <w:szCs w:val="22"/>
                </w:rPr>
                <m:t>dency</m:t>
              </m:r>
              <m:r>
                <m:rPr>
                  <m:sty m:val="p"/>
                </m:rPr>
                <w:rPr>
                  <w:rFonts w:ascii="Cambria Math" w:hAnsi="Cambria Math" w:cs="Times New Roman"/>
                  <w:kern w:val="2"/>
                  <w:sz w:val="22"/>
                  <w:szCs w:val="22"/>
                </w:rPr>
                <m:t>=</m:t>
              </m:r>
              <m:f>
                <m:fPr>
                  <m:ctrlPr>
                    <w:rPr>
                      <w:rFonts w:ascii="Cambria Math" w:hAnsi="Cambria Math" w:cs="Times New Roman"/>
                      <w:kern w:val="2"/>
                      <w:sz w:val="22"/>
                      <w:szCs w:val="22"/>
                    </w:rPr>
                  </m:ctrlPr>
                </m:fPr>
                <m:num>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2</m:t>
                          </m:r>
                        </m:sub>
                      </m:sSub>
                    </m:e>
                  </m:acc>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1</m:t>
                          </m:r>
                        </m:sub>
                      </m:sSub>
                    </m:e>
                  </m:acc>
                </m:num>
                <m:den>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2</m:t>
                          </m:r>
                        </m:sub>
                      </m:sSub>
                    </m:e>
                  </m:acc>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1</m:t>
                          </m:r>
                        </m:sub>
                      </m:sSub>
                    </m:e>
                  </m:acc>
                </m:den>
              </m:f>
              <m:r>
                <w:rPr>
                  <w:rFonts w:ascii="Cambria Math" w:hAnsi="Cambria Math" w:cs="Times New Roman"/>
                  <w:kern w:val="2"/>
                  <w:sz w:val="22"/>
                  <w:szCs w:val="22"/>
                </w:rPr>
                <m:t>#</m:t>
              </m:r>
              <m:d>
                <m:dPr>
                  <m:ctrlPr>
                    <w:rPr>
                      <w:rFonts w:ascii="Cambria Math" w:hAnsi="Cambria Math" w:cs="Times New Roman"/>
                      <w:i/>
                      <w:kern w:val="2"/>
                      <w:sz w:val="22"/>
                      <w:szCs w:val="22"/>
                    </w:rPr>
                  </m:ctrlPr>
                </m:dPr>
                <m:e>
                  <m:r>
                    <w:rPr>
                      <w:rFonts w:ascii="Cambria Math" w:hAnsi="Cambria Math" w:cs="Times New Roman"/>
                      <w:kern w:val="2"/>
                      <w:sz w:val="22"/>
                      <w:szCs w:val="22"/>
                    </w:rPr>
                    <m:t>9</m:t>
                  </m:r>
                </m:e>
              </m:d>
              <m:ctrlPr>
                <w:rPr>
                  <w:rFonts w:ascii="Cambria Math" w:hAnsi="Cambria Math" w:cs="Times New Roman"/>
                  <w:i/>
                  <w:iCs/>
                  <w:kern w:val="2"/>
                  <w:sz w:val="22"/>
                  <w:szCs w:val="22"/>
                </w:rPr>
              </m:ctrlPr>
            </m:e>
          </m:eqArr>
        </m:oMath>
      </m:oMathPara>
    </w:p>
    <w:p w14:paraId="1E03C8C3" w14:textId="77777777" w:rsidR="00827D2B" w:rsidRPr="009D74E6" w:rsidRDefault="00827D2B" w:rsidP="00801EA0">
      <w:pPr>
        <w:spacing w:after="160"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Step 2: Incorporate this slope into a baseline explicit model by introducing a temperature correction term. The augmented model takes the form:</w:t>
      </w:r>
    </w:p>
    <w:p w14:paraId="71AEF2ED" w14:textId="6DF234BA" w:rsidR="00D2468A" w:rsidRPr="008661F9" w:rsidRDefault="00000000" w:rsidP="00801EA0">
      <w:pPr>
        <w:spacing w:after="160" w:line="360" w:lineRule="auto"/>
        <w:ind w:firstLineChars="200" w:firstLine="440"/>
        <w:jc w:val="both"/>
        <w:rPr>
          <w:rFonts w:ascii="Cambria Math" w:hAnsi="Cambria Math" w:cs="Times New Roman"/>
          <w:kern w:val="2"/>
          <w:sz w:val="22"/>
          <w:szCs w:val="22"/>
        </w:rPr>
      </w:pPr>
      <m:oMathPara>
        <m:oMath>
          <m:eqArr>
            <m:eqArrPr>
              <m:maxDist m:val="1"/>
              <m:ctrlPr>
                <w:rPr>
                  <w:rFonts w:ascii="Cambria Math" w:hAnsi="Cambria Math" w:cs="Times New Roman"/>
                  <w:kern w:val="2"/>
                  <w:sz w:val="22"/>
                  <w:szCs w:val="22"/>
                </w:rPr>
              </m:ctrlPr>
            </m:eqArrPr>
            <m:e>
              <m:acc>
                <m:accPr>
                  <m:ctrlPr>
                    <w:rPr>
                      <w:rFonts w:ascii="Cambria Math" w:hAnsi="Cambria Math" w:cs="Times New Roman"/>
                      <w:kern w:val="2"/>
                      <w:sz w:val="22"/>
                      <w:szCs w:val="22"/>
                    </w:rPr>
                  </m:ctrlPr>
                </m:accPr>
                <m:e>
                  <m:r>
                    <w:rPr>
                      <w:rFonts w:ascii="Cambria Math" w:hAnsi="Cambria Math" w:cs="Times New Roman"/>
                      <w:kern w:val="2"/>
                      <w:sz w:val="22"/>
                      <w:szCs w:val="22"/>
                    </w:rPr>
                    <m:t>y</m:t>
                  </m:r>
                </m:e>
              </m:acc>
              <m:r>
                <m:rPr>
                  <m:sty m:val="p"/>
                </m:rPr>
                <w:rPr>
                  <w:rFonts w:ascii="Cambria Math" w:hAnsi="Cambria Math" w:cs="Times New Roman"/>
                  <w:kern w:val="2"/>
                  <w:sz w:val="22"/>
                  <w:szCs w:val="22"/>
                </w:rPr>
                <m:t>=</m:t>
              </m:r>
              <m:sSub>
                <m:sSubPr>
                  <m:ctrlPr>
                    <w:rPr>
                      <w:rFonts w:ascii="Cambria Math" w:hAnsi="Cambria Math" w:cs="Times New Roman"/>
                      <w:kern w:val="2"/>
                      <w:sz w:val="22"/>
                      <w:szCs w:val="22"/>
                    </w:rPr>
                  </m:ctrlPr>
                </m:sSubPr>
                <m:e>
                  <m:r>
                    <w:rPr>
                      <w:rFonts w:ascii="Cambria Math" w:hAnsi="Cambria Math" w:cs="Times New Roman"/>
                      <w:kern w:val="2"/>
                      <w:sz w:val="22"/>
                      <w:szCs w:val="22"/>
                    </w:rPr>
                    <m:t>f</m:t>
                  </m:r>
                </m:e>
                <m:sub>
                  <m:r>
                    <m:rPr>
                      <m:sty m:val="p"/>
                    </m:rPr>
                    <w:rPr>
                      <w:rFonts w:ascii="Cambria Math" w:hAnsi="Cambria Math" w:cs="Times New Roman"/>
                      <w:kern w:val="2"/>
                      <w:sz w:val="22"/>
                      <w:szCs w:val="22"/>
                    </w:rPr>
                    <m:t>0</m:t>
                  </m:r>
                </m:sub>
              </m:sSub>
              <m:d>
                <m:dPr>
                  <m:ctrlPr>
                    <w:rPr>
                      <w:rFonts w:ascii="Cambria Math" w:hAnsi="Cambria Math" w:cs="Times New Roman"/>
                      <w:kern w:val="2"/>
                      <w:sz w:val="22"/>
                      <w:szCs w:val="22"/>
                    </w:rPr>
                  </m:ctrlPr>
                </m:dPr>
                <m:e>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k</m:t>
                      </m:r>
                    </m:sub>
                  </m:sSub>
                  <m:r>
                    <m:rPr>
                      <m:sty m:val="p"/>
                    </m:rPr>
                    <w:rPr>
                      <w:rFonts w:ascii="Cambria Math" w:hAnsi="Cambria Math" w:cs="Times New Roman"/>
                      <w:kern w:val="2"/>
                      <w:sz w:val="22"/>
                      <w:szCs w:val="22"/>
                    </w:rPr>
                    <m:t>,</m:t>
                  </m:r>
                  <m:r>
                    <w:rPr>
                      <w:rFonts w:ascii="Cambria Math" w:hAnsi="Cambria Math" w:cs="Times New Roman"/>
                      <w:kern w:val="2"/>
                      <w:sz w:val="22"/>
                      <w:szCs w:val="22"/>
                    </w:rPr>
                    <m:t>T</m:t>
                  </m:r>
                  <m:r>
                    <m:rPr>
                      <m:sty m:val="p"/>
                    </m:rPr>
                    <w:rPr>
                      <w:rFonts w:ascii="Cambria Math" w:hAnsi="Cambria Math" w:cs="Times New Roman"/>
                      <w:kern w:val="2"/>
                      <w:sz w:val="22"/>
                      <w:szCs w:val="22"/>
                    </w:rPr>
                    <m:t>,</m:t>
                  </m:r>
                  <m:r>
                    <w:rPr>
                      <w:rFonts w:ascii="Cambria Math" w:hAnsi="Cambria Math" w:cs="Times New Roman"/>
                      <w:kern w:val="2"/>
                      <w:sz w:val="22"/>
                      <w:szCs w:val="22"/>
                    </w:rPr>
                    <m:t>MW</m:t>
                  </m:r>
                  <m:r>
                    <m:rPr>
                      <m:sty m:val="p"/>
                    </m:rPr>
                    <w:rPr>
                      <w:rFonts w:ascii="Cambria Math" w:hAnsi="Cambria Math" w:cs="Times New Roman"/>
                      <w:kern w:val="2"/>
                      <w:sz w:val="22"/>
                      <w:szCs w:val="22"/>
                    </w:rPr>
                    <m:t>,……</m:t>
                  </m:r>
                </m:e>
              </m:d>
              <m:r>
                <m:rPr>
                  <m:sty m:val="p"/>
                </m:rPr>
                <w:rPr>
                  <w:rFonts w:ascii="Cambria Math" w:hAnsi="Cambria Math" w:cs="Times New Roman"/>
                  <w:kern w:val="2"/>
                  <w:sz w:val="22"/>
                  <w:szCs w:val="22"/>
                </w:rPr>
                <m:t>+</m:t>
              </m:r>
              <m:r>
                <w:rPr>
                  <w:rFonts w:ascii="Cambria Math" w:hAnsi="Cambria Math" w:cs="Times New Roman"/>
                  <w:kern w:val="2"/>
                  <w:sz w:val="22"/>
                  <w:szCs w:val="22"/>
                </w:rPr>
                <m:t>δ</m:t>
              </m:r>
              <m:r>
                <m:rPr>
                  <m:sty m:val="p"/>
                </m:rPr>
                <w:rPr>
                  <w:rFonts w:ascii="Cambria Math" w:hAnsi="Cambria Math" w:cs="Times New Roman"/>
                  <w:kern w:val="2"/>
                  <w:sz w:val="22"/>
                  <w:szCs w:val="22"/>
                </w:rPr>
                <m:t>*</m:t>
              </m:r>
              <m:f>
                <m:fPr>
                  <m:ctrlPr>
                    <w:rPr>
                      <w:rFonts w:ascii="Cambria Math" w:hAnsi="Cambria Math" w:cs="Times New Roman"/>
                      <w:kern w:val="2"/>
                      <w:sz w:val="22"/>
                      <w:szCs w:val="22"/>
                    </w:rPr>
                  </m:ctrlPr>
                </m:fPr>
                <m:num>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2</m:t>
                          </m:r>
                        </m:sub>
                      </m:sSub>
                    </m:e>
                  </m:acc>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1</m:t>
                          </m:r>
                        </m:sub>
                      </m:sSub>
                    </m:e>
                  </m:acc>
                </m:num>
                <m:den>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2</m:t>
                          </m:r>
                        </m:sub>
                      </m:sSub>
                    </m:e>
                  </m:acc>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1</m:t>
                          </m:r>
                        </m:sub>
                      </m:sSub>
                    </m:e>
                  </m:acc>
                </m:den>
              </m:f>
              <m:r>
                <m:rPr>
                  <m:sty m:val="p"/>
                </m:rPr>
                <w:rPr>
                  <w:rFonts w:ascii="Cambria Math" w:hAnsi="Cambria Math" w:cs="Times New Roman"/>
                  <w:kern w:val="2"/>
                  <w:sz w:val="22"/>
                  <w:szCs w:val="22"/>
                </w:rPr>
                <m:t>*T</m:t>
              </m:r>
              <m:r>
                <w:rPr>
                  <w:rFonts w:ascii="Cambria Math" w:hAnsi="Cambria Math" w:cs="Times New Roman"/>
                  <w:kern w:val="2"/>
                  <w:sz w:val="22"/>
                  <w:szCs w:val="22"/>
                </w:rPr>
                <m:t>#</m:t>
              </m:r>
              <m:d>
                <m:dPr>
                  <m:ctrlPr>
                    <w:rPr>
                      <w:rFonts w:ascii="Cambria Math" w:hAnsi="Cambria Math" w:cs="Times New Roman"/>
                      <w:kern w:val="2"/>
                      <w:sz w:val="22"/>
                      <w:szCs w:val="22"/>
                    </w:rPr>
                  </m:ctrlPr>
                </m:dPr>
                <m:e>
                  <m:r>
                    <m:rPr>
                      <m:sty m:val="p"/>
                    </m:rPr>
                    <w:rPr>
                      <w:rFonts w:ascii="Cambria Math" w:hAnsi="Cambria Math" w:cs="Times New Roman"/>
                      <w:kern w:val="2"/>
                      <w:sz w:val="22"/>
                      <w:szCs w:val="22"/>
                    </w:rPr>
                    <m:t>10</m:t>
                  </m:r>
                </m:e>
              </m:d>
              <m:ctrlPr>
                <w:rPr>
                  <w:rFonts w:ascii="Cambria Math" w:hAnsi="Cambria Math" w:cs="Times New Roman"/>
                  <w:i/>
                  <w:kern w:val="2"/>
                  <w:sz w:val="22"/>
                  <w:szCs w:val="22"/>
                </w:rPr>
              </m:ctrlPr>
            </m:e>
          </m:eqArr>
        </m:oMath>
      </m:oMathPara>
    </w:p>
    <w:p w14:paraId="4696F21D" w14:textId="77777777" w:rsidR="00827D2B" w:rsidRPr="009D74E6" w:rsidRDefault="00827D2B" w:rsidP="00801EA0">
      <w:pPr>
        <w:spacing w:after="160"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Here, </w:t>
      </w:r>
      <m:oMath>
        <m:sSub>
          <m:sSubPr>
            <m:ctrlPr>
              <w:rPr>
                <w:rFonts w:ascii="Cambria Math" w:hAnsi="Cambria Math" w:cs="Times New Roman"/>
                <w:kern w:val="2"/>
                <w:sz w:val="22"/>
                <w:szCs w:val="22"/>
              </w:rPr>
            </m:ctrlPr>
          </m:sSubPr>
          <m:e>
            <m:r>
              <w:rPr>
                <w:rFonts w:ascii="Cambria Math" w:hAnsi="Cambria Math" w:cs="Times New Roman"/>
                <w:kern w:val="2"/>
                <w:sz w:val="22"/>
                <w:szCs w:val="22"/>
              </w:rPr>
              <m:t>f</m:t>
            </m:r>
          </m:e>
          <m:sub>
            <m:r>
              <m:rPr>
                <m:sty m:val="p"/>
              </m:rPr>
              <w:rPr>
                <w:rFonts w:ascii="Cambria Math" w:hAnsi="Cambria Math" w:cs="Times New Roman"/>
                <w:kern w:val="2"/>
                <w:sz w:val="22"/>
                <w:szCs w:val="22"/>
              </w:rPr>
              <m:t>0</m:t>
            </m:r>
          </m:sub>
        </m:sSub>
        <m:d>
          <m:dPr>
            <m:ctrlPr>
              <w:rPr>
                <w:rFonts w:ascii="Cambria Math" w:hAnsi="Cambria Math" w:cs="Times New Roman"/>
                <w:kern w:val="2"/>
                <w:sz w:val="22"/>
                <w:szCs w:val="22"/>
              </w:rPr>
            </m:ctrlPr>
          </m:dPr>
          <m:e>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k</m:t>
                </m:r>
              </m:sub>
            </m:sSub>
            <m:r>
              <m:rPr>
                <m:sty m:val="p"/>
              </m:rPr>
              <w:rPr>
                <w:rFonts w:ascii="Cambria Math" w:hAnsi="Cambria Math" w:cs="Times New Roman"/>
                <w:kern w:val="2"/>
                <w:sz w:val="22"/>
                <w:szCs w:val="22"/>
              </w:rPr>
              <m:t>,</m:t>
            </m:r>
            <m:r>
              <w:rPr>
                <w:rFonts w:ascii="Cambria Math" w:hAnsi="Cambria Math" w:cs="Times New Roman"/>
                <w:kern w:val="2"/>
                <w:sz w:val="22"/>
                <w:szCs w:val="22"/>
              </w:rPr>
              <m:t>T</m:t>
            </m:r>
            <m:r>
              <m:rPr>
                <m:sty m:val="p"/>
              </m:rPr>
              <w:rPr>
                <w:rFonts w:ascii="Cambria Math" w:hAnsi="Cambria Math" w:cs="Times New Roman"/>
                <w:kern w:val="2"/>
                <w:sz w:val="22"/>
                <w:szCs w:val="22"/>
              </w:rPr>
              <m:t>,</m:t>
            </m:r>
            <m:r>
              <w:rPr>
                <w:rFonts w:ascii="Cambria Math" w:hAnsi="Cambria Math" w:cs="Times New Roman"/>
                <w:kern w:val="2"/>
                <w:sz w:val="22"/>
                <w:szCs w:val="22"/>
              </w:rPr>
              <m:t>MW</m:t>
            </m:r>
            <m:r>
              <m:rPr>
                <m:sty m:val="p"/>
              </m:rPr>
              <w:rPr>
                <w:rFonts w:ascii="Cambria Math" w:hAnsi="Cambria Math" w:cs="Times New Roman"/>
                <w:kern w:val="2"/>
                <w:sz w:val="22"/>
                <w:szCs w:val="22"/>
              </w:rPr>
              <m:t>,……</m:t>
            </m:r>
          </m:e>
        </m:d>
      </m:oMath>
      <w:r w:rsidRPr="009D74E6">
        <w:rPr>
          <w:rFonts w:ascii="Cambria Math" w:hAnsi="Cambria Math" w:cs="Times New Roman"/>
          <w:kern w:val="2"/>
          <w:sz w:val="22"/>
          <w:szCs w:val="22"/>
        </w:rPr>
        <w:t> denotes the original mechanistic or empirical model. The temperature-inclined correction is weighted by a coefficient </w:t>
      </w:r>
      <m:oMath>
        <m:r>
          <w:rPr>
            <w:rFonts w:ascii="Cambria Math" w:hAnsi="Cambria Math" w:cs="Times New Roman"/>
            <w:kern w:val="2"/>
            <w:sz w:val="22"/>
            <w:szCs w:val="22"/>
          </w:rPr>
          <m:t>δ</m:t>
        </m:r>
      </m:oMath>
      <w:r w:rsidRPr="009D74E6">
        <w:rPr>
          <w:rFonts w:ascii="Cambria Math" w:hAnsi="Cambria Math" w:cs="Times New Roman"/>
          <w:kern w:val="2"/>
          <w:sz w:val="22"/>
          <w:szCs w:val="22"/>
        </w:rPr>
        <w:t xml:space="preserve"> and scaled by the temperature </w:t>
      </w:r>
      <m:oMath>
        <m:r>
          <m:rPr>
            <m:sty m:val="p"/>
          </m:rPr>
          <w:rPr>
            <w:rFonts w:ascii="Cambria Math" w:hAnsi="Cambria Math" w:cs="Times New Roman"/>
            <w:kern w:val="2"/>
            <w:sz w:val="22"/>
            <w:szCs w:val="22"/>
          </w:rPr>
          <m:t>T</m:t>
        </m:r>
      </m:oMath>
      <w:r w:rsidRPr="009D74E6">
        <w:rPr>
          <w:rFonts w:ascii="Cambria Math" w:hAnsi="Cambria Math" w:cs="Times New Roman"/>
          <w:kern w:val="2"/>
          <w:sz w:val="22"/>
          <w:szCs w:val="22"/>
        </w:rPr>
        <w:t>. This structure enables the model to adaptively capture temperature-driven behavior in a manner consistent with molecular-level insights.</w:t>
      </w:r>
    </w:p>
    <w:p w14:paraId="35779785" w14:textId="3B9C356F" w:rsidR="0020137D" w:rsidRPr="009D74E6" w:rsidRDefault="0020137D" w:rsidP="00801EA0">
      <w:pPr>
        <w:pStyle w:val="4"/>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3.2.</w:t>
      </w:r>
      <w:r w:rsidRPr="009D74E6">
        <w:rPr>
          <w:rFonts w:ascii="Times New Roman" w:eastAsia="宋体" w:hAnsi="Times New Roman" w:cs="Times New Roman" w:hint="eastAsia"/>
          <w:color w:val="auto"/>
          <w:sz w:val="22"/>
          <w:szCs w:val="22"/>
          <w14:ligatures w14:val="none"/>
        </w:rPr>
        <w:t>2</w:t>
      </w:r>
      <w:r w:rsidRPr="009D74E6">
        <w:rPr>
          <w:rFonts w:ascii="Times New Roman" w:eastAsia="宋体" w:hAnsi="Times New Roman" w:cs="Times New Roman"/>
          <w:color w:val="auto"/>
          <w:sz w:val="22"/>
          <w:szCs w:val="22"/>
          <w14:ligatures w14:val="none"/>
        </w:rPr>
        <w:t xml:space="preserve"> Framework for </w:t>
      </w:r>
      <w:r w:rsidR="00AF41B5" w:rsidRPr="00692E10">
        <w:rPr>
          <w:rFonts w:ascii="Times New Roman" w:eastAsia="宋体" w:hAnsi="Times New Roman" w:cs="Times New Roman" w:hint="eastAsia"/>
          <w:strike/>
          <w:color w:val="EE0000"/>
          <w:sz w:val="22"/>
          <w:szCs w:val="22"/>
          <w14:ligatures w14:val="none"/>
          <w:rPrChange w:id="606" w:author="帅 张" w:date="2025-12-22T13:15:00Z" w16du:dateUtc="2025-12-22T05:15:00Z">
            <w:rPr>
              <w:rFonts w:ascii="Times New Roman" w:eastAsia="宋体" w:hAnsi="Times New Roman" w:cs="Times New Roman" w:hint="eastAsia"/>
              <w:color w:val="auto"/>
              <w:sz w:val="22"/>
              <w:szCs w:val="22"/>
              <w14:ligatures w14:val="none"/>
            </w:rPr>
          </w:rPrChange>
        </w:rPr>
        <w:t>b</w:t>
      </w:r>
      <w:r w:rsidR="00AF41B5" w:rsidRPr="00692E10">
        <w:rPr>
          <w:rFonts w:ascii="Times New Roman" w:eastAsia="宋体" w:hAnsi="Times New Roman" w:cs="Times New Roman"/>
          <w:strike/>
          <w:color w:val="EE0000"/>
          <w:sz w:val="22"/>
          <w:szCs w:val="22"/>
          <w14:ligatures w14:val="none"/>
          <w:rPrChange w:id="607" w:author="帅 张" w:date="2025-12-22T13:15:00Z" w16du:dateUtc="2025-12-22T05:15:00Z">
            <w:rPr>
              <w:rFonts w:ascii="Times New Roman" w:eastAsia="宋体" w:hAnsi="Times New Roman" w:cs="Times New Roman"/>
              <w:color w:val="auto"/>
              <w:sz w:val="22"/>
              <w:szCs w:val="22"/>
              <w14:ligatures w14:val="none"/>
            </w:rPr>
          </w:rPrChange>
        </w:rPr>
        <w:t>lack</w:t>
      </w:r>
      <w:r w:rsidRPr="00692E10">
        <w:rPr>
          <w:rFonts w:ascii="Times New Roman" w:eastAsia="宋体" w:hAnsi="Times New Roman" w:cs="Times New Roman"/>
          <w:strike/>
          <w:color w:val="EE0000"/>
          <w:sz w:val="22"/>
          <w:szCs w:val="22"/>
          <w14:ligatures w14:val="none"/>
          <w:rPrChange w:id="608" w:author="帅 张" w:date="2025-12-22T13:15:00Z" w16du:dateUtc="2025-12-22T05:15:00Z">
            <w:rPr>
              <w:rFonts w:ascii="Times New Roman" w:eastAsia="宋体" w:hAnsi="Times New Roman" w:cs="Times New Roman"/>
              <w:color w:val="auto"/>
              <w:sz w:val="22"/>
              <w:szCs w:val="22"/>
              <w14:ligatures w14:val="none"/>
            </w:rPr>
          </w:rPrChange>
        </w:rPr>
        <w:t>-</w:t>
      </w:r>
      <w:r w:rsidR="00AF41B5" w:rsidRPr="00692E10">
        <w:rPr>
          <w:rFonts w:ascii="Times New Roman" w:eastAsia="宋体" w:hAnsi="Times New Roman" w:cs="Times New Roman" w:hint="eastAsia"/>
          <w:strike/>
          <w:color w:val="EE0000"/>
          <w:sz w:val="22"/>
          <w:szCs w:val="22"/>
          <w14:ligatures w14:val="none"/>
          <w:rPrChange w:id="609" w:author="帅 张" w:date="2025-12-22T13:15:00Z" w16du:dateUtc="2025-12-22T05:15:00Z">
            <w:rPr>
              <w:rFonts w:ascii="Times New Roman" w:eastAsia="宋体" w:hAnsi="Times New Roman" w:cs="Times New Roman" w:hint="eastAsia"/>
              <w:color w:val="auto"/>
              <w:sz w:val="22"/>
              <w:szCs w:val="22"/>
              <w14:ligatures w14:val="none"/>
            </w:rPr>
          </w:rPrChange>
        </w:rPr>
        <w:t>b</w:t>
      </w:r>
      <w:r w:rsidR="00AF41B5" w:rsidRPr="00692E10">
        <w:rPr>
          <w:rFonts w:ascii="Times New Roman" w:eastAsia="宋体" w:hAnsi="Times New Roman" w:cs="Times New Roman"/>
          <w:strike/>
          <w:color w:val="EE0000"/>
          <w:sz w:val="22"/>
          <w:szCs w:val="22"/>
          <w14:ligatures w14:val="none"/>
          <w:rPrChange w:id="610" w:author="帅 张" w:date="2025-12-22T13:15:00Z" w16du:dateUtc="2025-12-22T05:15:00Z">
            <w:rPr>
              <w:rFonts w:ascii="Times New Roman" w:eastAsia="宋体" w:hAnsi="Times New Roman" w:cs="Times New Roman"/>
              <w:color w:val="auto"/>
              <w:sz w:val="22"/>
              <w:szCs w:val="22"/>
              <w14:ligatures w14:val="none"/>
            </w:rPr>
          </w:rPrChange>
        </w:rPr>
        <w:t xml:space="preserve">ox </w:t>
      </w:r>
      <w:r w:rsidRPr="00692E10">
        <w:rPr>
          <w:rFonts w:ascii="Times New Roman" w:eastAsia="宋体" w:hAnsi="Times New Roman" w:cs="Times New Roman"/>
          <w:strike/>
          <w:color w:val="EE0000"/>
          <w:sz w:val="22"/>
          <w:szCs w:val="22"/>
          <w14:ligatures w14:val="none"/>
          <w:rPrChange w:id="611" w:author="帅 张" w:date="2025-12-22T13:15:00Z" w16du:dateUtc="2025-12-22T05:15:00Z">
            <w:rPr>
              <w:rFonts w:ascii="Times New Roman" w:eastAsia="宋体" w:hAnsi="Times New Roman" w:cs="Times New Roman"/>
              <w:color w:val="auto"/>
              <w:sz w:val="22"/>
              <w:szCs w:val="22"/>
              <w14:ligatures w14:val="none"/>
            </w:rPr>
          </w:rPrChange>
        </w:rPr>
        <w:t>(</w:t>
      </w:r>
      <w:r w:rsidR="00AF41B5" w:rsidRPr="00692E10">
        <w:rPr>
          <w:rFonts w:ascii="Times New Roman" w:eastAsia="宋体" w:hAnsi="Times New Roman" w:cs="Times New Roman" w:hint="eastAsia"/>
          <w:strike/>
          <w:color w:val="EE0000"/>
          <w:sz w:val="22"/>
          <w:szCs w:val="22"/>
          <w14:ligatures w14:val="none"/>
          <w:rPrChange w:id="612" w:author="帅 张" w:date="2025-12-22T13:15:00Z" w16du:dateUtc="2025-12-22T05:15:00Z">
            <w:rPr>
              <w:rFonts w:ascii="Times New Roman" w:eastAsia="宋体" w:hAnsi="Times New Roman" w:cs="Times New Roman" w:hint="eastAsia"/>
              <w:color w:val="auto"/>
              <w:sz w:val="22"/>
              <w:szCs w:val="22"/>
              <w14:ligatures w14:val="none"/>
            </w:rPr>
          </w:rPrChange>
        </w:rPr>
        <w:t>m</w:t>
      </w:r>
      <w:r w:rsidR="00AF41B5" w:rsidRPr="00692E10">
        <w:rPr>
          <w:rFonts w:ascii="Times New Roman" w:eastAsia="宋体" w:hAnsi="Times New Roman" w:cs="Times New Roman"/>
          <w:strike/>
          <w:color w:val="EE0000"/>
          <w:sz w:val="22"/>
          <w:szCs w:val="22"/>
          <w14:ligatures w14:val="none"/>
          <w:rPrChange w:id="613" w:author="帅 张" w:date="2025-12-22T13:15:00Z" w16du:dateUtc="2025-12-22T05:15:00Z">
            <w:rPr>
              <w:rFonts w:ascii="Times New Roman" w:eastAsia="宋体" w:hAnsi="Times New Roman" w:cs="Times New Roman"/>
              <w:color w:val="auto"/>
              <w:sz w:val="22"/>
              <w:szCs w:val="22"/>
              <w14:ligatures w14:val="none"/>
            </w:rPr>
          </w:rPrChange>
        </w:rPr>
        <w:t xml:space="preserve">achine </w:t>
      </w:r>
      <w:r w:rsidR="00AF41B5" w:rsidRPr="00692E10">
        <w:rPr>
          <w:rFonts w:ascii="Times New Roman" w:eastAsia="宋体" w:hAnsi="Times New Roman" w:cs="Times New Roman" w:hint="eastAsia"/>
          <w:strike/>
          <w:color w:val="EE0000"/>
          <w:sz w:val="22"/>
          <w:szCs w:val="22"/>
          <w14:ligatures w14:val="none"/>
          <w:rPrChange w:id="614" w:author="帅 张" w:date="2025-12-22T13:15:00Z" w16du:dateUtc="2025-12-22T05:15:00Z">
            <w:rPr>
              <w:rFonts w:ascii="Times New Roman" w:eastAsia="宋体" w:hAnsi="Times New Roman" w:cs="Times New Roman" w:hint="eastAsia"/>
              <w:color w:val="auto"/>
              <w:sz w:val="22"/>
              <w:szCs w:val="22"/>
              <w14:ligatures w14:val="none"/>
            </w:rPr>
          </w:rPrChange>
        </w:rPr>
        <w:t>l</w:t>
      </w:r>
      <w:r w:rsidR="00AF41B5" w:rsidRPr="00692E10">
        <w:rPr>
          <w:rFonts w:ascii="Times New Roman" w:eastAsia="宋体" w:hAnsi="Times New Roman" w:cs="Times New Roman"/>
          <w:strike/>
          <w:color w:val="EE0000"/>
          <w:sz w:val="22"/>
          <w:szCs w:val="22"/>
          <w14:ligatures w14:val="none"/>
          <w:rPrChange w:id="615" w:author="帅 张" w:date="2025-12-22T13:15:00Z" w16du:dateUtc="2025-12-22T05:15:00Z">
            <w:rPr>
              <w:rFonts w:ascii="Times New Roman" w:eastAsia="宋体" w:hAnsi="Times New Roman" w:cs="Times New Roman"/>
              <w:color w:val="auto"/>
              <w:sz w:val="22"/>
              <w:szCs w:val="22"/>
              <w14:ligatures w14:val="none"/>
            </w:rPr>
          </w:rPrChange>
        </w:rPr>
        <w:t>earning</w:t>
      </w:r>
      <w:r w:rsidRPr="00692E10">
        <w:rPr>
          <w:rFonts w:ascii="Times New Roman" w:eastAsia="宋体" w:hAnsi="Times New Roman" w:cs="Times New Roman"/>
          <w:strike/>
          <w:color w:val="EE0000"/>
          <w:sz w:val="22"/>
          <w:szCs w:val="22"/>
          <w14:ligatures w14:val="none"/>
          <w:rPrChange w:id="616" w:author="帅 张" w:date="2025-12-22T13:15:00Z" w16du:dateUtc="2025-12-22T05:15:00Z">
            <w:rPr>
              <w:rFonts w:ascii="Times New Roman" w:eastAsia="宋体" w:hAnsi="Times New Roman" w:cs="Times New Roman"/>
              <w:color w:val="auto"/>
              <w:sz w:val="22"/>
              <w:szCs w:val="22"/>
              <w14:ligatures w14:val="none"/>
            </w:rPr>
          </w:rPrChange>
        </w:rPr>
        <w:t>)</w:t>
      </w:r>
      <w:r w:rsidRPr="009D74E6">
        <w:rPr>
          <w:rFonts w:ascii="Times New Roman" w:eastAsia="宋体" w:hAnsi="Times New Roman" w:cs="Times New Roman"/>
          <w:color w:val="auto"/>
          <w:sz w:val="22"/>
          <w:szCs w:val="22"/>
          <w14:ligatures w14:val="none"/>
        </w:rPr>
        <w:t xml:space="preserve"> </w:t>
      </w:r>
      <w:ins w:id="617" w:author="帅 张" w:date="2025-12-22T13:15:00Z" w16du:dateUtc="2025-12-22T05:15:00Z">
        <w:r w:rsidR="00692E10">
          <w:rPr>
            <w:rFonts w:ascii="Times New Roman" w:eastAsia="宋体" w:hAnsi="Times New Roman" w:cs="Times New Roman" w:hint="eastAsia"/>
            <w:color w:val="auto"/>
            <w:sz w:val="22"/>
            <w:szCs w:val="22"/>
            <w14:ligatures w14:val="none"/>
          </w:rPr>
          <w:t xml:space="preserve">implicit </w:t>
        </w:r>
      </w:ins>
      <w:r w:rsidR="00AF41B5" w:rsidRPr="009D74E6">
        <w:rPr>
          <w:rFonts w:ascii="Times New Roman" w:eastAsia="宋体" w:hAnsi="Times New Roman" w:cs="Times New Roman" w:hint="eastAsia"/>
          <w:color w:val="auto"/>
          <w:sz w:val="22"/>
          <w:szCs w:val="22"/>
          <w14:ligatures w14:val="none"/>
        </w:rPr>
        <w:t>m</w:t>
      </w:r>
      <w:r w:rsidR="00AF41B5" w:rsidRPr="009D74E6">
        <w:rPr>
          <w:rFonts w:ascii="Times New Roman" w:eastAsia="宋体" w:hAnsi="Times New Roman" w:cs="Times New Roman"/>
          <w:color w:val="auto"/>
          <w:sz w:val="22"/>
          <w:szCs w:val="22"/>
          <w14:ligatures w14:val="none"/>
        </w:rPr>
        <w:t>odels</w:t>
      </w:r>
    </w:p>
    <w:p w14:paraId="6A085421" w14:textId="2AFEE322" w:rsidR="00827D2B" w:rsidRPr="009D74E6" w:rsidRDefault="00827D2B" w:rsidP="00801EA0">
      <w:pPr>
        <w:spacing w:line="360" w:lineRule="auto"/>
        <w:ind w:firstLineChars="200" w:firstLine="440"/>
        <w:rPr>
          <w:rFonts w:ascii="Cambria Math" w:hAnsi="Cambria Math" w:cs="Times New Roman"/>
          <w:kern w:val="2"/>
          <w:sz w:val="22"/>
          <w:szCs w:val="22"/>
        </w:rPr>
      </w:pPr>
      <w:r w:rsidRPr="009D74E6">
        <w:rPr>
          <w:rFonts w:ascii="Cambria Math" w:hAnsi="Cambria Math" w:cs="Times New Roman"/>
          <w:kern w:val="2"/>
          <w:sz w:val="22"/>
          <w:szCs w:val="22"/>
        </w:rPr>
        <w:t xml:space="preserve">The temperature-dependent modeling for purely </w:t>
      </w:r>
      <w:r w:rsidRPr="00692E10">
        <w:rPr>
          <w:rFonts w:ascii="Cambria Math" w:hAnsi="Cambria Math" w:cs="Times New Roman"/>
          <w:strike/>
          <w:color w:val="EE0000"/>
          <w:kern w:val="2"/>
          <w:sz w:val="22"/>
          <w:szCs w:val="22"/>
          <w:rPrChange w:id="618" w:author="帅 张" w:date="2025-12-22T13:15:00Z" w16du:dateUtc="2025-12-22T05:15:00Z">
            <w:rPr>
              <w:rFonts w:ascii="Cambria Math" w:hAnsi="Cambria Math" w:cs="Times New Roman"/>
              <w:kern w:val="2"/>
              <w:sz w:val="22"/>
              <w:szCs w:val="22"/>
            </w:rPr>
          </w:rPrChange>
        </w:rPr>
        <w:t>data-driven (black-box)</w:t>
      </w:r>
      <w:r w:rsidRPr="009D74E6">
        <w:rPr>
          <w:rFonts w:ascii="Cambria Math" w:hAnsi="Cambria Math" w:cs="Times New Roman"/>
          <w:kern w:val="2"/>
          <w:sz w:val="22"/>
          <w:szCs w:val="22"/>
        </w:rPr>
        <w:t xml:space="preserve"> </w:t>
      </w:r>
      <w:ins w:id="619" w:author="帅 张" w:date="2025-12-22T13:16:00Z" w16du:dateUtc="2025-12-22T05:16:00Z">
        <w:r w:rsidR="00692E10">
          <w:rPr>
            <w:rFonts w:ascii="Cambria Math" w:hAnsi="Cambria Math" w:cs="Times New Roman" w:hint="eastAsia"/>
            <w:kern w:val="2"/>
            <w:sz w:val="22"/>
            <w:szCs w:val="22"/>
          </w:rPr>
          <w:t xml:space="preserve">implicit </w:t>
        </w:r>
      </w:ins>
      <w:r w:rsidRPr="009D74E6">
        <w:rPr>
          <w:rFonts w:ascii="Cambria Math" w:hAnsi="Cambria Math" w:cs="Times New Roman"/>
          <w:kern w:val="2"/>
          <w:sz w:val="22"/>
          <w:szCs w:val="22"/>
        </w:rPr>
        <w:t>models follows a two-step procedure:</w:t>
      </w:r>
    </w:p>
    <w:p w14:paraId="13DF1EB3" w14:textId="70014F11" w:rsidR="00D2468A" w:rsidRPr="00905A84" w:rsidRDefault="00827D2B" w:rsidP="00801EA0">
      <w:pPr>
        <w:spacing w:line="360" w:lineRule="auto"/>
        <w:ind w:firstLineChars="200" w:firstLine="440"/>
        <w:jc w:val="both"/>
        <w:rPr>
          <w:rFonts w:ascii="Cambria Math" w:hAnsi="Cambria Math" w:cs="Times New Roman"/>
          <w:iCs/>
          <w:kern w:val="2"/>
          <w:sz w:val="22"/>
          <w:szCs w:val="22"/>
        </w:rPr>
      </w:pPr>
      <w:r w:rsidRPr="009D74E6">
        <w:rPr>
          <w:rFonts w:ascii="Cambria Math" w:hAnsi="Cambria Math" w:cs="Times New Roman"/>
          <w:kern w:val="2"/>
          <w:sz w:val="22"/>
          <w:szCs w:val="22"/>
        </w:rPr>
        <w:t xml:space="preserve">Step 1: Construct four predictive models regressed from molecular structure: two for estimating the reference temperatures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1</m:t>
                </m:r>
              </m:sub>
            </m:sSub>
          </m:e>
        </m:acc>
      </m:oMath>
      <w:r w:rsidRPr="009D74E6">
        <w:rPr>
          <w:rFonts w:ascii="Cambria Math" w:hAnsi="Cambria Math" w:cs="Times New Roman"/>
          <w:kern w:val="2"/>
          <w:sz w:val="22"/>
          <w:szCs w:val="22"/>
        </w:rPr>
        <w:t>​,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2</m:t>
                </m:r>
              </m:sub>
            </m:sSub>
          </m:e>
        </m:acc>
      </m:oMath>
      <w:r w:rsidRPr="009D74E6">
        <w:rPr>
          <w:rFonts w:ascii="Cambria Math" w:hAnsi="Cambria Math" w:cs="Times New Roman"/>
          <w:kern w:val="2"/>
          <w:sz w:val="22"/>
          <w:szCs w:val="22"/>
        </w:rPr>
        <w:t xml:space="preserve">, and two for predicting the corresponding properties at these points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1</m:t>
                </m:r>
              </m:sub>
            </m:sSub>
          </m:e>
        </m:acc>
      </m:oMath>
      <w:r w:rsidRPr="009D74E6">
        <w:rPr>
          <w:rFonts w:ascii="Cambria Math" w:hAnsi="Cambria Math" w:cs="Times New Roman"/>
          <w:kern w:val="2"/>
          <w:sz w:val="22"/>
          <w:szCs w:val="22"/>
        </w:rPr>
        <w:t>​,</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2</m:t>
                </m:r>
              </m:sub>
            </m:sSub>
          </m:e>
        </m:acc>
      </m:oMath>
      <w:r w:rsidRPr="009D74E6">
        <w:rPr>
          <w:rFonts w:ascii="Cambria Math" w:hAnsi="Cambria Math" w:cs="Times New Roman"/>
          <w:kern w:val="2"/>
          <w:sz w:val="22"/>
          <w:szCs w:val="22"/>
        </w:rPr>
        <w:t>. The temperature tendency of the property between the two reference points is then calculated as:</w:t>
      </w:r>
      <w:r w:rsidRPr="009D74E6">
        <w:rPr>
          <w:rFonts w:ascii="Cambria Math" w:hAnsi="Cambria Math" w:cs="Times New Roman"/>
          <w:kern w:val="2"/>
          <w:sz w:val="22"/>
          <w:szCs w:val="22"/>
        </w:rPr>
        <w:br/>
      </w:r>
      <m:oMathPara>
        <m:oMath>
          <m:eqArr>
            <m:eqArrPr>
              <m:maxDist m:val="1"/>
              <m:ctrlPr>
                <w:rPr>
                  <w:rFonts w:ascii="Cambria Math" w:hAnsi="Cambria Math" w:cs="Times New Roman"/>
                  <w:i/>
                  <w:kern w:val="2"/>
                  <w:sz w:val="22"/>
                  <w:szCs w:val="22"/>
                </w:rPr>
              </m:ctrlPr>
            </m:eqArrPr>
            <m:e>
              <m:r>
                <w:rPr>
                  <w:rFonts w:ascii="Cambria Math" w:hAnsi="Cambria Math" w:cs="Times New Roman" w:hint="eastAsia"/>
                  <w:kern w:val="2"/>
                  <w:sz w:val="22"/>
                  <w:szCs w:val="22"/>
                </w:rPr>
                <m:t>ten</m:t>
              </m:r>
              <m:r>
                <w:rPr>
                  <w:rFonts w:ascii="Cambria Math" w:hAnsi="Cambria Math" w:cs="Times New Roman"/>
                  <w:kern w:val="2"/>
                  <w:sz w:val="22"/>
                  <w:szCs w:val="22"/>
                </w:rPr>
                <m:t>dency</m:t>
              </m:r>
              <m:r>
                <m:rPr>
                  <m:sty m:val="p"/>
                </m:rPr>
                <w:rPr>
                  <w:rFonts w:ascii="Cambria Math" w:hAnsi="Cambria Math" w:cs="Times New Roman"/>
                  <w:kern w:val="2"/>
                  <w:sz w:val="22"/>
                  <w:szCs w:val="22"/>
                </w:rPr>
                <m:t>=</m:t>
              </m:r>
              <m:f>
                <m:fPr>
                  <m:ctrlPr>
                    <w:rPr>
                      <w:rFonts w:ascii="Cambria Math" w:hAnsi="Cambria Math" w:cs="Times New Roman"/>
                      <w:kern w:val="2"/>
                      <w:sz w:val="22"/>
                      <w:szCs w:val="22"/>
                    </w:rPr>
                  </m:ctrlPr>
                </m:fPr>
                <m:num>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2</m:t>
                          </m:r>
                        </m:sub>
                      </m:sSub>
                    </m:e>
                  </m:acc>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1</m:t>
                          </m:r>
                        </m:sub>
                      </m:sSub>
                    </m:e>
                  </m:acc>
                </m:num>
                <m:den>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2</m:t>
                          </m:r>
                        </m:sub>
                      </m:sSub>
                    </m:e>
                  </m:acc>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1</m:t>
                          </m:r>
                        </m:sub>
                      </m:sSub>
                    </m:e>
                  </m:acc>
                </m:den>
              </m:f>
              <m:r>
                <w:rPr>
                  <w:rFonts w:ascii="Cambria Math" w:hAnsi="Cambria Math" w:cs="Times New Roman"/>
                  <w:kern w:val="2"/>
                  <w:sz w:val="22"/>
                  <w:szCs w:val="22"/>
                </w:rPr>
                <m:t>#</m:t>
              </m:r>
              <m:d>
                <m:dPr>
                  <m:ctrlPr>
                    <w:rPr>
                      <w:rFonts w:ascii="Cambria Math" w:hAnsi="Cambria Math" w:cs="Times New Roman"/>
                      <w:i/>
                      <w:kern w:val="2"/>
                      <w:sz w:val="22"/>
                      <w:szCs w:val="22"/>
                    </w:rPr>
                  </m:ctrlPr>
                </m:dPr>
                <m:e>
                  <m:r>
                    <w:rPr>
                      <w:rFonts w:ascii="Cambria Math" w:hAnsi="Cambria Math" w:cs="Times New Roman"/>
                      <w:kern w:val="2"/>
                      <w:sz w:val="22"/>
                      <w:szCs w:val="22"/>
                    </w:rPr>
                    <m:t>11</m:t>
                  </m:r>
                </m:e>
              </m:d>
              <m:ctrlPr>
                <w:rPr>
                  <w:rFonts w:ascii="Cambria Math" w:hAnsi="Cambria Math" w:cs="Times New Roman"/>
                  <w:i/>
                  <w:iCs/>
                  <w:kern w:val="2"/>
                  <w:sz w:val="22"/>
                  <w:szCs w:val="22"/>
                </w:rPr>
              </m:ctrlPr>
            </m:e>
          </m:eqArr>
        </m:oMath>
      </m:oMathPara>
    </w:p>
    <w:p w14:paraId="4E1E2EEB" w14:textId="12DFAEA3" w:rsidR="00D2468A" w:rsidRPr="00D2468A" w:rsidRDefault="00827D2B" w:rsidP="00801EA0">
      <w:pPr>
        <w:spacing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Step 2: Integrate this temperature tendency as an additional input feature into the original data-driven model. Rather than modifying the model architecture, the slope is treated as a new feature that enables the model to learn temperature-dependent relationships directly. The enhanced model formulation becomes:</w:t>
      </w:r>
      <w:r w:rsidRPr="009D74E6">
        <w:rPr>
          <w:rFonts w:ascii="Cambria Math" w:hAnsi="Cambria Math" w:cs="Times New Roman"/>
          <w:kern w:val="2"/>
          <w:sz w:val="22"/>
          <w:szCs w:val="22"/>
        </w:rPr>
        <w:br/>
      </w:r>
      <m:oMathPara>
        <m:oMath>
          <m:eqArr>
            <m:eqArrPr>
              <m:maxDist m:val="1"/>
              <m:ctrlPr>
                <w:rPr>
                  <w:rFonts w:ascii="Cambria Math" w:hAnsi="Cambria Math" w:cs="Times New Roman"/>
                  <w:i/>
                  <w:kern w:val="2"/>
                  <w:sz w:val="22"/>
                  <w:szCs w:val="22"/>
                </w:rPr>
              </m:ctrlPr>
            </m:eqArrPr>
            <m:e>
              <m:acc>
                <m:accPr>
                  <m:ctrlPr>
                    <w:rPr>
                      <w:rFonts w:ascii="Cambria Math" w:hAnsi="Cambria Math" w:cs="Times New Roman"/>
                      <w:kern w:val="2"/>
                      <w:sz w:val="22"/>
                      <w:szCs w:val="22"/>
                    </w:rPr>
                  </m:ctrlPr>
                </m:accPr>
                <m:e>
                  <m:r>
                    <w:rPr>
                      <w:rFonts w:ascii="Cambria Math" w:hAnsi="Cambria Math" w:cs="Times New Roman"/>
                      <w:kern w:val="2"/>
                      <w:sz w:val="22"/>
                      <w:szCs w:val="22"/>
                    </w:rPr>
                    <m:t>y</m:t>
                  </m:r>
                </m:e>
              </m:acc>
              <m:r>
                <m:rPr>
                  <m:sty m:val="p"/>
                </m:rPr>
                <w:rPr>
                  <w:rFonts w:ascii="Cambria Math" w:hAnsi="Cambria Math" w:cs="Times New Roman"/>
                  <w:kern w:val="2"/>
                  <w:sz w:val="22"/>
                  <w:szCs w:val="22"/>
                </w:rPr>
                <m:t>=</m:t>
              </m:r>
              <m:sSub>
                <m:sSubPr>
                  <m:ctrlPr>
                    <w:rPr>
                      <w:rFonts w:ascii="Cambria Math" w:hAnsi="Cambria Math" w:cs="Times New Roman"/>
                      <w:kern w:val="2"/>
                      <w:sz w:val="22"/>
                      <w:szCs w:val="22"/>
                    </w:rPr>
                  </m:ctrlPr>
                </m:sSubPr>
                <m:e>
                  <m:r>
                    <w:rPr>
                      <w:rFonts w:ascii="Cambria Math" w:hAnsi="Cambria Math" w:cs="Times New Roman"/>
                      <w:kern w:val="2"/>
                      <w:sz w:val="22"/>
                      <w:szCs w:val="22"/>
                    </w:rPr>
                    <m:t>f</m:t>
                  </m:r>
                </m:e>
                <m:sub>
                  <m:r>
                    <m:rPr>
                      <m:sty m:val="p"/>
                    </m:rPr>
                    <w:rPr>
                      <w:rFonts w:ascii="Cambria Math" w:hAnsi="Cambria Math" w:cs="Times New Roman"/>
                      <w:kern w:val="2"/>
                      <w:sz w:val="22"/>
                      <w:szCs w:val="22"/>
                    </w:rPr>
                    <m:t>0</m:t>
                  </m:r>
                </m:sub>
              </m:sSub>
              <m:d>
                <m:dPr>
                  <m:ctrlPr>
                    <w:rPr>
                      <w:rFonts w:ascii="Cambria Math" w:hAnsi="Cambria Math" w:cs="Times New Roman"/>
                      <w:kern w:val="2"/>
                      <w:sz w:val="22"/>
                      <w:szCs w:val="22"/>
                    </w:rPr>
                  </m:ctrlPr>
                </m:dPr>
                <m:e>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k</m:t>
                      </m:r>
                    </m:sub>
                  </m:sSub>
                  <m:r>
                    <m:rPr>
                      <m:sty m:val="p"/>
                    </m:rPr>
                    <w:rPr>
                      <w:rFonts w:ascii="Cambria Math" w:hAnsi="Cambria Math" w:cs="Times New Roman"/>
                      <w:kern w:val="2"/>
                      <w:sz w:val="22"/>
                      <w:szCs w:val="22"/>
                    </w:rPr>
                    <m:t>,</m:t>
                  </m:r>
                  <m:r>
                    <w:rPr>
                      <w:rFonts w:ascii="Cambria Math" w:hAnsi="Cambria Math" w:cs="Times New Roman"/>
                      <w:kern w:val="2"/>
                      <w:sz w:val="22"/>
                      <w:szCs w:val="22"/>
                    </w:rPr>
                    <m:t>T</m:t>
                  </m:r>
                  <m:r>
                    <m:rPr>
                      <m:sty m:val="p"/>
                    </m:rPr>
                    <w:rPr>
                      <w:rFonts w:ascii="Cambria Math" w:hAnsi="Cambria Math" w:cs="Times New Roman"/>
                      <w:kern w:val="2"/>
                      <w:sz w:val="22"/>
                      <w:szCs w:val="22"/>
                    </w:rPr>
                    <m:t>,</m:t>
                  </m:r>
                  <m:r>
                    <w:rPr>
                      <w:rFonts w:ascii="Cambria Math" w:hAnsi="Cambria Math" w:cs="Times New Roman"/>
                      <w:kern w:val="2"/>
                      <w:sz w:val="22"/>
                      <w:szCs w:val="22"/>
                    </w:rPr>
                    <m:t>MW</m:t>
                  </m:r>
                  <m:r>
                    <m:rPr>
                      <m:sty m:val="p"/>
                    </m:rPr>
                    <w:rPr>
                      <w:rFonts w:ascii="Cambria Math" w:hAnsi="Cambria Math" w:cs="Times New Roman"/>
                      <w:kern w:val="2"/>
                      <w:sz w:val="22"/>
                      <w:szCs w:val="22"/>
                    </w:rPr>
                    <m:t>,……,</m:t>
                  </m:r>
                  <m:f>
                    <m:fPr>
                      <m:ctrlPr>
                        <w:rPr>
                          <w:rFonts w:ascii="Cambria Math" w:hAnsi="Cambria Math" w:cs="Times New Roman"/>
                          <w:kern w:val="2"/>
                          <w:sz w:val="22"/>
                          <w:szCs w:val="22"/>
                        </w:rPr>
                      </m:ctrlPr>
                    </m:fPr>
                    <m:num>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2</m:t>
                              </m:r>
                            </m:sub>
                          </m:sSub>
                        </m:e>
                      </m:acc>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w:rPr>
                                  <w:rFonts w:ascii="Cambria Math" w:hAnsi="Cambria Math" w:cs="Times New Roman"/>
                                  <w:kern w:val="2"/>
                                  <w:sz w:val="22"/>
                                  <w:szCs w:val="22"/>
                                </w:rPr>
                                <m:t>r</m:t>
                              </m:r>
                              <m:r>
                                <m:rPr>
                                  <m:sty m:val="p"/>
                                </m:rPr>
                                <w:rPr>
                                  <w:rFonts w:ascii="Cambria Math" w:hAnsi="Cambria Math" w:cs="Times New Roman"/>
                                  <w:kern w:val="2"/>
                                  <w:sz w:val="22"/>
                                  <w:szCs w:val="22"/>
                                </w:rPr>
                                <m:t>1</m:t>
                              </m:r>
                            </m:sub>
                          </m:sSub>
                        </m:e>
                      </m:acc>
                    </m:num>
                    <m:den>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2</m:t>
                              </m:r>
                            </m:sub>
                          </m:sSub>
                        </m:e>
                      </m:acc>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1</m:t>
                              </m:r>
                            </m:sub>
                          </m:sSub>
                        </m:e>
                      </m:acc>
                    </m:den>
                  </m:f>
                </m:e>
              </m:d>
              <m:r>
                <w:rPr>
                  <w:rFonts w:ascii="Cambria Math" w:hAnsi="Cambria Math" w:cs="Times New Roman"/>
                  <w:kern w:val="2"/>
                  <w:sz w:val="22"/>
                  <w:szCs w:val="22"/>
                </w:rPr>
                <m:t>#</m:t>
              </m:r>
              <m:d>
                <m:dPr>
                  <m:ctrlPr>
                    <w:rPr>
                      <w:rFonts w:ascii="Cambria Math" w:hAnsi="Cambria Math" w:cs="Times New Roman"/>
                      <w:i/>
                      <w:kern w:val="2"/>
                      <w:sz w:val="22"/>
                      <w:szCs w:val="22"/>
                    </w:rPr>
                  </m:ctrlPr>
                </m:dPr>
                <m:e>
                  <m:r>
                    <w:rPr>
                      <w:rFonts w:ascii="Cambria Math" w:hAnsi="Cambria Math" w:cs="Times New Roman"/>
                      <w:kern w:val="2"/>
                      <w:sz w:val="22"/>
                      <w:szCs w:val="22"/>
                    </w:rPr>
                    <m:t>12</m:t>
                  </m:r>
                </m:e>
              </m:d>
            </m:e>
          </m:eqArr>
        </m:oMath>
      </m:oMathPara>
    </w:p>
    <w:p w14:paraId="4C69DC7F" w14:textId="48CE8377" w:rsidR="00827D2B" w:rsidRPr="009D74E6" w:rsidRDefault="00827D2B" w:rsidP="00801EA0">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Here,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0</m:t>
            </m:r>
          </m:sub>
        </m:sSub>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T</m:t>
            </m:r>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MW</m:t>
            </m:r>
            <m:r>
              <m:rPr>
                <m:sty m:val="p"/>
              </m:rPr>
              <w:rPr>
                <w:rFonts w:ascii="Cambria Math" w:eastAsia="宋体" w:hAnsi="Cambria Math" w:cs="Times New Roman"/>
                <w:szCs w:val="22"/>
                <w14:ligatures w14:val="none"/>
              </w:rPr>
              <m:t>,……</m:t>
            </m:r>
          </m:e>
        </m:d>
      </m:oMath>
      <w:r w:rsidRPr="009D74E6">
        <w:rPr>
          <w:rFonts w:ascii="Cambria Math" w:eastAsia="宋体" w:hAnsi="Cambria Math" w:cs="Times New Roman"/>
          <w:szCs w:val="22"/>
          <w14:ligatures w14:val="none"/>
        </w:rPr>
        <w:t>represents the original black-box model that learns structure-property relationships directly from data.</w:t>
      </w:r>
      <w:r w:rsidR="0020137D" w:rsidRPr="009D74E6">
        <w:rPr>
          <w:rFonts w:ascii="Cambria Math" w:eastAsia="宋体" w:hAnsi="Cambria Math" w:cs="Times New Roman"/>
          <w:szCs w:val="22"/>
          <w14:ligatures w14:val="none"/>
        </w:rPr>
        <w:t xml:space="preserve"> </w:t>
      </w:r>
    </w:p>
    <w:p w14:paraId="143CD0E7" w14:textId="2A994AF1" w:rsidR="00827D2B" w:rsidRPr="009D74E6" w:rsidRDefault="00827D2B" w:rsidP="00801EA0">
      <w:pPr>
        <w:pStyle w:val="4"/>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 xml:space="preserve">3.2.3 Physical </w:t>
      </w:r>
      <w:r w:rsidR="00AF41B5" w:rsidRPr="009D74E6">
        <w:rPr>
          <w:rFonts w:ascii="Times New Roman" w:eastAsia="宋体" w:hAnsi="Times New Roman" w:cs="Times New Roman" w:hint="eastAsia"/>
          <w:color w:val="auto"/>
          <w:sz w:val="22"/>
          <w:szCs w:val="22"/>
          <w14:ligatures w14:val="none"/>
        </w:rPr>
        <w:t>s</w:t>
      </w:r>
      <w:r w:rsidR="00AF41B5" w:rsidRPr="009D74E6">
        <w:rPr>
          <w:rFonts w:ascii="Times New Roman" w:eastAsia="宋体" w:hAnsi="Times New Roman" w:cs="Times New Roman"/>
          <w:color w:val="auto"/>
          <w:sz w:val="22"/>
          <w:szCs w:val="22"/>
          <w14:ligatures w14:val="none"/>
        </w:rPr>
        <w:t>ignificance</w:t>
      </w:r>
    </w:p>
    <w:p w14:paraId="7C26DC72" w14:textId="7BEE2355" w:rsidR="00827D2B" w:rsidRPr="009D74E6" w:rsidRDefault="00726596" w:rsidP="00801EA0">
      <w:pPr>
        <w:spacing w:line="360" w:lineRule="auto"/>
        <w:ind w:firstLineChars="200" w:firstLine="440"/>
        <w:rPr>
          <w:rFonts w:ascii="Cambria Math" w:hAnsi="Cambria Math" w:cs="Times New Roman"/>
          <w:kern w:val="2"/>
          <w:sz w:val="22"/>
          <w:szCs w:val="22"/>
        </w:rPr>
      </w:pPr>
      <w:r w:rsidRPr="009D74E6">
        <w:rPr>
          <w:rFonts w:ascii="Cambria Math" w:hAnsi="Cambria Math" w:cs="Times New Roman" w:hint="eastAsia"/>
          <w:kern w:val="2"/>
          <w:sz w:val="22"/>
          <w:szCs w:val="22"/>
        </w:rPr>
        <w:t>The physical significance of Strategy I lies in its fundamental departure from discrete-point prediction. By introducing a "temperature tendency" derived directly from experimental data points, the method injects prior physical intuition about continuous, smooth property evolution. This data-driven yet physics-aware approach not only enhances robustness against experimental noise but also ensures more reliable extrapolation</w:t>
      </w:r>
      <w:r w:rsidR="00E4658B" w:rsidRPr="009D74E6">
        <w:rPr>
          <w:rFonts w:ascii="Cambria Math" w:hAnsi="Cambria Math" w:cs="Times New Roman"/>
          <w:kern w:val="2"/>
          <w:sz w:val="22"/>
          <w:szCs w:val="22"/>
        </w:rPr>
        <w:t xml:space="preserve"> and interpolation</w:t>
      </w:r>
      <w:r w:rsidRPr="009D74E6">
        <w:rPr>
          <w:rFonts w:ascii="Cambria Math" w:hAnsi="Cambria Math" w:cs="Times New Roman" w:hint="eastAsia"/>
          <w:kern w:val="2"/>
          <w:sz w:val="22"/>
          <w:szCs w:val="22"/>
        </w:rPr>
        <w:t>. Crucially, it bridges the gap between discrete experimental observations and continuous theoretical physical models</w:t>
      </w:r>
      <w:r w:rsidR="00827D2B" w:rsidRPr="009D74E6">
        <w:rPr>
          <w:rFonts w:ascii="Cambria Math" w:hAnsi="Cambria Math" w:cs="Times New Roman" w:hint="eastAsia"/>
          <w:kern w:val="2"/>
          <w:sz w:val="22"/>
          <w:szCs w:val="22"/>
        </w:rPr>
        <w:t>.</w:t>
      </w:r>
    </w:p>
    <w:p w14:paraId="79E3F9E5" w14:textId="113CA927" w:rsidR="00827D2B" w:rsidRPr="009D74E6" w:rsidRDefault="00827D2B" w:rsidP="00801EA0">
      <w:pPr>
        <w:pStyle w:val="3"/>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3.3 Strategy</w:t>
      </w:r>
      <w:r w:rsidR="00F02D52" w:rsidRPr="009D74E6">
        <w:rPr>
          <w:rFonts w:ascii="Times New Roman" w:eastAsia="宋体" w:hAnsi="Times New Roman" w:cs="Times New Roman" w:hint="eastAsia"/>
          <w:color w:val="auto"/>
          <w:sz w:val="22"/>
          <w:szCs w:val="22"/>
          <w14:ligatures w14:val="none"/>
        </w:rPr>
        <w:t xml:space="preserve"> </w:t>
      </w:r>
      <w:r w:rsidRPr="009D74E6">
        <w:rPr>
          <w:rFonts w:ascii="Times New Roman" w:eastAsia="宋体" w:hAnsi="Times New Roman" w:cs="Times New Roman"/>
          <w:color w:val="auto"/>
          <w:sz w:val="22"/>
          <w:szCs w:val="22"/>
          <w14:ligatures w14:val="none"/>
        </w:rPr>
        <w:t xml:space="preserve">II–Bias-Corrected </w:t>
      </w:r>
      <w:r w:rsidR="00AF41B5" w:rsidRPr="009D74E6">
        <w:rPr>
          <w:rFonts w:ascii="Times New Roman" w:eastAsia="宋体" w:hAnsi="Times New Roman" w:cs="Times New Roman" w:hint="eastAsia"/>
          <w:color w:val="auto"/>
          <w:sz w:val="22"/>
          <w:szCs w:val="22"/>
          <w14:ligatures w14:val="none"/>
        </w:rPr>
        <w:t>h</w:t>
      </w:r>
      <w:r w:rsidR="00AF41B5" w:rsidRPr="009D74E6">
        <w:rPr>
          <w:rFonts w:ascii="Times New Roman" w:eastAsia="宋体" w:hAnsi="Times New Roman" w:cs="Times New Roman"/>
          <w:color w:val="auto"/>
          <w:sz w:val="22"/>
          <w:szCs w:val="22"/>
          <w14:ligatures w14:val="none"/>
        </w:rPr>
        <w:t xml:space="preserve">ybrid </w:t>
      </w:r>
      <w:r w:rsidR="00AF41B5" w:rsidRPr="009D74E6">
        <w:rPr>
          <w:rFonts w:ascii="Times New Roman" w:eastAsia="宋体" w:hAnsi="Times New Roman" w:cs="Times New Roman" w:hint="eastAsia"/>
          <w:color w:val="auto"/>
          <w:sz w:val="22"/>
          <w:szCs w:val="22"/>
          <w14:ligatures w14:val="none"/>
        </w:rPr>
        <w:t>m</w:t>
      </w:r>
      <w:r w:rsidR="00AF41B5" w:rsidRPr="009D74E6">
        <w:rPr>
          <w:rFonts w:ascii="Times New Roman" w:eastAsia="宋体" w:hAnsi="Times New Roman" w:cs="Times New Roman"/>
          <w:color w:val="auto"/>
          <w:sz w:val="22"/>
          <w:szCs w:val="22"/>
          <w14:ligatures w14:val="none"/>
        </w:rPr>
        <w:t>odeling</w:t>
      </w:r>
    </w:p>
    <w:p w14:paraId="39F6C964" w14:textId="77777777" w:rsidR="00827D2B" w:rsidRPr="009D74E6" w:rsidRDefault="00827D2B" w:rsidP="00801EA0">
      <w:pPr>
        <w:spacing w:line="360" w:lineRule="auto"/>
        <w:ind w:firstLineChars="200" w:firstLine="440"/>
        <w:rPr>
          <w:rFonts w:ascii="Cambria Math" w:hAnsi="Cambria Math" w:cs="Times New Roman"/>
          <w:kern w:val="2"/>
          <w:sz w:val="22"/>
          <w:szCs w:val="22"/>
        </w:rPr>
      </w:pPr>
      <w:r w:rsidRPr="009D74E6">
        <w:rPr>
          <w:rFonts w:ascii="Cambria Math" w:hAnsi="Cambria Math" w:cs="Times New Roman"/>
          <w:kern w:val="2"/>
          <w:sz w:val="22"/>
          <w:szCs w:val="22"/>
        </w:rPr>
        <w:t>The conceptual foundation of Strategy II stems from a critical observation of purely data-driven machine learning methods. While these algorithms excel at identifying complex patterns in data, we propose that instead of feeding all data directly into a black-box model, a more effective approach involves establishing a predictive baseline model first. This baseline is regressed from raw experimental data to capture the fundamental trend, after which machine learning is employed specifically to compensate for the deviations between this baseline and the actual measured values.</w:t>
      </w:r>
    </w:p>
    <w:p w14:paraId="4B98DD44" w14:textId="1DCF2EBD" w:rsidR="00827D2B" w:rsidRPr="009D74E6" w:rsidRDefault="00827D2B" w:rsidP="00801EA0">
      <w:pPr>
        <w:pStyle w:val="4"/>
        <w:spacing w:line="360" w:lineRule="auto"/>
        <w:rPr>
          <w:rFonts w:hint="eastAsia"/>
        </w:rPr>
      </w:pPr>
      <w:r w:rsidRPr="009D74E6">
        <w:rPr>
          <w:rFonts w:ascii="Times New Roman" w:eastAsia="宋体" w:hAnsi="Times New Roman" w:cs="Times New Roman"/>
          <w:color w:val="auto"/>
          <w:sz w:val="22"/>
          <w:szCs w:val="22"/>
          <w14:ligatures w14:val="none"/>
        </w:rPr>
        <w:t xml:space="preserve">3.3.1 Baseline </w:t>
      </w:r>
      <w:r w:rsidR="00AF41B5" w:rsidRPr="009D74E6">
        <w:rPr>
          <w:rFonts w:ascii="Times New Roman" w:eastAsia="宋体" w:hAnsi="Times New Roman" w:cs="Times New Roman" w:hint="eastAsia"/>
          <w:color w:val="auto"/>
          <w:sz w:val="22"/>
          <w:szCs w:val="22"/>
          <w14:ligatures w14:val="none"/>
        </w:rPr>
        <w:t>m</w:t>
      </w:r>
      <w:r w:rsidR="00AF41B5" w:rsidRPr="009D74E6">
        <w:rPr>
          <w:rFonts w:ascii="Times New Roman" w:eastAsia="宋体" w:hAnsi="Times New Roman" w:cs="Times New Roman"/>
          <w:color w:val="auto"/>
          <w:sz w:val="22"/>
          <w:szCs w:val="22"/>
          <w14:ligatures w14:val="none"/>
        </w:rPr>
        <w:t xml:space="preserve">odel </w:t>
      </w:r>
      <w:r w:rsidR="00AF41B5" w:rsidRPr="009D74E6">
        <w:rPr>
          <w:rFonts w:ascii="Times New Roman" w:eastAsia="宋体" w:hAnsi="Times New Roman" w:cs="Times New Roman" w:hint="eastAsia"/>
          <w:color w:val="auto"/>
          <w:sz w:val="22"/>
          <w:szCs w:val="22"/>
          <w14:ligatures w14:val="none"/>
        </w:rPr>
        <w:t>c</w:t>
      </w:r>
      <w:r w:rsidR="00AF41B5" w:rsidRPr="009D74E6">
        <w:rPr>
          <w:rFonts w:ascii="Times New Roman" w:eastAsia="宋体" w:hAnsi="Times New Roman" w:cs="Times New Roman"/>
          <w:color w:val="auto"/>
          <w:sz w:val="22"/>
          <w:szCs w:val="22"/>
          <w14:ligatures w14:val="none"/>
        </w:rPr>
        <w:t>onstruction</w:t>
      </w:r>
    </w:p>
    <w:p w14:paraId="426D4EAC" w14:textId="77777777" w:rsidR="00827D2B" w:rsidRPr="009D74E6" w:rsidRDefault="00827D2B" w:rsidP="00801EA0">
      <w:pPr>
        <w:spacing w:line="360" w:lineRule="auto"/>
        <w:ind w:firstLineChars="200" w:firstLine="440"/>
        <w:rPr>
          <w:rFonts w:ascii="Cambria Math" w:hAnsi="Cambria Math" w:cs="Times New Roman"/>
          <w:kern w:val="2"/>
          <w:sz w:val="22"/>
          <w:szCs w:val="22"/>
        </w:rPr>
      </w:pPr>
      <w:r w:rsidRPr="009D74E6">
        <w:rPr>
          <w:rFonts w:ascii="Cambria Math" w:hAnsi="Cambria Math" w:cs="Times New Roman"/>
          <w:kern w:val="2"/>
          <w:sz w:val="22"/>
          <w:szCs w:val="22"/>
        </w:rPr>
        <w:t>The hybrid framework begins by establishing a physically-grounded baseline. Two preliminary models are first constructed to predict a reference temperature,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0</m:t>
                </m:r>
              </m:sub>
            </m:sSub>
          </m:e>
        </m:acc>
      </m:oMath>
      <w:r w:rsidRPr="009D74E6">
        <w:rPr>
          <w:rFonts w:ascii="Cambria Math" w:hAnsi="Cambria Math" w:cs="Times New Roman"/>
          <w:kern w:val="2"/>
          <w:sz w:val="22"/>
          <w:szCs w:val="22"/>
        </w:rPr>
        <w:t xml:space="preserve">​, and the corresponding property value at that temperature,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m:rPr>
                    <m:sty m:val="p"/>
                  </m:rPr>
                  <w:rPr>
                    <w:rFonts w:ascii="Cambria Math" w:hAnsi="Cambria Math" w:cs="Times New Roman"/>
                    <w:kern w:val="2"/>
                    <w:sz w:val="22"/>
                    <w:szCs w:val="22"/>
                  </w:rPr>
                  <m:t>0</m:t>
                </m:r>
              </m:sub>
            </m:sSub>
          </m:e>
        </m:acc>
      </m:oMath>
      <w:r w:rsidRPr="009D74E6">
        <w:rPr>
          <w:rFonts w:ascii="Cambria Math" w:hAnsi="Cambria Math" w:cs="Times New Roman"/>
          <w:kern w:val="2"/>
          <w:sz w:val="22"/>
          <w:szCs w:val="22"/>
        </w:rPr>
        <w:t xml:space="preserve">​, directly from the molecular </w:t>
      </w:r>
      <w:r w:rsidRPr="009D74E6">
        <w:rPr>
          <w:rFonts w:ascii="Cambria Math" w:hAnsi="Cambria Math" w:cs="Times New Roman"/>
          <w:kern w:val="2"/>
          <w:sz w:val="22"/>
          <w:szCs w:val="22"/>
        </w:rPr>
        <w:lastRenderedPageBreak/>
        <w:t xml:space="preserve">structure. This reference prediction,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m:rPr>
                    <m:sty m:val="p"/>
                  </m:rPr>
                  <w:rPr>
                    <w:rFonts w:ascii="Cambria Math" w:hAnsi="Cambria Math" w:cs="Times New Roman"/>
                    <w:kern w:val="2"/>
                    <w:sz w:val="22"/>
                    <w:szCs w:val="22"/>
                  </w:rPr>
                  <m:t>0</m:t>
                </m:r>
              </m:sub>
            </m:sSub>
          </m:e>
        </m:acc>
      </m:oMath>
      <w:r w:rsidRPr="009D74E6">
        <w:rPr>
          <w:rFonts w:ascii="Cambria Math" w:hAnsi="Cambria Math" w:cs="Times New Roman"/>
          <w:kern w:val="2"/>
          <w:sz w:val="22"/>
          <w:szCs w:val="22"/>
        </w:rPr>
        <w:t>​, serves as the intercept for a linear baseline model. The slope of this baseline is determined using group contribution methods, resulting in the following expression for the baseline prediction </w:t>
      </w:r>
      <m:oMath>
        <m:acc>
          <m:accPr>
            <m:ctrlPr>
              <w:rPr>
                <w:rFonts w:ascii="Cambria Math" w:hAnsi="Cambria Math" w:cs="Times New Roman"/>
                <w:kern w:val="2"/>
                <w:sz w:val="22"/>
                <w:szCs w:val="22"/>
              </w:rPr>
            </m:ctrlPr>
          </m:accPr>
          <m:e>
            <m:r>
              <w:rPr>
                <w:rFonts w:ascii="Cambria Math" w:hAnsi="Cambria Math" w:cs="Times New Roman"/>
                <w:kern w:val="2"/>
                <w:sz w:val="22"/>
                <w:szCs w:val="22"/>
              </w:rPr>
              <m:t>y</m:t>
            </m:r>
          </m:e>
        </m:acc>
      </m:oMath>
      <w:r w:rsidRPr="009D74E6">
        <w:rPr>
          <w:rFonts w:ascii="Cambria Math" w:hAnsi="Cambria Math" w:cs="Times New Roman"/>
          <w:kern w:val="2"/>
          <w:sz w:val="22"/>
          <w:szCs w:val="22"/>
        </w:rPr>
        <w:t>:</w:t>
      </w:r>
    </w:p>
    <w:p w14:paraId="6789DF55" w14:textId="41AB5A9E" w:rsidR="00D2468A" w:rsidRPr="00D2468A" w:rsidRDefault="00000000" w:rsidP="00801EA0">
      <w:pPr>
        <w:spacing w:line="360" w:lineRule="auto"/>
        <w:ind w:firstLineChars="200" w:firstLine="440"/>
        <w:rPr>
          <w:rFonts w:ascii="Cambria Math" w:hAnsi="Cambria Math" w:cs="Times New Roman"/>
          <w:kern w:val="2"/>
          <w:sz w:val="22"/>
          <w:szCs w:val="22"/>
        </w:rPr>
      </w:pPr>
      <m:oMathPara>
        <m:oMath>
          <m:eqArr>
            <m:eqArrPr>
              <m:maxDist m:val="1"/>
              <m:ctrlPr>
                <w:rPr>
                  <w:rFonts w:ascii="Cambria Math" w:hAnsi="Cambria Math" w:cs="Times New Roman"/>
                  <w:i/>
                  <w:kern w:val="2"/>
                  <w:sz w:val="22"/>
                  <w:szCs w:val="22"/>
                </w:rPr>
              </m:ctrlPr>
            </m:eqArrPr>
            <m:e>
              <m:acc>
                <m:accPr>
                  <m:ctrlPr>
                    <w:rPr>
                      <w:rFonts w:ascii="Cambria Math" w:hAnsi="Cambria Math" w:cs="Times New Roman"/>
                      <w:kern w:val="2"/>
                      <w:sz w:val="22"/>
                      <w:szCs w:val="22"/>
                    </w:rPr>
                  </m:ctrlPr>
                </m:accPr>
                <m:e>
                  <m:r>
                    <w:rPr>
                      <w:rFonts w:ascii="Cambria Math" w:hAnsi="Cambria Math" w:cs="Times New Roman"/>
                      <w:kern w:val="2"/>
                      <w:sz w:val="22"/>
                      <w:szCs w:val="22"/>
                    </w:rPr>
                    <m:t>y</m:t>
                  </m:r>
                </m:e>
              </m:acc>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m:rPr>
                          <m:sty m:val="p"/>
                        </m:rPr>
                        <w:rPr>
                          <w:rFonts w:ascii="Cambria Math" w:hAnsi="Cambria Math" w:cs="Times New Roman"/>
                          <w:kern w:val="2"/>
                          <w:sz w:val="22"/>
                          <w:szCs w:val="22"/>
                        </w:rPr>
                        <m:t>0</m:t>
                      </m:r>
                    </m:sub>
                  </m:sSub>
                </m:e>
              </m:acc>
              <m:r>
                <m:rPr>
                  <m:sty m:val="p"/>
                </m:rPr>
                <w:rPr>
                  <w:rFonts w:ascii="Cambria Math" w:hAnsi="Cambria Math" w:cs="Times New Roman"/>
                  <w:kern w:val="2"/>
                  <w:sz w:val="22"/>
                  <w:szCs w:val="22"/>
                </w:rPr>
                <m:t>+</m:t>
              </m:r>
              <m:nary>
                <m:naryPr>
                  <m:chr m:val="∑"/>
                  <m:supHide m:val="1"/>
                  <m:ctrlPr>
                    <w:rPr>
                      <w:rFonts w:ascii="Cambria Math" w:hAnsi="Cambria Math" w:cs="Times New Roman"/>
                      <w:kern w:val="2"/>
                      <w:sz w:val="22"/>
                      <w:szCs w:val="22"/>
                    </w:rPr>
                  </m:ctrlPr>
                </m:naryPr>
                <m:sub>
                  <m:r>
                    <w:rPr>
                      <w:rFonts w:ascii="Cambria Math" w:hAnsi="Cambria Math" w:cs="Times New Roman"/>
                      <w:kern w:val="2"/>
                      <w:sz w:val="22"/>
                      <w:szCs w:val="22"/>
                    </w:rPr>
                    <m:t>K</m:t>
                  </m:r>
                </m:sub>
                <m:sup/>
                <m:e>
                  <m:sSub>
                    <m:sSubPr>
                      <m:ctrlPr>
                        <w:rPr>
                          <w:rFonts w:ascii="Cambria Math" w:hAnsi="Cambria Math" w:cs="Times New Roman"/>
                          <w:kern w:val="2"/>
                          <w:sz w:val="22"/>
                          <w:szCs w:val="22"/>
                        </w:rPr>
                      </m:ctrlPr>
                    </m:sSubPr>
                    <m:e>
                      <m:r>
                        <w:rPr>
                          <w:rFonts w:ascii="Cambria Math" w:hAnsi="Cambria Math" w:cs="Times New Roman"/>
                          <w:kern w:val="2"/>
                          <w:sz w:val="22"/>
                          <w:szCs w:val="22"/>
                        </w:rPr>
                        <m:t>A</m:t>
                      </m:r>
                    </m:e>
                    <m:sub>
                      <m:r>
                        <w:rPr>
                          <w:rFonts w:ascii="Cambria Math" w:hAnsi="Cambria Math" w:cs="Times New Roman"/>
                          <w:kern w:val="2"/>
                          <w:sz w:val="22"/>
                          <w:szCs w:val="22"/>
                        </w:rPr>
                        <m:t>K</m:t>
                      </m:r>
                    </m:sub>
                  </m:sSub>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K</m:t>
                      </m:r>
                    </m:sub>
                  </m:sSub>
                  <m:d>
                    <m:dPr>
                      <m:ctrlPr>
                        <w:rPr>
                          <w:rFonts w:ascii="Cambria Math" w:hAnsi="Cambria Math" w:cs="Times New Roman"/>
                          <w:kern w:val="2"/>
                          <w:sz w:val="22"/>
                          <w:szCs w:val="22"/>
                        </w:rPr>
                      </m:ctrlPr>
                    </m:dPr>
                    <m:e>
                      <m:r>
                        <w:rPr>
                          <w:rFonts w:ascii="Cambria Math" w:hAnsi="Cambria Math" w:cs="Times New Roman"/>
                          <w:kern w:val="2"/>
                          <w:sz w:val="22"/>
                          <w:szCs w:val="22"/>
                        </w:rPr>
                        <m:t>T</m:t>
                      </m:r>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0</m:t>
                              </m:r>
                            </m:sub>
                          </m:sSub>
                        </m:e>
                      </m:acc>
                    </m:e>
                  </m:d>
                </m:e>
              </m:nary>
              <m:r>
                <w:rPr>
                  <w:rFonts w:ascii="Cambria Math" w:hAnsi="Cambria Math" w:cs="Times New Roman"/>
                  <w:kern w:val="2"/>
                  <w:sz w:val="22"/>
                  <w:szCs w:val="22"/>
                </w:rPr>
                <m:t>#</m:t>
              </m:r>
              <m:d>
                <m:dPr>
                  <m:ctrlPr>
                    <w:rPr>
                      <w:rFonts w:ascii="Cambria Math" w:hAnsi="Cambria Math" w:cs="Times New Roman"/>
                      <w:i/>
                      <w:kern w:val="2"/>
                      <w:sz w:val="22"/>
                      <w:szCs w:val="22"/>
                    </w:rPr>
                  </m:ctrlPr>
                </m:dPr>
                <m:e>
                  <m:r>
                    <w:rPr>
                      <w:rFonts w:ascii="Cambria Math" w:hAnsi="Cambria Math" w:cs="Times New Roman"/>
                      <w:kern w:val="2"/>
                      <w:sz w:val="22"/>
                      <w:szCs w:val="22"/>
                    </w:rPr>
                    <m:t>13</m:t>
                  </m:r>
                </m:e>
              </m:d>
            </m:e>
          </m:eqArr>
        </m:oMath>
      </m:oMathPara>
    </w:p>
    <w:p w14:paraId="402CE11E" w14:textId="77777777" w:rsidR="00827D2B" w:rsidRPr="009D74E6" w:rsidRDefault="00827D2B" w:rsidP="00801EA0">
      <w:pPr>
        <w:spacing w:line="360" w:lineRule="auto"/>
        <w:ind w:firstLineChars="200" w:firstLine="440"/>
        <w:rPr>
          <w:rFonts w:ascii="Cambria Math" w:hAnsi="Cambria Math" w:cs="Times New Roman"/>
          <w:kern w:val="2"/>
          <w:sz w:val="22"/>
          <w:szCs w:val="22"/>
        </w:rPr>
      </w:pPr>
      <w:r w:rsidRPr="009D74E6">
        <w:rPr>
          <w:rFonts w:ascii="Cambria Math" w:hAnsi="Cambria Math" w:cs="Times New Roman"/>
          <w:kern w:val="2"/>
          <w:sz w:val="22"/>
          <w:szCs w:val="22"/>
        </w:rPr>
        <w:t>Here,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y</m:t>
                </m:r>
              </m:e>
              <m:sub>
                <m:r>
                  <m:rPr>
                    <m:sty m:val="p"/>
                  </m:rPr>
                  <w:rPr>
                    <w:rFonts w:ascii="Cambria Math" w:hAnsi="Cambria Math" w:cs="Times New Roman"/>
                    <w:kern w:val="2"/>
                    <w:sz w:val="22"/>
                    <w:szCs w:val="22"/>
                  </w:rPr>
                  <m:t>0</m:t>
                </m:r>
              </m:sub>
            </m:sSub>
          </m:e>
        </m:acc>
      </m:oMath>
      <w:r w:rsidRPr="009D74E6">
        <w:rPr>
          <w:rFonts w:ascii="Cambria Math" w:hAnsi="Cambria Math" w:cs="Times New Roman"/>
          <w:kern w:val="2"/>
          <w:sz w:val="22"/>
          <w:szCs w:val="22"/>
        </w:rPr>
        <w:t>​ is the reference prediction for the property at temperature </w:t>
      </w:r>
      <m:oMath>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0</m:t>
                </m:r>
              </m:sub>
            </m:sSub>
          </m:e>
        </m:acc>
      </m:oMath>
      <w:r w:rsidRPr="009D74E6">
        <w:rPr>
          <w:rFonts w:ascii="Cambria Math" w:hAnsi="Cambria Math" w:cs="Times New Roman"/>
          <w:kern w:val="2"/>
          <w:sz w:val="22"/>
          <w:szCs w:val="22"/>
        </w:rPr>
        <w:t>​, </w:t>
      </w:r>
      <m:oMath>
        <m:sSub>
          <m:sSubPr>
            <m:ctrlPr>
              <w:rPr>
                <w:rFonts w:ascii="Cambria Math" w:hAnsi="Cambria Math" w:cs="Times New Roman"/>
                <w:kern w:val="2"/>
                <w:sz w:val="22"/>
                <w:szCs w:val="22"/>
              </w:rPr>
            </m:ctrlPr>
          </m:sSubPr>
          <m:e>
            <m:r>
              <w:rPr>
                <w:rFonts w:ascii="Cambria Math" w:hAnsi="Cambria Math" w:cs="Times New Roman"/>
                <w:kern w:val="2"/>
                <w:sz w:val="22"/>
                <w:szCs w:val="22"/>
              </w:rPr>
              <m:t>A</m:t>
            </m:r>
          </m:e>
          <m:sub>
            <m:r>
              <w:rPr>
                <w:rFonts w:ascii="Cambria Math" w:hAnsi="Cambria Math" w:cs="Times New Roman"/>
                <w:kern w:val="2"/>
                <w:sz w:val="22"/>
                <w:szCs w:val="22"/>
              </w:rPr>
              <m:t>K</m:t>
            </m:r>
          </m:sub>
        </m:sSub>
      </m:oMath>
      <w:r w:rsidRPr="009D74E6">
        <w:rPr>
          <w:rFonts w:ascii="Cambria Math" w:hAnsi="Cambria Math" w:cs="Times New Roman"/>
          <w:kern w:val="2"/>
          <w:sz w:val="22"/>
          <w:szCs w:val="22"/>
        </w:rPr>
        <w:t xml:space="preserve"> denotes the group contribution coefficients, </w:t>
      </w:r>
      <m:oMath>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K</m:t>
            </m:r>
          </m:sub>
        </m:sSub>
      </m:oMath>
      <w:r w:rsidRPr="009D74E6">
        <w:rPr>
          <w:rFonts w:ascii="Cambria Math" w:hAnsi="Cambria Math" w:cs="Times New Roman"/>
          <w:kern w:val="2"/>
          <w:sz w:val="22"/>
          <w:szCs w:val="22"/>
        </w:rPr>
        <w:t>​ represents the counts of molecular groups, and </w:t>
      </w:r>
      <m:oMath>
        <m:r>
          <w:rPr>
            <w:rFonts w:ascii="Cambria Math" w:hAnsi="Cambria Math" w:cs="Times New Roman"/>
            <w:kern w:val="2"/>
            <w:sz w:val="22"/>
            <w:szCs w:val="22"/>
          </w:rPr>
          <m:t>T</m:t>
        </m:r>
        <m:r>
          <m:rPr>
            <m:sty m:val="p"/>
          </m:rPr>
          <w:rPr>
            <w:rFonts w:ascii="Cambria Math" w:hAnsi="Cambria Math" w:cs="Times New Roman"/>
            <w:kern w:val="2"/>
            <w:sz w:val="22"/>
            <w:szCs w:val="22"/>
          </w:rPr>
          <m:t>-</m:t>
        </m:r>
        <m:acc>
          <m:accPr>
            <m:ctrlPr>
              <w:rPr>
                <w:rFonts w:ascii="Cambria Math" w:hAnsi="Cambria Math" w:cs="Times New Roman"/>
                <w:kern w:val="2"/>
                <w:sz w:val="22"/>
                <w:szCs w:val="22"/>
              </w:rPr>
            </m:ctrlPr>
          </m:accPr>
          <m:e>
            <m:sSub>
              <m:sSubPr>
                <m:ctrlPr>
                  <w:rPr>
                    <w:rFonts w:ascii="Cambria Math" w:hAnsi="Cambria Math" w:cs="Times New Roman"/>
                    <w:kern w:val="2"/>
                    <w:sz w:val="22"/>
                    <w:szCs w:val="22"/>
                  </w:rPr>
                </m:ctrlPr>
              </m:sSubPr>
              <m:e>
                <m:r>
                  <w:rPr>
                    <w:rFonts w:ascii="Cambria Math" w:hAnsi="Cambria Math" w:cs="Times New Roman"/>
                    <w:kern w:val="2"/>
                    <w:sz w:val="22"/>
                    <w:szCs w:val="22"/>
                  </w:rPr>
                  <m:t>T</m:t>
                </m:r>
              </m:e>
              <m:sub>
                <m:r>
                  <m:rPr>
                    <m:sty m:val="p"/>
                  </m:rPr>
                  <w:rPr>
                    <w:rFonts w:ascii="Cambria Math" w:hAnsi="Cambria Math" w:cs="Times New Roman"/>
                    <w:kern w:val="2"/>
                    <w:sz w:val="22"/>
                    <w:szCs w:val="22"/>
                  </w:rPr>
                  <m:t>0</m:t>
                </m:r>
              </m:sub>
            </m:sSub>
          </m:e>
        </m:acc>
      </m:oMath>
      <w:r w:rsidRPr="009D74E6">
        <w:rPr>
          <w:rFonts w:ascii="Cambria Math" w:hAnsi="Cambria Math" w:cs="Times New Roman"/>
          <w:kern w:val="2"/>
          <w:sz w:val="22"/>
          <w:szCs w:val="22"/>
        </w:rPr>
        <w:t> is the temperature deviation from the reference point.</w:t>
      </w:r>
    </w:p>
    <w:p w14:paraId="14C51823" w14:textId="42978D2F" w:rsidR="00827D2B" w:rsidRPr="009D74E6" w:rsidRDefault="00827D2B" w:rsidP="00801EA0">
      <w:pPr>
        <w:pStyle w:val="4"/>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3.3.</w:t>
      </w:r>
      <w:r w:rsidRPr="009D74E6">
        <w:rPr>
          <w:rFonts w:ascii="Times New Roman" w:eastAsia="宋体" w:hAnsi="Times New Roman" w:cs="Times New Roman" w:hint="eastAsia"/>
          <w:color w:val="auto"/>
          <w:sz w:val="22"/>
          <w:szCs w:val="22"/>
          <w14:ligatures w14:val="none"/>
        </w:rPr>
        <w:t>2</w:t>
      </w:r>
      <w:r w:rsidRPr="009D74E6">
        <w:rPr>
          <w:rFonts w:ascii="Times New Roman" w:eastAsia="宋体" w:hAnsi="Times New Roman" w:cs="Times New Roman"/>
          <w:color w:val="auto"/>
          <w:sz w:val="22"/>
          <w:szCs w:val="22"/>
          <w14:ligatures w14:val="none"/>
        </w:rPr>
        <w:t xml:space="preserve"> Bias </w:t>
      </w:r>
      <w:r w:rsidR="00AF41B5" w:rsidRPr="009D74E6">
        <w:rPr>
          <w:rFonts w:ascii="Times New Roman" w:eastAsia="宋体" w:hAnsi="Times New Roman" w:cs="Times New Roman" w:hint="eastAsia"/>
          <w:color w:val="auto"/>
          <w:sz w:val="22"/>
          <w:szCs w:val="22"/>
          <w14:ligatures w14:val="none"/>
        </w:rPr>
        <w:t>l</w:t>
      </w:r>
      <w:r w:rsidR="00AF41B5" w:rsidRPr="009D74E6">
        <w:rPr>
          <w:rFonts w:ascii="Times New Roman" w:eastAsia="宋体" w:hAnsi="Times New Roman" w:cs="Times New Roman"/>
          <w:color w:val="auto"/>
          <w:sz w:val="22"/>
          <w:szCs w:val="22"/>
          <w14:ligatures w14:val="none"/>
        </w:rPr>
        <w:t xml:space="preserve">earning </w:t>
      </w:r>
      <w:r w:rsidRPr="009D74E6">
        <w:rPr>
          <w:rFonts w:ascii="Times New Roman" w:eastAsia="宋体" w:hAnsi="Times New Roman" w:cs="Times New Roman"/>
          <w:color w:val="auto"/>
          <w:sz w:val="22"/>
          <w:szCs w:val="22"/>
          <w14:ligatures w14:val="none"/>
        </w:rPr>
        <w:t xml:space="preserve">and </w:t>
      </w:r>
      <w:r w:rsidR="00AF41B5" w:rsidRPr="009D74E6">
        <w:rPr>
          <w:rFonts w:ascii="Times New Roman" w:eastAsia="宋体" w:hAnsi="Times New Roman" w:cs="Times New Roman" w:hint="eastAsia"/>
          <w:color w:val="auto"/>
          <w:sz w:val="22"/>
          <w:szCs w:val="22"/>
          <w14:ligatures w14:val="none"/>
        </w:rPr>
        <w:t>c</w:t>
      </w:r>
      <w:r w:rsidR="00AF41B5" w:rsidRPr="009D74E6">
        <w:rPr>
          <w:rFonts w:ascii="Times New Roman" w:eastAsia="宋体" w:hAnsi="Times New Roman" w:cs="Times New Roman"/>
          <w:color w:val="auto"/>
          <w:sz w:val="22"/>
          <w:szCs w:val="22"/>
          <w14:ligatures w14:val="none"/>
        </w:rPr>
        <w:t>ompensation</w:t>
      </w:r>
    </w:p>
    <w:p w14:paraId="683BC131" w14:textId="77777777" w:rsidR="00827D2B" w:rsidRPr="009D74E6" w:rsidRDefault="00827D2B" w:rsidP="00801EA0">
      <w:pPr>
        <w:spacing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The baseline model, while physically reasonable, cannot capture all complex, non-linear relationships. To address this, the deviation between the baseline prediction and the actual experimental value is calculated as </w:t>
      </w:r>
      <m:oMath>
        <m:r>
          <w:rPr>
            <w:rFonts w:ascii="Cambria Math" w:hAnsi="Cambria Math" w:cs="Times New Roman"/>
            <w:kern w:val="2"/>
            <w:sz w:val="22"/>
            <w:szCs w:val="22"/>
          </w:rPr>
          <m:t>b</m:t>
        </m:r>
        <m:r>
          <m:rPr>
            <m:sty m:val="p"/>
          </m:rPr>
          <w:rPr>
            <w:rFonts w:ascii="Cambria Math" w:hAnsi="Cambria Math" w:cs="Times New Roman"/>
            <w:kern w:val="2"/>
            <w:sz w:val="22"/>
            <w:szCs w:val="22"/>
          </w:rPr>
          <m:t>=</m:t>
        </m:r>
        <m:r>
          <w:rPr>
            <w:rFonts w:ascii="Cambria Math" w:hAnsi="Cambria Math" w:cs="Times New Roman"/>
            <w:kern w:val="2"/>
            <w:sz w:val="22"/>
            <w:szCs w:val="22"/>
          </w:rPr>
          <m:t>y</m:t>
        </m:r>
        <m:r>
          <m:rPr>
            <m:sty m:val="p"/>
          </m:rPr>
          <w:rPr>
            <w:rFonts w:ascii="Cambria Math" w:hAnsi="Cambria Math" w:cs="Times New Roman"/>
            <w:kern w:val="2"/>
            <w:sz w:val="22"/>
            <w:szCs w:val="22"/>
          </w:rPr>
          <m:t>-</m:t>
        </m:r>
      </m:oMath>
      <w:r w:rsidRPr="009D74E6">
        <w:rPr>
          <w:rFonts w:ascii="Cambria Math" w:hAnsi="Cambria Math" w:cs="Times New Roman"/>
          <w:kern w:val="2"/>
          <w:sz w:val="22"/>
          <w:szCs w:val="22"/>
        </w:rPr>
        <w:t xml:space="preserve"> </w:t>
      </w:r>
      <m:oMath>
        <m:acc>
          <m:accPr>
            <m:ctrlPr>
              <w:rPr>
                <w:rFonts w:ascii="Cambria Math" w:hAnsi="Cambria Math" w:cs="Times New Roman"/>
                <w:kern w:val="2"/>
                <w:sz w:val="22"/>
                <w:szCs w:val="22"/>
              </w:rPr>
            </m:ctrlPr>
          </m:accPr>
          <m:e>
            <m:r>
              <w:rPr>
                <w:rFonts w:ascii="Cambria Math" w:hAnsi="Cambria Math" w:cs="Times New Roman"/>
                <w:kern w:val="2"/>
                <w:sz w:val="22"/>
                <w:szCs w:val="22"/>
              </w:rPr>
              <m:t>y</m:t>
            </m:r>
          </m:e>
        </m:acc>
      </m:oMath>
      <w:r w:rsidRPr="009D74E6">
        <w:rPr>
          <w:rFonts w:ascii="Cambria Math" w:hAnsi="Cambria Math" w:cs="Times New Roman"/>
          <w:kern w:val="2"/>
          <w:sz w:val="22"/>
          <w:szCs w:val="22"/>
        </w:rPr>
        <w:t>. A machine learning model is then employed to predict this systematic bias:</w:t>
      </w:r>
    </w:p>
    <w:p w14:paraId="71588104" w14:textId="3B02365F" w:rsidR="00D2468A" w:rsidRPr="00D2468A" w:rsidRDefault="00000000" w:rsidP="00801EA0">
      <w:pPr>
        <w:spacing w:line="360" w:lineRule="auto"/>
        <w:jc w:val="both"/>
        <w:rPr>
          <w:rFonts w:ascii="Cambria Math" w:hAnsi="Cambria Math" w:cs="Times New Roman"/>
          <w:kern w:val="2"/>
          <w:sz w:val="22"/>
          <w:szCs w:val="22"/>
        </w:rPr>
      </w:pPr>
      <m:oMathPara>
        <m:oMath>
          <m:eqArr>
            <m:eqArrPr>
              <m:maxDist m:val="1"/>
              <m:ctrlPr>
                <w:rPr>
                  <w:rFonts w:ascii="Cambria Math" w:hAnsi="Cambria Math" w:cs="Times New Roman"/>
                  <w:i/>
                  <w:kern w:val="2"/>
                  <w:sz w:val="22"/>
                  <w:szCs w:val="22"/>
                </w:rPr>
              </m:ctrlPr>
            </m:eqArrPr>
            <m:e>
              <m:acc>
                <m:accPr>
                  <m:ctrlPr>
                    <w:rPr>
                      <w:rFonts w:ascii="Cambria Math" w:hAnsi="Cambria Math" w:cs="Times New Roman"/>
                      <w:kern w:val="2"/>
                      <w:sz w:val="22"/>
                      <w:szCs w:val="22"/>
                    </w:rPr>
                  </m:ctrlPr>
                </m:accPr>
                <m:e>
                  <m:r>
                    <w:rPr>
                      <w:rFonts w:ascii="Cambria Math" w:hAnsi="Cambria Math" w:cs="Times New Roman"/>
                      <w:kern w:val="2"/>
                      <w:sz w:val="22"/>
                      <w:szCs w:val="22"/>
                    </w:rPr>
                    <m:t>b</m:t>
                  </m:r>
                </m:e>
              </m:acc>
              <m:r>
                <m:rPr>
                  <m:sty m:val="p"/>
                </m:rPr>
                <w:rPr>
                  <w:rFonts w:ascii="Cambria Math" w:hAnsi="Cambria Math" w:cs="Times New Roman"/>
                  <w:kern w:val="2"/>
                  <w:sz w:val="22"/>
                  <w:szCs w:val="22"/>
                </w:rPr>
                <m:t>=</m:t>
              </m:r>
              <m:sSub>
                <m:sSubPr>
                  <m:ctrlPr>
                    <w:rPr>
                      <w:rFonts w:ascii="Cambria Math" w:hAnsi="Cambria Math" w:cs="Times New Roman"/>
                      <w:kern w:val="2"/>
                      <w:sz w:val="22"/>
                      <w:szCs w:val="22"/>
                    </w:rPr>
                  </m:ctrlPr>
                </m:sSubPr>
                <m:e>
                  <m:r>
                    <w:rPr>
                      <w:rFonts w:ascii="Cambria Math" w:hAnsi="Cambria Math" w:cs="Times New Roman"/>
                      <w:kern w:val="2"/>
                      <w:sz w:val="22"/>
                      <w:szCs w:val="22"/>
                    </w:rPr>
                    <m:t>f</m:t>
                  </m:r>
                </m:e>
                <m:sub>
                  <m:r>
                    <m:rPr>
                      <m:sty m:val="p"/>
                    </m:rPr>
                    <w:rPr>
                      <w:rFonts w:ascii="Cambria Math" w:hAnsi="Cambria Math" w:cs="Times New Roman"/>
                      <w:kern w:val="2"/>
                      <w:sz w:val="22"/>
                      <w:szCs w:val="22"/>
                    </w:rPr>
                    <m:t>0</m:t>
                  </m:r>
                </m:sub>
              </m:sSub>
              <m:d>
                <m:dPr>
                  <m:ctrlPr>
                    <w:rPr>
                      <w:rFonts w:ascii="Cambria Math" w:hAnsi="Cambria Math" w:cs="Times New Roman"/>
                      <w:kern w:val="2"/>
                      <w:sz w:val="22"/>
                      <w:szCs w:val="22"/>
                    </w:rPr>
                  </m:ctrlPr>
                </m:dPr>
                <m:e>
                  <m:sSub>
                    <m:sSubPr>
                      <m:ctrlPr>
                        <w:rPr>
                          <w:rFonts w:ascii="Cambria Math" w:hAnsi="Cambria Math" w:cs="Times New Roman"/>
                          <w:kern w:val="2"/>
                          <w:sz w:val="22"/>
                          <w:szCs w:val="22"/>
                        </w:rPr>
                      </m:ctrlPr>
                    </m:sSubPr>
                    <m:e>
                      <m:r>
                        <w:rPr>
                          <w:rFonts w:ascii="Cambria Math" w:hAnsi="Cambria Math" w:cs="Times New Roman"/>
                          <w:kern w:val="2"/>
                          <w:sz w:val="22"/>
                          <w:szCs w:val="22"/>
                        </w:rPr>
                        <m:t>N</m:t>
                      </m:r>
                    </m:e>
                    <m:sub>
                      <m:r>
                        <w:rPr>
                          <w:rFonts w:ascii="Cambria Math" w:hAnsi="Cambria Math" w:cs="Times New Roman"/>
                          <w:kern w:val="2"/>
                          <w:sz w:val="22"/>
                          <w:szCs w:val="22"/>
                        </w:rPr>
                        <m:t>k</m:t>
                      </m:r>
                    </m:sub>
                  </m:sSub>
                  <m:r>
                    <m:rPr>
                      <m:sty m:val="p"/>
                    </m:rPr>
                    <w:rPr>
                      <w:rFonts w:ascii="Cambria Math" w:hAnsi="Cambria Math" w:cs="Times New Roman"/>
                      <w:kern w:val="2"/>
                      <w:sz w:val="22"/>
                      <w:szCs w:val="22"/>
                    </w:rPr>
                    <m:t>,</m:t>
                  </m:r>
                  <m:r>
                    <w:rPr>
                      <w:rFonts w:ascii="Cambria Math" w:hAnsi="Cambria Math" w:cs="Times New Roman"/>
                      <w:kern w:val="2"/>
                      <w:sz w:val="22"/>
                      <w:szCs w:val="22"/>
                    </w:rPr>
                    <m:t>T</m:t>
                  </m:r>
                  <m:r>
                    <m:rPr>
                      <m:sty m:val="p"/>
                    </m:rPr>
                    <w:rPr>
                      <w:rFonts w:ascii="Cambria Math" w:hAnsi="Cambria Math" w:cs="Times New Roman"/>
                      <w:kern w:val="2"/>
                      <w:sz w:val="22"/>
                      <w:szCs w:val="22"/>
                    </w:rPr>
                    <m:t>,</m:t>
                  </m:r>
                  <m:r>
                    <w:rPr>
                      <w:rFonts w:ascii="Cambria Math" w:hAnsi="Cambria Math" w:cs="Times New Roman"/>
                      <w:kern w:val="2"/>
                      <w:sz w:val="22"/>
                      <w:szCs w:val="22"/>
                    </w:rPr>
                    <m:t>MW</m:t>
                  </m:r>
                  <m:r>
                    <m:rPr>
                      <m:sty m:val="p"/>
                    </m:rPr>
                    <w:rPr>
                      <w:rFonts w:ascii="Cambria Math" w:hAnsi="Cambria Math" w:cs="Times New Roman"/>
                      <w:kern w:val="2"/>
                      <w:sz w:val="22"/>
                      <w:szCs w:val="22"/>
                    </w:rPr>
                    <m:t>…… </m:t>
                  </m:r>
                </m:e>
              </m:d>
              <m:r>
                <w:rPr>
                  <w:rFonts w:ascii="Cambria Math" w:hAnsi="Cambria Math" w:cs="Times New Roman"/>
                  <w:kern w:val="2"/>
                  <w:sz w:val="22"/>
                  <w:szCs w:val="22"/>
                </w:rPr>
                <m:t>#</m:t>
              </m:r>
              <m:d>
                <m:dPr>
                  <m:ctrlPr>
                    <w:rPr>
                      <w:rFonts w:ascii="Cambria Math" w:hAnsi="Cambria Math" w:cs="Times New Roman"/>
                      <w:i/>
                      <w:kern w:val="2"/>
                      <w:sz w:val="22"/>
                      <w:szCs w:val="22"/>
                    </w:rPr>
                  </m:ctrlPr>
                </m:dPr>
                <m:e>
                  <m:r>
                    <w:rPr>
                      <w:rFonts w:ascii="Cambria Math" w:hAnsi="Cambria Math" w:cs="Times New Roman"/>
                      <w:kern w:val="2"/>
                      <w:sz w:val="22"/>
                      <w:szCs w:val="22"/>
                    </w:rPr>
                    <m:t>14</m:t>
                  </m:r>
                </m:e>
              </m:d>
            </m:e>
          </m:eqArr>
        </m:oMath>
      </m:oMathPara>
    </w:p>
    <w:p w14:paraId="675356C7" w14:textId="77777777" w:rsidR="00827D2B" w:rsidRPr="009D74E6" w:rsidRDefault="00827D2B" w:rsidP="00801EA0">
      <w:pPr>
        <w:spacing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This model, </w:t>
      </w:r>
      <m:oMath>
        <m:sSub>
          <m:sSubPr>
            <m:ctrlPr>
              <w:rPr>
                <w:rFonts w:ascii="Cambria Math" w:hAnsi="Cambria Math" w:cs="Times New Roman"/>
                <w:kern w:val="2"/>
                <w:sz w:val="22"/>
                <w:szCs w:val="22"/>
              </w:rPr>
            </m:ctrlPr>
          </m:sSubPr>
          <m:e>
            <m:r>
              <w:rPr>
                <w:rFonts w:ascii="Cambria Math" w:hAnsi="Cambria Math" w:cs="Times New Roman"/>
                <w:kern w:val="2"/>
                <w:sz w:val="22"/>
                <w:szCs w:val="22"/>
              </w:rPr>
              <m:t>f</m:t>
            </m:r>
          </m:e>
          <m:sub>
            <m:r>
              <m:rPr>
                <m:sty m:val="p"/>
              </m:rPr>
              <w:rPr>
                <w:rFonts w:ascii="Cambria Math" w:hAnsi="Cambria Math" w:cs="Times New Roman"/>
                <w:kern w:val="2"/>
                <w:sz w:val="22"/>
                <w:szCs w:val="22"/>
              </w:rPr>
              <m:t>0</m:t>
            </m:r>
          </m:sub>
        </m:sSub>
      </m:oMath>
      <w:r w:rsidRPr="009D74E6">
        <w:rPr>
          <w:rFonts w:ascii="Cambria Math" w:hAnsi="Cambria Math" w:cs="Times New Roman"/>
          <w:kern w:val="2"/>
          <w:sz w:val="22"/>
          <w:szCs w:val="22"/>
        </w:rPr>
        <w:t>, learns the residual errors of the baseline using a set of features including molecular descriptors, temperature, and molecular weight. The final, refined prediction is obtained by compensating the baseline output with the predicted bias:</w:t>
      </w:r>
    </w:p>
    <w:p w14:paraId="760E962E" w14:textId="2A5692CF" w:rsidR="00D2468A" w:rsidRPr="00D2468A" w:rsidRDefault="00000000" w:rsidP="00801EA0">
      <w:pPr>
        <w:spacing w:line="360" w:lineRule="auto"/>
        <w:jc w:val="center"/>
        <w:rPr>
          <w:rFonts w:ascii="Cambria Math" w:hAnsi="Cambria Math" w:cs="Times New Roman"/>
          <w:kern w:val="2"/>
          <w:sz w:val="22"/>
          <w:szCs w:val="22"/>
        </w:rPr>
      </w:pPr>
      <m:oMathPara>
        <m:oMath>
          <m:eqArr>
            <m:eqArrPr>
              <m:maxDist m:val="1"/>
              <m:ctrlPr>
                <w:rPr>
                  <w:rFonts w:ascii="Cambria Math" w:hAnsi="Cambria Math" w:cs="Times New Roman"/>
                  <w:i/>
                  <w:iCs/>
                  <w:kern w:val="2"/>
                  <w:sz w:val="22"/>
                  <w:szCs w:val="22"/>
                </w:rPr>
              </m:ctrlPr>
            </m:eqArrPr>
            <m:e>
              <m:acc>
                <m:accPr>
                  <m:chr m:val="̌"/>
                  <m:ctrlPr>
                    <w:rPr>
                      <w:rFonts w:ascii="Cambria Math" w:hAnsi="Cambria Math" w:cs="Times New Roman"/>
                      <w:kern w:val="2"/>
                      <w:sz w:val="22"/>
                      <w:szCs w:val="22"/>
                    </w:rPr>
                  </m:ctrlPr>
                </m:accPr>
                <m:e>
                  <m:r>
                    <w:rPr>
                      <w:rFonts w:ascii="Cambria Math" w:hAnsi="Cambria Math" w:cs="Times New Roman"/>
                      <w:kern w:val="2"/>
                      <w:sz w:val="22"/>
                      <w:szCs w:val="22"/>
                    </w:rPr>
                    <m:t>y</m:t>
                  </m:r>
                </m:e>
              </m:acc>
              <m:r>
                <w:rPr>
                  <w:rFonts w:ascii="Cambria Math" w:hAnsi="Cambria Math" w:cs="Times New Roman"/>
                  <w:kern w:val="2"/>
                  <w:sz w:val="22"/>
                  <w:szCs w:val="22"/>
                </w:rPr>
                <m:t>=</m:t>
              </m:r>
              <m:acc>
                <m:accPr>
                  <m:ctrlPr>
                    <w:rPr>
                      <w:rFonts w:ascii="Cambria Math" w:hAnsi="Cambria Math" w:cs="Times New Roman"/>
                      <w:kern w:val="2"/>
                      <w:sz w:val="22"/>
                      <w:szCs w:val="22"/>
                    </w:rPr>
                  </m:ctrlPr>
                </m:accPr>
                <m:e>
                  <m:r>
                    <w:rPr>
                      <w:rFonts w:ascii="Cambria Math" w:hAnsi="Cambria Math" w:cs="Times New Roman"/>
                      <w:kern w:val="2"/>
                      <w:sz w:val="22"/>
                      <w:szCs w:val="22"/>
                    </w:rPr>
                    <m:t>y</m:t>
                  </m:r>
                </m:e>
              </m:acc>
              <m:r>
                <m:rPr>
                  <m:sty m:val="p"/>
                </m:rPr>
                <w:rPr>
                  <w:rFonts w:ascii="Cambria Math" w:hAnsi="Cambria Math" w:cs="Times New Roman"/>
                  <w:kern w:val="2"/>
                  <w:sz w:val="22"/>
                  <w:szCs w:val="22"/>
                </w:rPr>
                <m:t>+</m:t>
              </m:r>
              <m:r>
                <w:rPr>
                  <w:rFonts w:ascii="Cambria Math" w:hAnsi="Cambria Math" w:cs="Times New Roman"/>
                  <w:kern w:val="2"/>
                  <w:sz w:val="22"/>
                  <w:szCs w:val="22"/>
                </w:rPr>
                <m:t>b#</m:t>
              </m:r>
              <m:d>
                <m:dPr>
                  <m:ctrlPr>
                    <w:rPr>
                      <w:rFonts w:ascii="Cambria Math" w:hAnsi="Cambria Math" w:cs="Times New Roman"/>
                      <w:i/>
                      <w:iCs/>
                      <w:kern w:val="2"/>
                      <w:sz w:val="22"/>
                      <w:szCs w:val="22"/>
                    </w:rPr>
                  </m:ctrlPr>
                </m:dPr>
                <m:e>
                  <m:r>
                    <w:rPr>
                      <w:rFonts w:ascii="Cambria Math" w:hAnsi="Cambria Math" w:cs="Times New Roman"/>
                      <w:kern w:val="2"/>
                      <w:sz w:val="22"/>
                      <w:szCs w:val="22"/>
                    </w:rPr>
                    <m:t>15</m:t>
                  </m:r>
                </m:e>
              </m:d>
              <m:ctrlPr>
                <w:rPr>
                  <w:rFonts w:ascii="Cambria Math" w:hAnsi="Cambria Math" w:cs="Times New Roman"/>
                  <w:i/>
                  <w:kern w:val="2"/>
                  <w:sz w:val="22"/>
                  <w:szCs w:val="22"/>
                </w:rPr>
              </m:ctrlPr>
            </m:e>
          </m:eqArr>
        </m:oMath>
      </m:oMathPara>
    </w:p>
    <w:p w14:paraId="24063DFC" w14:textId="77777777" w:rsidR="00827D2B" w:rsidRPr="009D74E6" w:rsidRDefault="00827D2B" w:rsidP="00801EA0">
      <w:pPr>
        <w:spacing w:line="360" w:lineRule="auto"/>
        <w:ind w:firstLineChars="200" w:firstLine="440"/>
        <w:rPr>
          <w:rFonts w:ascii="Cambria Math" w:hAnsi="Cambria Math" w:cs="Times New Roman"/>
          <w:kern w:val="2"/>
          <w:sz w:val="22"/>
          <w:szCs w:val="22"/>
        </w:rPr>
      </w:pPr>
      <w:r w:rsidRPr="009D74E6">
        <w:rPr>
          <w:rFonts w:ascii="Cambria Math" w:hAnsi="Cambria Math" w:cs="Times New Roman"/>
          <w:kern w:val="2"/>
          <w:sz w:val="22"/>
          <w:szCs w:val="22"/>
        </w:rPr>
        <w:t>This crucial step allows the hybrid model to leverage the robustness of the physical baseline while incorporating the flexibility of machine learning to capture intricate patterns that the baseline alone cannot represent.</w:t>
      </w:r>
    </w:p>
    <w:p w14:paraId="1E84BCA6" w14:textId="4B101572" w:rsidR="00827D2B" w:rsidRPr="009D74E6" w:rsidRDefault="00827D2B" w:rsidP="00801EA0">
      <w:pPr>
        <w:pStyle w:val="4"/>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 xml:space="preserve">3.3.3 Implementation </w:t>
      </w:r>
      <w:r w:rsidR="00AF41B5" w:rsidRPr="009D74E6">
        <w:rPr>
          <w:rFonts w:ascii="Times New Roman" w:eastAsia="宋体" w:hAnsi="Times New Roman" w:cs="Times New Roman" w:hint="eastAsia"/>
          <w:color w:val="auto"/>
          <w:sz w:val="22"/>
          <w:szCs w:val="22"/>
          <w14:ligatures w14:val="none"/>
        </w:rPr>
        <w:t>d</w:t>
      </w:r>
      <w:r w:rsidR="00AF41B5" w:rsidRPr="009D74E6">
        <w:rPr>
          <w:rFonts w:ascii="Times New Roman" w:eastAsia="宋体" w:hAnsi="Times New Roman" w:cs="Times New Roman"/>
          <w:color w:val="auto"/>
          <w:sz w:val="22"/>
          <w:szCs w:val="22"/>
          <w14:ligatures w14:val="none"/>
        </w:rPr>
        <w:t>etails</w:t>
      </w:r>
    </w:p>
    <w:p w14:paraId="6545FD73" w14:textId="43139A4B" w:rsidR="00827D2B" w:rsidRPr="009D74E6" w:rsidRDefault="00827D2B" w:rsidP="00801EA0">
      <w:pPr>
        <w:spacing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 xml:space="preserve">The baseline model was implemented using </w:t>
      </w:r>
      <w:r w:rsidR="00AF41B5" w:rsidRPr="009D74E6">
        <w:rPr>
          <w:rFonts w:ascii="Cambria Math" w:hAnsi="Cambria Math" w:cs="Times New Roman" w:hint="eastAsia"/>
          <w:kern w:val="2"/>
          <w:sz w:val="22"/>
          <w:szCs w:val="22"/>
        </w:rPr>
        <w:t>h</w:t>
      </w:r>
      <w:r w:rsidR="00AF41B5" w:rsidRPr="009D74E6">
        <w:rPr>
          <w:rFonts w:ascii="Cambria Math" w:hAnsi="Cambria Math" w:cs="Times New Roman"/>
          <w:kern w:val="2"/>
          <w:sz w:val="22"/>
          <w:szCs w:val="22"/>
        </w:rPr>
        <w:t xml:space="preserve">uber </w:t>
      </w:r>
      <w:r w:rsidRPr="009D74E6">
        <w:rPr>
          <w:rFonts w:ascii="Cambria Math" w:hAnsi="Cambria Math" w:cs="Times New Roman"/>
          <w:kern w:val="2"/>
          <w:sz w:val="22"/>
          <w:szCs w:val="22"/>
        </w:rPr>
        <w:t>regression to determine the group contribution parameters. This robust regression technique was chosen to maintain the physical interpretability of the GC framework while reducing sensitivity to potential outliers in the experimental data. The resulting baseline provides a physically reasonable starting point for predictions across the temperature range.</w:t>
      </w:r>
    </w:p>
    <w:p w14:paraId="49191A1D" w14:textId="6502DE35" w:rsidR="00827D2B" w:rsidRPr="009D74E6" w:rsidRDefault="00827D2B" w:rsidP="00801EA0">
      <w:pPr>
        <w:spacing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 xml:space="preserve">For bias compensation, we employed a </w:t>
      </w:r>
      <w:r w:rsidR="00AF41B5" w:rsidRPr="009D74E6">
        <w:rPr>
          <w:rFonts w:ascii="Cambria Math" w:hAnsi="Cambria Math" w:cs="Times New Roman" w:hint="eastAsia"/>
          <w:kern w:val="2"/>
          <w:sz w:val="22"/>
          <w:szCs w:val="22"/>
        </w:rPr>
        <w:t>g</w:t>
      </w:r>
      <w:r w:rsidR="00AF41B5" w:rsidRPr="009D74E6">
        <w:rPr>
          <w:rFonts w:ascii="Cambria Math" w:hAnsi="Cambria Math" w:cs="Times New Roman"/>
          <w:kern w:val="2"/>
          <w:sz w:val="22"/>
          <w:szCs w:val="22"/>
        </w:rPr>
        <w:t xml:space="preserve">radient </w:t>
      </w:r>
      <w:r w:rsidR="00AF41B5" w:rsidRPr="009D74E6">
        <w:rPr>
          <w:rFonts w:ascii="Cambria Math" w:hAnsi="Cambria Math" w:cs="Times New Roman" w:hint="eastAsia"/>
          <w:kern w:val="2"/>
          <w:sz w:val="22"/>
          <w:szCs w:val="22"/>
        </w:rPr>
        <w:t>b</w:t>
      </w:r>
      <w:r w:rsidR="00AF41B5" w:rsidRPr="009D74E6">
        <w:rPr>
          <w:rFonts w:ascii="Cambria Math" w:hAnsi="Cambria Math" w:cs="Times New Roman"/>
          <w:kern w:val="2"/>
          <w:sz w:val="22"/>
          <w:szCs w:val="22"/>
        </w:rPr>
        <w:t xml:space="preserve">oosting </w:t>
      </w:r>
      <w:r w:rsidR="00AF41B5" w:rsidRPr="009D74E6">
        <w:rPr>
          <w:rFonts w:ascii="Cambria Math" w:hAnsi="Cambria Math" w:cs="Times New Roman" w:hint="eastAsia"/>
          <w:kern w:val="2"/>
          <w:sz w:val="22"/>
          <w:szCs w:val="22"/>
        </w:rPr>
        <w:t>r</w:t>
      </w:r>
      <w:r w:rsidR="00AF41B5" w:rsidRPr="009D74E6">
        <w:rPr>
          <w:rFonts w:ascii="Cambria Math" w:hAnsi="Cambria Math" w:cs="Times New Roman"/>
          <w:kern w:val="2"/>
          <w:sz w:val="22"/>
          <w:szCs w:val="22"/>
        </w:rPr>
        <w:t xml:space="preserve">egressor </w:t>
      </w:r>
      <w:r w:rsidRPr="009D74E6">
        <w:rPr>
          <w:rFonts w:ascii="Cambria Math" w:hAnsi="Cambria Math" w:cs="Times New Roman"/>
          <w:kern w:val="2"/>
          <w:sz w:val="22"/>
          <w:szCs w:val="22"/>
        </w:rPr>
        <w:t>trained on an extended feature set. The input features included molecular</w:t>
      </w:r>
      <w:ins w:id="620" w:author="Abdulelah S. Alshehri" w:date="2025-12-16T17:41:00Z" w16du:dateUtc="2025-12-16T14:41:00Z">
        <w:r w:rsidR="007E3B7C">
          <w:rPr>
            <w:rFonts w:ascii="Cambria Math" w:hAnsi="Cambria Math" w:cs="Times New Roman"/>
            <w:kern w:val="2"/>
            <w:sz w:val="22"/>
            <w:szCs w:val="22"/>
          </w:rPr>
          <w:t xml:space="preserve"> </w:t>
        </w:r>
      </w:ins>
      <w:del w:id="621" w:author="Abdulelah S. Alshehri" w:date="2025-12-16T17:41:00Z" w16du:dateUtc="2025-12-16T14:41:00Z">
        <w:r w:rsidRPr="009D74E6" w:rsidDel="007E3B7C">
          <w:rPr>
            <w:rFonts w:ascii="Cambria Math" w:hAnsi="Cambria Math" w:cs="Times New Roman"/>
            <w:kern w:val="2"/>
            <w:sz w:val="22"/>
            <w:szCs w:val="22"/>
          </w:rPr>
          <w:delText xml:space="preserve"> </w:delText>
        </w:r>
        <w:r w:rsidRPr="009D74E6" w:rsidDel="007E3B7C">
          <w:rPr>
            <w:rFonts w:ascii="Cambria Math" w:hAnsi="Cambria Math" w:cs="Times New Roman" w:hint="eastAsia"/>
            <w:kern w:val="2"/>
            <w:sz w:val="22"/>
            <w:szCs w:val="22"/>
          </w:rPr>
          <w:delText xml:space="preserve"> </w:delText>
        </w:r>
      </w:del>
      <w:r w:rsidRPr="009D74E6">
        <w:rPr>
          <w:rFonts w:ascii="Cambria Math" w:hAnsi="Cambria Math" w:cs="Times New Roman" w:hint="eastAsia"/>
          <w:kern w:val="2"/>
          <w:sz w:val="22"/>
          <w:szCs w:val="22"/>
        </w:rPr>
        <w:t xml:space="preserve">functional </w:t>
      </w:r>
      <w:r w:rsidRPr="009D74E6">
        <w:rPr>
          <w:rFonts w:ascii="Cambria Math" w:hAnsi="Cambria Math" w:cs="Times New Roman"/>
          <w:kern w:val="2"/>
          <w:sz w:val="22"/>
          <w:szCs w:val="22"/>
        </w:rPr>
        <w:t xml:space="preserve">groups, temperature values and their derived terms, along with the baseline model predictions. </w:t>
      </w:r>
      <w:r w:rsidRPr="009D74E6">
        <w:rPr>
          <w:rFonts w:ascii="Cambria Math" w:hAnsi="Cambria Math" w:cs="Times New Roman"/>
          <w:kern w:val="2"/>
          <w:sz w:val="22"/>
          <w:szCs w:val="22"/>
        </w:rPr>
        <w:lastRenderedPageBreak/>
        <w:t>This configuration enables the machine learning component to learn the complex, non-linear relationships between molecular structure, temperature conditions, and the systematic residuals of the baseline model, while the gradient boosting algorithm provides the necessary flexibility to capture these intricate patterns effectively.</w:t>
      </w:r>
    </w:p>
    <w:p w14:paraId="630BB59B" w14:textId="77777777" w:rsidR="00827D2B" w:rsidRPr="009D74E6" w:rsidRDefault="00827D2B" w:rsidP="00801EA0">
      <w:pPr>
        <w:pStyle w:val="4"/>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3.3.4 Advantages</w:t>
      </w:r>
    </w:p>
    <w:p w14:paraId="10C381F1" w14:textId="564AE3CB" w:rsidR="00221798" w:rsidRPr="009D74E6" w:rsidRDefault="00827D2B" w:rsidP="00801EA0">
      <w:pPr>
        <w:spacing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This hybrid methodology provides clear advantages over purely black-box machine learning approaches. Its primary strength lies in ensuring physical plausibility by anchoring predictions to a group-contribution-based baseline that inherently follows thermodynamic principles, preventing physically implausible results that often occur with purely data-driven models, particularly during extrapolation. Furthermore, it offers enhanced interpretability: the baseline establishes a physically meaningful reference, while the machine learning component specifically quantifies complex deviations from this reference. This enables researchers to distinguish between well-understood physical effects captured by the baseline and more intricate patterns learned from data. Finally, by decomposing the problem this way, the approach achieves greater data efficiency and robustness, as the machine learning model only needs to learn residual patterns rather than the complete physical relationship from scratch.</w:t>
      </w:r>
    </w:p>
    <w:p w14:paraId="49369F1A" w14:textId="7B27F635" w:rsidR="00827D2B" w:rsidRPr="009D74E6" w:rsidRDefault="00827D2B" w:rsidP="00801EA0">
      <w:pPr>
        <w:pStyle w:val="2"/>
        <w:spacing w:line="360" w:lineRule="auto"/>
        <w:rPr>
          <w:rFonts w:ascii="Times New Roman" w:eastAsia="宋体" w:hAnsi="Times New Roman" w:cs="Times New Roman"/>
          <w:b/>
          <w:bCs/>
          <w:color w:val="auto"/>
          <w:sz w:val="22"/>
          <w:szCs w:val="22"/>
          <w14:ligatures w14:val="none"/>
        </w:rPr>
      </w:pPr>
      <w:r w:rsidRPr="009D74E6">
        <w:rPr>
          <w:rFonts w:ascii="Times New Roman" w:eastAsia="宋体" w:hAnsi="Times New Roman" w:cs="Times New Roman"/>
          <w:b/>
          <w:bCs/>
          <w:color w:val="auto"/>
          <w:sz w:val="22"/>
          <w:szCs w:val="22"/>
          <w14:ligatures w14:val="none"/>
        </w:rPr>
        <w:t xml:space="preserve">4. Results and </w:t>
      </w:r>
      <w:r w:rsidR="00AF41B5" w:rsidRPr="009D74E6">
        <w:rPr>
          <w:rFonts w:ascii="Times New Roman" w:eastAsia="宋体" w:hAnsi="Times New Roman" w:cs="Times New Roman" w:hint="eastAsia"/>
          <w:b/>
          <w:bCs/>
          <w:color w:val="auto"/>
          <w:sz w:val="22"/>
          <w:szCs w:val="22"/>
          <w14:ligatures w14:val="none"/>
        </w:rPr>
        <w:t>d</w:t>
      </w:r>
      <w:r w:rsidR="00AF41B5" w:rsidRPr="009D74E6">
        <w:rPr>
          <w:rFonts w:ascii="Times New Roman" w:eastAsia="宋体" w:hAnsi="Times New Roman" w:cs="Times New Roman"/>
          <w:b/>
          <w:bCs/>
          <w:color w:val="auto"/>
          <w:sz w:val="22"/>
          <w:szCs w:val="22"/>
          <w14:ligatures w14:val="none"/>
        </w:rPr>
        <w:t>iscussion</w:t>
      </w:r>
    </w:p>
    <w:p w14:paraId="4F82801C" w14:textId="4892834A" w:rsidR="00827D2B" w:rsidRPr="009D74E6" w:rsidRDefault="00827D2B" w:rsidP="00801EA0">
      <w:pPr>
        <w:pStyle w:val="3"/>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 xml:space="preserve">4.1 Data and </w:t>
      </w:r>
      <w:r w:rsidR="00AF41B5" w:rsidRPr="009D74E6">
        <w:rPr>
          <w:rFonts w:ascii="Times New Roman" w:eastAsia="宋体" w:hAnsi="Times New Roman" w:cs="Times New Roman" w:hint="eastAsia"/>
          <w:color w:val="auto"/>
          <w:sz w:val="22"/>
          <w:szCs w:val="22"/>
          <w14:ligatures w14:val="none"/>
        </w:rPr>
        <w:t>e</w:t>
      </w:r>
      <w:r w:rsidR="00AF41B5" w:rsidRPr="009D74E6">
        <w:rPr>
          <w:rFonts w:ascii="Times New Roman" w:eastAsia="宋体" w:hAnsi="Times New Roman" w:cs="Times New Roman"/>
          <w:color w:val="auto"/>
          <w:sz w:val="22"/>
          <w:szCs w:val="22"/>
          <w14:ligatures w14:val="none"/>
        </w:rPr>
        <w:t xml:space="preserve">valuation </w:t>
      </w:r>
      <w:r w:rsidR="00AF41B5" w:rsidRPr="009D74E6">
        <w:rPr>
          <w:rFonts w:ascii="Times New Roman" w:eastAsia="宋体" w:hAnsi="Times New Roman" w:cs="Times New Roman" w:hint="eastAsia"/>
          <w:color w:val="auto"/>
          <w:sz w:val="22"/>
          <w:szCs w:val="22"/>
          <w14:ligatures w14:val="none"/>
        </w:rPr>
        <w:t>f</w:t>
      </w:r>
      <w:r w:rsidR="00AF41B5" w:rsidRPr="009D74E6">
        <w:rPr>
          <w:rFonts w:ascii="Times New Roman" w:eastAsia="宋体" w:hAnsi="Times New Roman" w:cs="Times New Roman"/>
          <w:color w:val="auto"/>
          <w:sz w:val="22"/>
          <w:szCs w:val="22"/>
          <w14:ligatures w14:val="none"/>
        </w:rPr>
        <w:t>ramework</w:t>
      </w:r>
    </w:p>
    <w:p w14:paraId="51DDC5EE" w14:textId="65489E36" w:rsidR="00C83250" w:rsidRDefault="00827D2B" w:rsidP="00801EA0">
      <w:pPr>
        <w:spacing w:line="360" w:lineRule="auto"/>
        <w:ind w:firstLineChars="200" w:firstLine="440"/>
        <w:jc w:val="both"/>
        <w:rPr>
          <w:ins w:id="622" w:author="帅 张" w:date="2025-12-21T21:06:00Z" w16du:dateUtc="2025-12-21T13:06:00Z"/>
          <w:rFonts w:ascii="Cambria Math" w:hAnsi="Cambria Math" w:cs="Times New Roman"/>
          <w:kern w:val="2"/>
          <w:sz w:val="22"/>
          <w:szCs w:val="22"/>
        </w:rPr>
      </w:pPr>
      <w:r w:rsidRPr="009D74E6">
        <w:rPr>
          <w:rFonts w:ascii="Cambria Math" w:hAnsi="Cambria Math" w:cs="Times New Roman"/>
          <w:kern w:val="2"/>
          <w:sz w:val="22"/>
          <w:szCs w:val="22"/>
        </w:rPr>
        <w:t xml:space="preserve">To evaluate the effectiveness of the proposed strategies, we conducted a systematic performance comparison across different modeling frameworks. For properties with established explicit expressions, we enhanced the predictive model through Strategy I by incorporating the temperature tendency (slope) as an additional input feature, denoted by a single plus (+) suffix. For black-box models where no explicit formulation exists, we implemented either Strategy I (+) or Strategy II (denoted by a double plus ++) using </w:t>
      </w:r>
      <w:r w:rsidR="00AF41B5" w:rsidRPr="009D74E6">
        <w:rPr>
          <w:rFonts w:ascii="Cambria Math" w:hAnsi="Cambria Math" w:cs="Times New Roman" w:hint="eastAsia"/>
          <w:kern w:val="2"/>
          <w:sz w:val="22"/>
          <w:szCs w:val="22"/>
        </w:rPr>
        <w:t>r</w:t>
      </w:r>
      <w:r w:rsidR="00AF41B5" w:rsidRPr="009D74E6">
        <w:rPr>
          <w:rFonts w:ascii="Cambria Math" w:hAnsi="Cambria Math" w:cs="Times New Roman"/>
          <w:kern w:val="2"/>
          <w:sz w:val="22"/>
          <w:szCs w:val="22"/>
        </w:rPr>
        <w:t xml:space="preserve">andom </w:t>
      </w:r>
      <w:r w:rsidR="00AF41B5" w:rsidRPr="009D74E6">
        <w:rPr>
          <w:rFonts w:ascii="Cambria Math" w:hAnsi="Cambria Math" w:cs="Times New Roman" w:hint="eastAsia"/>
          <w:kern w:val="2"/>
          <w:sz w:val="22"/>
          <w:szCs w:val="22"/>
        </w:rPr>
        <w:t>f</w:t>
      </w:r>
      <w:r w:rsidR="00AF41B5" w:rsidRPr="009D74E6">
        <w:rPr>
          <w:rFonts w:ascii="Cambria Math" w:hAnsi="Cambria Math" w:cs="Times New Roman"/>
          <w:kern w:val="2"/>
          <w:sz w:val="22"/>
          <w:szCs w:val="22"/>
        </w:rPr>
        <w:t xml:space="preserve">orest </w:t>
      </w:r>
      <w:r w:rsidRPr="009D74E6">
        <w:rPr>
          <w:rFonts w:ascii="Cambria Math" w:hAnsi="Cambria Math" w:cs="Times New Roman"/>
          <w:kern w:val="2"/>
          <w:sz w:val="22"/>
          <w:szCs w:val="22"/>
        </w:rPr>
        <w:t xml:space="preserve">as the representative algorithm. We also examined the effect of Strategy I on standard QSPR models. All model variants are clearly distinguished using this notation system in subsequent results and discussions. All property data were obtained from </w:t>
      </w:r>
      <w:r w:rsidRPr="009D74E6">
        <w:rPr>
          <w:rFonts w:ascii="Cambria Math" w:hAnsi="Cambria Math" w:cs="Times New Roman"/>
          <w:kern w:val="2"/>
          <w:sz w:val="22"/>
          <w:szCs w:val="22"/>
        </w:rPr>
        <w:lastRenderedPageBreak/>
        <w:t>ASPEN Plus, with predictions performed for ten different properties as summarized in the table below.</w:t>
      </w:r>
    </w:p>
    <w:p w14:paraId="087B67D5" w14:textId="3EA0E8ED" w:rsidR="00DD2D91" w:rsidRPr="002E7659" w:rsidRDefault="00DD2D91" w:rsidP="002E7659">
      <w:pPr>
        <w:rPr>
          <w:rFonts w:ascii="Cambria Math" w:hAnsi="Cambria Math" w:cs="Times New Roman" w:hint="eastAsia"/>
          <w:color w:val="EE0000"/>
          <w:sz w:val="22"/>
          <w:szCs w:val="22"/>
          <w:rPrChange w:id="623" w:author="帅 张" w:date="2025-12-22T20:39:00Z" w16du:dateUtc="2025-12-22T12:39:00Z">
            <w:rPr>
              <w:rFonts w:ascii="Cambria Math" w:hAnsi="Cambria Math" w:cs="Times New Roman" w:hint="eastAsia"/>
              <w:kern w:val="2"/>
              <w:sz w:val="22"/>
              <w:szCs w:val="22"/>
            </w:rPr>
          </w:rPrChange>
        </w:rPr>
        <w:pPrChange w:id="624" w:author="帅 张" w:date="2025-12-22T20:39:00Z" w16du:dateUtc="2025-12-22T12:39:00Z">
          <w:pPr>
            <w:spacing w:line="360" w:lineRule="auto"/>
            <w:ind w:firstLineChars="200" w:firstLine="440"/>
            <w:jc w:val="both"/>
          </w:pPr>
        </w:pPrChange>
      </w:pPr>
      <w:commentRangeStart w:id="625"/>
      <w:ins w:id="626" w:author="帅 张" w:date="2025-12-21T21:06:00Z" w16du:dateUtc="2025-12-21T13:06:00Z">
        <w:r w:rsidRPr="002B268A">
          <w:rPr>
            <w:rFonts w:ascii="Times New Roman" w:hAnsi="Times New Roman" w:cs="Times New Roman" w:hint="eastAsia"/>
            <w:sz w:val="22"/>
            <w:szCs w:val="22"/>
          </w:rPr>
          <w:t>Table.</w:t>
        </w:r>
        <w:proofErr w:type="gramStart"/>
        <w:r w:rsidRPr="002B268A">
          <w:rPr>
            <w:rFonts w:ascii="Times New Roman" w:hAnsi="Times New Roman" w:cs="Times New Roman" w:hint="eastAsia"/>
            <w:sz w:val="22"/>
            <w:szCs w:val="22"/>
          </w:rPr>
          <w:t>2</w:t>
        </w:r>
        <w:r>
          <w:rPr>
            <w:rFonts w:ascii="Times New Roman" w:hAnsi="Times New Roman" w:cs="Times New Roman" w:hint="eastAsia"/>
            <w:sz w:val="22"/>
            <w:szCs w:val="22"/>
          </w:rPr>
          <w:t xml:space="preserve">  </w:t>
        </w:r>
        <w:r w:rsidRPr="006C7DBA">
          <w:rPr>
            <w:rFonts w:ascii="Times New Roman" w:hAnsi="Times New Roman" w:cs="Times New Roman"/>
            <w:sz w:val="22"/>
            <w:szCs w:val="22"/>
          </w:rPr>
          <w:t>Summary</w:t>
        </w:r>
        <w:proofErr w:type="gramEnd"/>
        <w:r w:rsidRPr="006C7DBA">
          <w:rPr>
            <w:rFonts w:ascii="Times New Roman" w:hAnsi="Times New Roman" w:cs="Times New Roman"/>
            <w:sz w:val="22"/>
            <w:szCs w:val="22"/>
          </w:rPr>
          <w:t xml:space="preserve"> </w:t>
        </w:r>
        <w:proofErr w:type="gramStart"/>
        <w:r w:rsidRPr="006C7DBA">
          <w:rPr>
            <w:rFonts w:ascii="Times New Roman" w:hAnsi="Times New Roman" w:cs="Times New Roman"/>
            <w:sz w:val="22"/>
            <w:szCs w:val="22"/>
          </w:rPr>
          <w:t xml:space="preserve">of </w:t>
        </w:r>
        <w:r>
          <w:rPr>
            <w:rFonts w:ascii="Times New Roman" w:hAnsi="Times New Roman" w:cs="Times New Roman"/>
            <w:sz w:val="22"/>
            <w:szCs w:val="22"/>
          </w:rPr>
          <w:t xml:space="preserve"> experimental</w:t>
        </w:r>
        <w:proofErr w:type="gramEnd"/>
        <w:r>
          <w:rPr>
            <w:rFonts w:ascii="Times New Roman" w:hAnsi="Times New Roman" w:cs="Times New Roman"/>
            <w:sz w:val="22"/>
            <w:szCs w:val="22"/>
          </w:rPr>
          <w:t xml:space="preserve"> </w:t>
        </w:r>
        <w:r w:rsidRPr="006C7DBA">
          <w:rPr>
            <w:rFonts w:ascii="Times New Roman" w:hAnsi="Times New Roman" w:cs="Times New Roman"/>
            <w:sz w:val="22"/>
            <w:szCs w:val="22"/>
          </w:rPr>
          <w:t xml:space="preserve">data </w:t>
        </w:r>
        <w:r>
          <w:rPr>
            <w:rFonts w:ascii="Times New Roman" w:hAnsi="Times New Roman" w:cs="Times New Roman"/>
            <w:sz w:val="22"/>
            <w:szCs w:val="22"/>
          </w:rPr>
          <w:t>points</w:t>
        </w:r>
        <w:r w:rsidRPr="006C7DBA">
          <w:rPr>
            <w:rFonts w:ascii="Times New Roman" w:hAnsi="Times New Roman" w:cs="Times New Roman"/>
            <w:sz w:val="22"/>
            <w:szCs w:val="22"/>
          </w:rPr>
          <w:t xml:space="preserve"> for the ten evaluated temperature-dependent properties</w:t>
        </w:r>
        <w:commentRangeEnd w:id="625"/>
        <w:r>
          <w:rPr>
            <w:rStyle w:val="af9"/>
            <w:rFonts w:asciiTheme="minorHAnsi" w:eastAsiaTheme="minorEastAsia" w:hAnsiTheme="minorHAnsi" w:cstheme="minorBidi"/>
            <w:kern w:val="2"/>
            <w14:ligatures w14:val="standardContextual"/>
          </w:rPr>
          <w:commentReference w:id="625"/>
        </w:r>
      </w:ins>
      <w:ins w:id="627" w:author="帅 张" w:date="2025-12-22T20:39:00Z" w16du:dateUtc="2025-12-22T12:39:00Z">
        <w:r w:rsidR="002E7659">
          <w:rPr>
            <w:rFonts w:ascii="Times New Roman" w:hAnsi="Times New Roman" w:cs="Times New Roman" w:hint="eastAsia"/>
            <w:sz w:val="22"/>
            <w:szCs w:val="22"/>
          </w:rPr>
          <w:t>,</w:t>
        </w:r>
        <w:r w:rsidR="002E7659" w:rsidRPr="002E7659">
          <w:rPr>
            <w:rFonts w:ascii="Cambria Math" w:hAnsi="Cambria Math" w:cs="Times New Roman" w:hint="eastAsia"/>
            <w:color w:val="EE0000"/>
            <w:kern w:val="2"/>
            <w:sz w:val="22"/>
            <w:szCs w:val="22"/>
          </w:rPr>
          <w:t xml:space="preserve"> </w:t>
        </w:r>
        <w:r w:rsidR="002E7659" w:rsidRPr="00012240">
          <w:rPr>
            <w:rFonts w:ascii="Cambria Math" w:hAnsi="Cambria Math" w:cs="Times New Roman" w:hint="eastAsia"/>
            <w:color w:val="EE0000"/>
            <w:kern w:val="2"/>
            <w:sz w:val="22"/>
            <w:szCs w:val="22"/>
          </w:rPr>
          <w:t>For each substance, data was collected at 10 different temperature points. Experimental data were obtained from Aspen Plus.</w:t>
        </w:r>
      </w:ins>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685"/>
        <w:gridCol w:w="1691"/>
        <w:gridCol w:w="2074"/>
      </w:tblGrid>
      <w:tr w:rsidR="00C83250" w:rsidDel="00DD2D91" w14:paraId="443B15D9" w14:textId="26640A9C" w:rsidTr="00DC7C23">
        <w:trPr>
          <w:del w:id="628" w:author="帅 张" w:date="2025-12-21T21:06:00Z"/>
        </w:trPr>
        <w:tc>
          <w:tcPr>
            <w:tcW w:w="8296" w:type="dxa"/>
            <w:gridSpan w:val="4"/>
            <w:tcBorders>
              <w:bottom w:val="single" w:sz="4" w:space="0" w:color="auto"/>
            </w:tcBorders>
          </w:tcPr>
          <w:p w14:paraId="399C822F" w14:textId="40EEDB68" w:rsidR="00C83250" w:rsidRPr="00C83250" w:rsidDel="00DD2D91" w:rsidRDefault="00C83250" w:rsidP="006C7DBA">
            <w:pPr>
              <w:rPr>
                <w:del w:id="629" w:author="帅 张" w:date="2025-12-21T21:06:00Z" w16du:dateUtc="2025-12-21T13:06:00Z"/>
                <w:rFonts w:ascii="Times New Roman" w:hAnsi="Times New Roman" w:cs="Times New Roman"/>
                <w:sz w:val="22"/>
                <w:szCs w:val="22"/>
              </w:rPr>
            </w:pPr>
            <w:commentRangeStart w:id="630"/>
            <w:del w:id="631" w:author="帅 张" w:date="2025-12-21T21:06:00Z" w16du:dateUtc="2025-12-21T13:06:00Z">
              <w:r w:rsidRPr="002B268A" w:rsidDel="00DD2D91">
                <w:rPr>
                  <w:rFonts w:ascii="Times New Roman" w:hAnsi="Times New Roman" w:cs="Times New Roman" w:hint="eastAsia"/>
                  <w:sz w:val="22"/>
                  <w:szCs w:val="22"/>
                </w:rPr>
                <w:delText>Table.2</w:delText>
              </w:r>
              <w:r w:rsidDel="00DD2D91">
                <w:rPr>
                  <w:rFonts w:ascii="Times New Roman" w:hAnsi="Times New Roman" w:cs="Times New Roman" w:hint="eastAsia"/>
                  <w:sz w:val="22"/>
                  <w:szCs w:val="22"/>
                </w:rPr>
                <w:delText xml:space="preserve">  </w:delText>
              </w:r>
              <w:r w:rsidR="006C7DBA" w:rsidRPr="006C7DBA" w:rsidDel="00DD2D91">
                <w:rPr>
                  <w:rFonts w:ascii="Times New Roman" w:hAnsi="Times New Roman" w:cs="Times New Roman"/>
                  <w:sz w:val="22"/>
                  <w:szCs w:val="22"/>
                </w:rPr>
                <w:delText xml:space="preserve">Summary of </w:delText>
              </w:r>
              <w:r w:rsidR="006C7DBA" w:rsidDel="00DD2D91">
                <w:rPr>
                  <w:rFonts w:ascii="Times New Roman" w:hAnsi="Times New Roman" w:cs="Times New Roman"/>
                  <w:sz w:val="22"/>
                  <w:szCs w:val="22"/>
                </w:rPr>
                <w:delText xml:space="preserve"> experimental </w:delText>
              </w:r>
              <w:r w:rsidR="006C7DBA" w:rsidRPr="006C7DBA" w:rsidDel="00DD2D91">
                <w:rPr>
                  <w:rFonts w:ascii="Times New Roman" w:hAnsi="Times New Roman" w:cs="Times New Roman"/>
                  <w:sz w:val="22"/>
                  <w:szCs w:val="22"/>
                </w:rPr>
                <w:delText xml:space="preserve">data </w:delText>
              </w:r>
              <w:r w:rsidR="006C7DBA" w:rsidDel="00DD2D91">
                <w:rPr>
                  <w:rFonts w:ascii="Times New Roman" w:hAnsi="Times New Roman" w:cs="Times New Roman"/>
                  <w:sz w:val="22"/>
                  <w:szCs w:val="22"/>
                </w:rPr>
                <w:delText>points</w:delText>
              </w:r>
              <w:r w:rsidR="006C7DBA" w:rsidRPr="006C7DBA" w:rsidDel="00DD2D91">
                <w:rPr>
                  <w:rFonts w:ascii="Times New Roman" w:hAnsi="Times New Roman" w:cs="Times New Roman"/>
                  <w:sz w:val="22"/>
                  <w:szCs w:val="22"/>
                </w:rPr>
                <w:delText xml:space="preserve"> for the ten evaluated temperature-dependent properties</w:delText>
              </w:r>
              <w:commentRangeEnd w:id="630"/>
              <w:r w:rsidR="00381FD3" w:rsidDel="00DD2D91">
                <w:rPr>
                  <w:rStyle w:val="af9"/>
                  <w:rFonts w:asciiTheme="minorHAnsi" w:eastAsiaTheme="minorEastAsia" w:hAnsiTheme="minorHAnsi" w:cstheme="minorBidi"/>
                  <w:kern w:val="2"/>
                  <w14:ligatures w14:val="standardContextual"/>
                </w:rPr>
                <w:commentReference w:id="630"/>
              </w:r>
            </w:del>
          </w:p>
        </w:tc>
      </w:tr>
      <w:tr w:rsidR="00827D2B" w14:paraId="64004CE5" w14:textId="77777777" w:rsidTr="00363343">
        <w:tc>
          <w:tcPr>
            <w:tcW w:w="846" w:type="dxa"/>
            <w:tcBorders>
              <w:bottom w:val="single" w:sz="4" w:space="0" w:color="auto"/>
            </w:tcBorders>
          </w:tcPr>
          <w:p w14:paraId="40F9BE5C" w14:textId="77777777" w:rsidR="00827D2B" w:rsidRDefault="00827D2B" w:rsidP="00363343">
            <w:pPr>
              <w:jc w:val="both"/>
              <w:rPr>
                <w:rFonts w:ascii="Times New Roman" w:hAnsi="Times New Roman" w:cs="Times New Roman"/>
                <w:szCs w:val="22"/>
              </w:rPr>
            </w:pPr>
          </w:p>
        </w:tc>
        <w:tc>
          <w:tcPr>
            <w:tcW w:w="3685" w:type="dxa"/>
            <w:tcBorders>
              <w:bottom w:val="single" w:sz="4" w:space="0" w:color="auto"/>
            </w:tcBorders>
          </w:tcPr>
          <w:p w14:paraId="4808B925"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Properties</w:t>
            </w:r>
          </w:p>
        </w:tc>
        <w:tc>
          <w:tcPr>
            <w:tcW w:w="1691" w:type="dxa"/>
            <w:tcBorders>
              <w:bottom w:val="single" w:sz="4" w:space="0" w:color="auto"/>
            </w:tcBorders>
          </w:tcPr>
          <w:p w14:paraId="11B3A599"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Symbol</w:t>
            </w:r>
          </w:p>
        </w:tc>
        <w:tc>
          <w:tcPr>
            <w:tcW w:w="2074" w:type="dxa"/>
            <w:tcBorders>
              <w:bottom w:val="single" w:sz="4" w:space="0" w:color="auto"/>
            </w:tcBorders>
          </w:tcPr>
          <w:p w14:paraId="33E49A4D" w14:textId="10D7DEAD"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 xml:space="preserve">Data </w:t>
            </w:r>
            <w:r w:rsidR="006C7DBA">
              <w:rPr>
                <w:rFonts w:ascii="Times New Roman" w:hAnsi="Times New Roman" w:cs="Times New Roman"/>
                <w:szCs w:val="22"/>
              </w:rPr>
              <w:t>points</w:t>
            </w:r>
          </w:p>
        </w:tc>
      </w:tr>
      <w:tr w:rsidR="00827D2B" w14:paraId="0916C06E" w14:textId="77777777" w:rsidTr="00363343">
        <w:trPr>
          <w:trHeight w:val="335"/>
        </w:trPr>
        <w:tc>
          <w:tcPr>
            <w:tcW w:w="846" w:type="dxa"/>
            <w:tcBorders>
              <w:top w:val="single" w:sz="4" w:space="0" w:color="auto"/>
            </w:tcBorders>
          </w:tcPr>
          <w:p w14:paraId="7A92CD9F"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1</w:t>
            </w:r>
          </w:p>
        </w:tc>
        <w:tc>
          <w:tcPr>
            <w:tcW w:w="3685" w:type="dxa"/>
            <w:tcBorders>
              <w:top w:val="single" w:sz="4" w:space="0" w:color="auto"/>
            </w:tcBorders>
          </w:tcPr>
          <w:p w14:paraId="6CE74432" w14:textId="77777777" w:rsidR="00827D2B" w:rsidRDefault="00827D2B" w:rsidP="00363343">
            <w:pPr>
              <w:jc w:val="both"/>
              <w:rPr>
                <w:rFonts w:ascii="Times New Roman" w:hAnsi="Times New Roman" w:cs="Times New Roman"/>
                <w:szCs w:val="22"/>
              </w:rPr>
            </w:pPr>
            <w:r w:rsidRPr="00FD0556">
              <w:rPr>
                <w:rFonts w:ascii="Times New Roman" w:hAnsi="Times New Roman" w:cs="Times New Roman" w:hint="eastAsia"/>
                <w:szCs w:val="22"/>
              </w:rPr>
              <w:t>Heat capacity</w:t>
            </w:r>
          </w:p>
        </w:tc>
        <w:tc>
          <w:tcPr>
            <w:tcW w:w="1691" w:type="dxa"/>
            <w:tcBorders>
              <w:top w:val="single" w:sz="4" w:space="0" w:color="auto"/>
            </w:tcBorders>
          </w:tcPr>
          <w:p w14:paraId="7F3020AE" w14:textId="77777777" w:rsidR="00827D2B" w:rsidRDefault="00827D2B" w:rsidP="00801EA0">
            <w:pPr>
              <w:jc w:val="center"/>
              <w:rPr>
                <w:rFonts w:ascii="Times New Roman" w:hAnsi="Times New Roman" w:cs="Times New Roman"/>
                <w:szCs w:val="22"/>
              </w:rPr>
            </w:pPr>
            <m:oMathPara>
              <m:oMath>
                <m:r>
                  <w:rPr>
                    <w:rFonts w:ascii="Cambria Math" w:hAnsi="Cambria Math" w:cs="Times New Roman" w:hint="eastAsia"/>
                    <w:szCs w:val="22"/>
                  </w:rPr>
                  <m:t>J/mol</m:t>
                </m:r>
                <m:r>
                  <w:rPr>
                    <w:rFonts w:ascii="Cambria Math" w:hAnsi="Cambria Math" w:cs="Times New Roman" w:hint="eastAsia"/>
                    <w:szCs w:val="22"/>
                  </w:rPr>
                  <m:t>·</m:t>
                </m:r>
                <m:r>
                  <w:rPr>
                    <w:rFonts w:ascii="Cambria Math" w:hAnsi="Cambria Math" w:cs="Times New Roman" w:hint="eastAsia"/>
                    <w:szCs w:val="22"/>
                  </w:rPr>
                  <m:t>k</m:t>
                </m:r>
              </m:oMath>
            </m:oMathPara>
          </w:p>
        </w:tc>
        <w:tc>
          <w:tcPr>
            <w:tcW w:w="2074" w:type="dxa"/>
            <w:tcBorders>
              <w:top w:val="single" w:sz="4" w:space="0" w:color="auto"/>
            </w:tcBorders>
          </w:tcPr>
          <w:p w14:paraId="7462B06A" w14:textId="77777777" w:rsidR="00827D2B" w:rsidRDefault="00827D2B" w:rsidP="00801EA0">
            <w:pPr>
              <w:jc w:val="center"/>
              <w:rPr>
                <w:rFonts w:ascii="Times New Roman" w:hAnsi="Times New Roman" w:cs="Times New Roman"/>
                <w:szCs w:val="22"/>
              </w:rPr>
            </w:pPr>
            <w:r>
              <w:rPr>
                <w:rFonts w:ascii="Times New Roman" w:hAnsi="Times New Roman" w:cs="Times New Roman" w:hint="eastAsia"/>
                <w:szCs w:val="22"/>
              </w:rPr>
              <w:t>2070</w:t>
            </w:r>
          </w:p>
        </w:tc>
      </w:tr>
      <w:tr w:rsidR="00827D2B" w14:paraId="7D1AA190" w14:textId="77777777" w:rsidTr="00363343">
        <w:tc>
          <w:tcPr>
            <w:tcW w:w="846" w:type="dxa"/>
          </w:tcPr>
          <w:p w14:paraId="48E1016B"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w:t>
            </w:r>
          </w:p>
        </w:tc>
        <w:tc>
          <w:tcPr>
            <w:tcW w:w="3685" w:type="dxa"/>
          </w:tcPr>
          <w:p w14:paraId="7B004E51"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Vapor pressure</w:t>
            </w:r>
          </w:p>
        </w:tc>
        <w:tc>
          <w:tcPr>
            <w:tcW w:w="1691" w:type="dxa"/>
          </w:tcPr>
          <w:p w14:paraId="55C98192" w14:textId="77777777" w:rsidR="00827D2B" w:rsidRDefault="00827D2B" w:rsidP="00801EA0">
            <w:pPr>
              <w:jc w:val="center"/>
              <w:rPr>
                <w:rFonts w:ascii="Times New Roman" w:hAnsi="Times New Roman" w:cs="Times New Roman"/>
                <w:szCs w:val="22"/>
              </w:rPr>
            </w:pPr>
            <m:oMathPara>
              <m:oMath>
                <m:r>
                  <w:rPr>
                    <w:rFonts w:ascii="Cambria Math" w:hAnsi="Cambria Math" w:cs="Times New Roman" w:hint="eastAsia"/>
                    <w:szCs w:val="22"/>
                  </w:rPr>
                  <m:t>Pa</m:t>
                </m:r>
              </m:oMath>
            </m:oMathPara>
          </w:p>
        </w:tc>
        <w:tc>
          <w:tcPr>
            <w:tcW w:w="2074" w:type="dxa"/>
          </w:tcPr>
          <w:p w14:paraId="2E7C9987" w14:textId="77777777" w:rsidR="00827D2B" w:rsidRDefault="00827D2B" w:rsidP="00801EA0">
            <w:pPr>
              <w:jc w:val="center"/>
              <w:rPr>
                <w:rFonts w:ascii="Times New Roman" w:hAnsi="Times New Roman" w:cs="Times New Roman"/>
                <w:szCs w:val="22"/>
              </w:rPr>
            </w:pPr>
            <w:r>
              <w:rPr>
                <w:rFonts w:ascii="Times New Roman" w:hAnsi="Times New Roman" w:cs="Times New Roman" w:hint="eastAsia"/>
                <w:szCs w:val="22"/>
              </w:rPr>
              <w:t>2090</w:t>
            </w:r>
          </w:p>
        </w:tc>
      </w:tr>
      <w:tr w:rsidR="00827D2B" w14:paraId="3FD0F91E" w14:textId="77777777" w:rsidTr="00363343">
        <w:tc>
          <w:tcPr>
            <w:tcW w:w="846" w:type="dxa"/>
          </w:tcPr>
          <w:p w14:paraId="01B50322"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3</w:t>
            </w:r>
          </w:p>
        </w:tc>
        <w:tc>
          <w:tcPr>
            <w:tcW w:w="3685" w:type="dxa"/>
          </w:tcPr>
          <w:p w14:paraId="1845DF89"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Heat of vaporization</w:t>
            </w:r>
          </w:p>
        </w:tc>
        <w:tc>
          <w:tcPr>
            <w:tcW w:w="1691" w:type="dxa"/>
          </w:tcPr>
          <w:p w14:paraId="4B9D3661" w14:textId="77777777" w:rsidR="00827D2B" w:rsidRDefault="00827D2B" w:rsidP="00801EA0">
            <w:pPr>
              <w:jc w:val="center"/>
              <w:rPr>
                <w:rFonts w:ascii="Times New Roman" w:hAnsi="Times New Roman" w:cs="Times New Roman"/>
                <w:szCs w:val="22"/>
              </w:rPr>
            </w:pPr>
            <m:oMathPara>
              <m:oMath>
                <m:r>
                  <w:rPr>
                    <w:rFonts w:ascii="Cambria Math" w:hAnsi="Cambria Math" w:cs="Times New Roman" w:hint="eastAsia"/>
                    <w:szCs w:val="22"/>
                  </w:rPr>
                  <m:t>J/mol</m:t>
                </m:r>
              </m:oMath>
            </m:oMathPara>
          </w:p>
        </w:tc>
        <w:tc>
          <w:tcPr>
            <w:tcW w:w="2074" w:type="dxa"/>
          </w:tcPr>
          <w:p w14:paraId="693C0D23" w14:textId="77777777" w:rsidR="00827D2B" w:rsidRDefault="00827D2B" w:rsidP="00801EA0">
            <w:pPr>
              <w:jc w:val="center"/>
              <w:rPr>
                <w:rFonts w:ascii="Times New Roman" w:hAnsi="Times New Roman" w:cs="Times New Roman"/>
                <w:szCs w:val="22"/>
              </w:rPr>
            </w:pPr>
            <w:r>
              <w:rPr>
                <w:rFonts w:ascii="Times New Roman" w:hAnsi="Times New Roman" w:cs="Times New Roman" w:hint="eastAsia"/>
                <w:szCs w:val="22"/>
              </w:rPr>
              <w:t>2040</w:t>
            </w:r>
          </w:p>
        </w:tc>
      </w:tr>
      <w:tr w:rsidR="00827D2B" w14:paraId="1B003C12" w14:textId="77777777" w:rsidTr="00363343">
        <w:tc>
          <w:tcPr>
            <w:tcW w:w="846" w:type="dxa"/>
          </w:tcPr>
          <w:p w14:paraId="4EF1C1F9"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4</w:t>
            </w:r>
          </w:p>
        </w:tc>
        <w:tc>
          <w:tcPr>
            <w:tcW w:w="3685" w:type="dxa"/>
          </w:tcPr>
          <w:p w14:paraId="2BAB51A3"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Volume</w:t>
            </w:r>
          </w:p>
        </w:tc>
        <w:tc>
          <w:tcPr>
            <w:tcW w:w="1691" w:type="dxa"/>
          </w:tcPr>
          <w:p w14:paraId="6667AE6F" w14:textId="77777777" w:rsidR="00827D2B" w:rsidRDefault="00000000" w:rsidP="00801EA0">
            <w:pPr>
              <w:jc w:val="center"/>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hint="eastAsia"/>
                        <w:szCs w:val="22"/>
                      </w:rPr>
                      <m:t>cm</m:t>
                    </m:r>
                  </m:e>
                  <m:sup>
                    <m:r>
                      <w:rPr>
                        <w:rFonts w:ascii="Cambria Math" w:hAnsi="Cambria Math" w:cs="Times New Roman"/>
                        <w:szCs w:val="22"/>
                      </w:rPr>
                      <m:t>3</m:t>
                    </m:r>
                  </m:sup>
                </m:sSup>
                <m:r>
                  <w:rPr>
                    <w:rFonts w:ascii="Cambria Math" w:hAnsi="Cambria Math" w:cs="Times New Roman"/>
                    <w:szCs w:val="22"/>
                  </w:rPr>
                  <m:t>/mol</m:t>
                </m:r>
              </m:oMath>
            </m:oMathPara>
          </w:p>
        </w:tc>
        <w:tc>
          <w:tcPr>
            <w:tcW w:w="2074" w:type="dxa"/>
          </w:tcPr>
          <w:p w14:paraId="329BB875" w14:textId="77777777" w:rsidR="00827D2B" w:rsidRDefault="00827D2B" w:rsidP="00801EA0">
            <w:pPr>
              <w:jc w:val="center"/>
              <w:rPr>
                <w:rFonts w:ascii="Times New Roman" w:hAnsi="Times New Roman" w:cs="Times New Roman"/>
                <w:szCs w:val="22"/>
              </w:rPr>
            </w:pPr>
            <w:r>
              <w:rPr>
                <w:rFonts w:ascii="Times New Roman" w:hAnsi="Times New Roman" w:cs="Times New Roman" w:hint="eastAsia"/>
                <w:szCs w:val="22"/>
              </w:rPr>
              <w:t>2080</w:t>
            </w:r>
          </w:p>
        </w:tc>
      </w:tr>
      <w:tr w:rsidR="00827D2B" w14:paraId="086A9B53" w14:textId="77777777" w:rsidTr="00363343">
        <w:tc>
          <w:tcPr>
            <w:tcW w:w="846" w:type="dxa"/>
          </w:tcPr>
          <w:p w14:paraId="730D30AA"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5</w:t>
            </w:r>
          </w:p>
        </w:tc>
        <w:tc>
          <w:tcPr>
            <w:tcW w:w="3685" w:type="dxa"/>
          </w:tcPr>
          <w:p w14:paraId="5C10D774" w14:textId="59015F69"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 xml:space="preserve">Internal </w:t>
            </w:r>
            <w:r w:rsidR="00AF41B5">
              <w:rPr>
                <w:rFonts w:ascii="Times New Roman" w:hAnsi="Times New Roman" w:cs="Times New Roman" w:hint="eastAsia"/>
                <w:szCs w:val="22"/>
              </w:rPr>
              <w:t>energy</w:t>
            </w:r>
          </w:p>
        </w:tc>
        <w:tc>
          <w:tcPr>
            <w:tcW w:w="1691" w:type="dxa"/>
          </w:tcPr>
          <w:p w14:paraId="0D2653FC" w14:textId="77777777" w:rsidR="00827D2B" w:rsidRDefault="00827D2B" w:rsidP="00801EA0">
            <w:pPr>
              <w:jc w:val="center"/>
              <w:rPr>
                <w:rFonts w:ascii="Times New Roman" w:hAnsi="Times New Roman" w:cs="Times New Roman"/>
                <w:szCs w:val="22"/>
              </w:rPr>
            </w:pPr>
            <m:oMathPara>
              <m:oMath>
                <m:r>
                  <w:rPr>
                    <w:rFonts w:ascii="Cambria Math" w:hAnsi="Cambria Math" w:cs="Times New Roman" w:hint="eastAsia"/>
                    <w:szCs w:val="22"/>
                  </w:rPr>
                  <m:t>J/mol</m:t>
                </m:r>
              </m:oMath>
            </m:oMathPara>
          </w:p>
        </w:tc>
        <w:tc>
          <w:tcPr>
            <w:tcW w:w="2074" w:type="dxa"/>
          </w:tcPr>
          <w:p w14:paraId="1270B208" w14:textId="77777777" w:rsidR="00827D2B" w:rsidRDefault="00827D2B" w:rsidP="00801EA0">
            <w:pPr>
              <w:jc w:val="center"/>
              <w:rPr>
                <w:rFonts w:ascii="Times New Roman" w:hAnsi="Times New Roman" w:cs="Times New Roman"/>
                <w:szCs w:val="22"/>
              </w:rPr>
            </w:pPr>
            <w:r>
              <w:rPr>
                <w:rFonts w:ascii="Times New Roman" w:hAnsi="Times New Roman" w:cs="Times New Roman" w:hint="eastAsia"/>
                <w:szCs w:val="22"/>
              </w:rPr>
              <w:t>2070</w:t>
            </w:r>
          </w:p>
        </w:tc>
      </w:tr>
      <w:tr w:rsidR="00827D2B" w14:paraId="274029F7" w14:textId="77777777" w:rsidTr="00363343">
        <w:tc>
          <w:tcPr>
            <w:tcW w:w="846" w:type="dxa"/>
          </w:tcPr>
          <w:p w14:paraId="7CD57E63"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6</w:t>
            </w:r>
          </w:p>
        </w:tc>
        <w:tc>
          <w:tcPr>
            <w:tcW w:w="3685" w:type="dxa"/>
          </w:tcPr>
          <w:p w14:paraId="255EA7DC"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Pure component enthalpy</w:t>
            </w:r>
          </w:p>
        </w:tc>
        <w:tc>
          <w:tcPr>
            <w:tcW w:w="1691" w:type="dxa"/>
          </w:tcPr>
          <w:p w14:paraId="3B5A5B32" w14:textId="77777777" w:rsidR="00827D2B" w:rsidRDefault="00827D2B" w:rsidP="00801EA0">
            <w:pPr>
              <w:jc w:val="center"/>
              <w:rPr>
                <w:rFonts w:ascii="Times New Roman" w:hAnsi="Times New Roman" w:cs="Times New Roman"/>
                <w:szCs w:val="22"/>
              </w:rPr>
            </w:pPr>
            <m:oMathPara>
              <m:oMath>
                <m:r>
                  <w:rPr>
                    <w:rFonts w:ascii="Cambria Math" w:hAnsi="Cambria Math" w:cs="Times New Roman" w:hint="eastAsia"/>
                    <w:szCs w:val="22"/>
                  </w:rPr>
                  <m:t>J/mol</m:t>
                </m:r>
              </m:oMath>
            </m:oMathPara>
          </w:p>
        </w:tc>
        <w:tc>
          <w:tcPr>
            <w:tcW w:w="2074" w:type="dxa"/>
          </w:tcPr>
          <w:p w14:paraId="14695074" w14:textId="77777777" w:rsidR="00827D2B" w:rsidRDefault="00827D2B" w:rsidP="00801EA0">
            <w:pPr>
              <w:jc w:val="center"/>
              <w:rPr>
                <w:rFonts w:ascii="Times New Roman" w:hAnsi="Times New Roman" w:cs="Times New Roman"/>
                <w:szCs w:val="22"/>
              </w:rPr>
            </w:pPr>
            <w:r>
              <w:rPr>
                <w:rFonts w:ascii="Times New Roman" w:hAnsi="Times New Roman" w:cs="Times New Roman" w:hint="eastAsia"/>
                <w:szCs w:val="22"/>
              </w:rPr>
              <w:t>2070</w:t>
            </w:r>
          </w:p>
        </w:tc>
      </w:tr>
      <w:tr w:rsidR="00827D2B" w14:paraId="65EDF8DA" w14:textId="77777777" w:rsidTr="00363343">
        <w:tc>
          <w:tcPr>
            <w:tcW w:w="846" w:type="dxa"/>
          </w:tcPr>
          <w:p w14:paraId="6396A891"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7</w:t>
            </w:r>
          </w:p>
        </w:tc>
        <w:tc>
          <w:tcPr>
            <w:tcW w:w="3685" w:type="dxa"/>
          </w:tcPr>
          <w:p w14:paraId="25CDB997" w14:textId="77777777" w:rsidR="00827D2B" w:rsidRDefault="00827D2B" w:rsidP="00363343">
            <w:pPr>
              <w:jc w:val="both"/>
              <w:rPr>
                <w:rFonts w:ascii="Times New Roman" w:hAnsi="Times New Roman" w:cs="Times New Roman"/>
                <w:szCs w:val="22"/>
              </w:rPr>
            </w:pPr>
            <w:r w:rsidRPr="007D5261">
              <w:rPr>
                <w:rFonts w:ascii="Times New Roman" w:hAnsi="Times New Roman" w:cs="Times New Roman" w:hint="eastAsia"/>
                <w:szCs w:val="22"/>
              </w:rPr>
              <w:t>pure component exergy</w:t>
            </w:r>
          </w:p>
        </w:tc>
        <w:tc>
          <w:tcPr>
            <w:tcW w:w="1691" w:type="dxa"/>
          </w:tcPr>
          <w:p w14:paraId="60559372" w14:textId="77777777" w:rsidR="00827D2B" w:rsidRDefault="00827D2B" w:rsidP="00801EA0">
            <w:pPr>
              <w:jc w:val="center"/>
              <w:rPr>
                <w:rFonts w:ascii="Times New Roman" w:hAnsi="Times New Roman" w:cs="Times New Roman"/>
                <w:szCs w:val="22"/>
              </w:rPr>
            </w:pPr>
            <m:oMathPara>
              <m:oMath>
                <m:r>
                  <w:rPr>
                    <w:rFonts w:ascii="Cambria Math" w:hAnsi="Cambria Math" w:cs="Times New Roman" w:hint="eastAsia"/>
                    <w:szCs w:val="22"/>
                  </w:rPr>
                  <m:t>J/mol</m:t>
                </m:r>
              </m:oMath>
            </m:oMathPara>
          </w:p>
        </w:tc>
        <w:tc>
          <w:tcPr>
            <w:tcW w:w="2074" w:type="dxa"/>
          </w:tcPr>
          <w:p w14:paraId="4E066217" w14:textId="77777777" w:rsidR="00827D2B" w:rsidRDefault="00827D2B" w:rsidP="00801EA0">
            <w:pPr>
              <w:jc w:val="center"/>
              <w:rPr>
                <w:rFonts w:ascii="Times New Roman" w:hAnsi="Times New Roman" w:cs="Times New Roman"/>
                <w:szCs w:val="22"/>
              </w:rPr>
            </w:pPr>
            <w:r>
              <w:rPr>
                <w:rFonts w:ascii="Times New Roman" w:hAnsi="Times New Roman" w:cs="Times New Roman" w:hint="eastAsia"/>
                <w:szCs w:val="22"/>
              </w:rPr>
              <w:t>2050</w:t>
            </w:r>
          </w:p>
        </w:tc>
      </w:tr>
      <w:tr w:rsidR="00827D2B" w14:paraId="5FA990B9" w14:textId="77777777" w:rsidTr="00363343">
        <w:tc>
          <w:tcPr>
            <w:tcW w:w="846" w:type="dxa"/>
          </w:tcPr>
          <w:p w14:paraId="75709DA1"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8</w:t>
            </w:r>
          </w:p>
        </w:tc>
        <w:tc>
          <w:tcPr>
            <w:tcW w:w="3685" w:type="dxa"/>
          </w:tcPr>
          <w:p w14:paraId="7C5C32E7" w14:textId="77777777" w:rsidR="00827D2B" w:rsidRDefault="00827D2B" w:rsidP="00363343">
            <w:pPr>
              <w:jc w:val="both"/>
              <w:rPr>
                <w:rFonts w:ascii="Times New Roman" w:hAnsi="Times New Roman" w:cs="Times New Roman"/>
                <w:szCs w:val="22"/>
              </w:rPr>
            </w:pPr>
            <w:r w:rsidRPr="009C2604">
              <w:rPr>
                <w:rFonts w:ascii="Times New Roman" w:hAnsi="Times New Roman" w:cs="Times New Roman" w:hint="eastAsia"/>
                <w:szCs w:val="22"/>
              </w:rPr>
              <w:t>pure component isentropic exponent</w:t>
            </w:r>
          </w:p>
        </w:tc>
        <w:tc>
          <w:tcPr>
            <w:tcW w:w="1691" w:type="dxa"/>
          </w:tcPr>
          <w:p w14:paraId="7819CD36" w14:textId="77777777" w:rsidR="00827D2B" w:rsidRDefault="00827D2B" w:rsidP="00801EA0">
            <w:pPr>
              <w:ind w:firstLineChars="400" w:firstLine="960"/>
              <w:jc w:val="center"/>
              <w:rPr>
                <w:rFonts w:ascii="Times New Roman" w:hAnsi="Times New Roman" w:cs="Times New Roman"/>
                <w:szCs w:val="22"/>
              </w:rPr>
            </w:pPr>
            <w:r>
              <w:rPr>
                <w:rFonts w:ascii="Times New Roman" w:hAnsi="Times New Roman" w:cs="Times New Roman" w:hint="eastAsia"/>
                <w:szCs w:val="22"/>
              </w:rPr>
              <w:t>1</w:t>
            </w:r>
          </w:p>
        </w:tc>
        <w:tc>
          <w:tcPr>
            <w:tcW w:w="2074" w:type="dxa"/>
          </w:tcPr>
          <w:p w14:paraId="10E29638" w14:textId="77777777" w:rsidR="00827D2B" w:rsidRDefault="00827D2B" w:rsidP="00801EA0">
            <w:pPr>
              <w:jc w:val="center"/>
              <w:rPr>
                <w:rFonts w:ascii="Times New Roman" w:hAnsi="Times New Roman" w:cs="Times New Roman"/>
                <w:szCs w:val="22"/>
              </w:rPr>
            </w:pPr>
            <w:r>
              <w:rPr>
                <w:rFonts w:ascii="Times New Roman" w:hAnsi="Times New Roman" w:cs="Times New Roman" w:hint="eastAsia"/>
                <w:szCs w:val="22"/>
              </w:rPr>
              <w:t>2070</w:t>
            </w:r>
          </w:p>
        </w:tc>
      </w:tr>
      <w:tr w:rsidR="00827D2B" w14:paraId="62F41AC7" w14:textId="77777777" w:rsidTr="00363343">
        <w:tc>
          <w:tcPr>
            <w:tcW w:w="846" w:type="dxa"/>
          </w:tcPr>
          <w:p w14:paraId="0721F3C2"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9</w:t>
            </w:r>
          </w:p>
        </w:tc>
        <w:tc>
          <w:tcPr>
            <w:tcW w:w="3685" w:type="dxa"/>
          </w:tcPr>
          <w:p w14:paraId="3C911831" w14:textId="77777777" w:rsidR="00827D2B" w:rsidRDefault="00827D2B" w:rsidP="00363343">
            <w:pPr>
              <w:jc w:val="both"/>
              <w:rPr>
                <w:rFonts w:ascii="Times New Roman" w:hAnsi="Times New Roman" w:cs="Times New Roman"/>
                <w:szCs w:val="22"/>
              </w:rPr>
            </w:pPr>
            <w:r w:rsidRPr="009C2604">
              <w:rPr>
                <w:rFonts w:ascii="Times New Roman" w:hAnsi="Times New Roman" w:cs="Times New Roman" w:hint="eastAsia"/>
                <w:szCs w:val="22"/>
              </w:rPr>
              <w:t>Liquid density</w:t>
            </w:r>
          </w:p>
        </w:tc>
        <w:tc>
          <w:tcPr>
            <w:tcW w:w="1691" w:type="dxa"/>
          </w:tcPr>
          <w:p w14:paraId="2559EAEA" w14:textId="77777777" w:rsidR="00827D2B" w:rsidRDefault="00827D2B" w:rsidP="00801EA0">
            <w:pPr>
              <w:jc w:val="center"/>
              <w:rPr>
                <w:rFonts w:ascii="Times New Roman" w:hAnsi="Times New Roman" w:cs="Times New Roman"/>
                <w:szCs w:val="22"/>
              </w:rPr>
            </w:pPr>
            <m:oMathPara>
              <m:oMath>
                <m:r>
                  <w:rPr>
                    <w:rFonts w:ascii="Cambria Math" w:hAnsi="Cambria Math" w:cs="Times New Roman" w:hint="eastAsia"/>
                    <w:szCs w:val="22"/>
                  </w:rPr>
                  <m:t>g/ml</m:t>
                </m:r>
              </m:oMath>
            </m:oMathPara>
          </w:p>
        </w:tc>
        <w:tc>
          <w:tcPr>
            <w:tcW w:w="2074" w:type="dxa"/>
          </w:tcPr>
          <w:p w14:paraId="0595E80E" w14:textId="77777777" w:rsidR="00827D2B" w:rsidRDefault="00827D2B" w:rsidP="00801EA0">
            <w:pPr>
              <w:jc w:val="center"/>
              <w:rPr>
                <w:rFonts w:ascii="Times New Roman" w:hAnsi="Times New Roman" w:cs="Times New Roman"/>
                <w:szCs w:val="22"/>
              </w:rPr>
            </w:pPr>
            <w:r>
              <w:rPr>
                <w:rFonts w:ascii="Times New Roman" w:hAnsi="Times New Roman" w:cs="Times New Roman" w:hint="eastAsia"/>
                <w:szCs w:val="22"/>
              </w:rPr>
              <w:t>2070</w:t>
            </w:r>
          </w:p>
        </w:tc>
      </w:tr>
      <w:tr w:rsidR="00827D2B" w14:paraId="3B746F8D" w14:textId="77777777" w:rsidTr="00363343">
        <w:tc>
          <w:tcPr>
            <w:tcW w:w="846" w:type="dxa"/>
          </w:tcPr>
          <w:p w14:paraId="49B43F40"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10</w:t>
            </w:r>
          </w:p>
        </w:tc>
        <w:tc>
          <w:tcPr>
            <w:tcW w:w="3685" w:type="dxa"/>
          </w:tcPr>
          <w:p w14:paraId="22EB56DD" w14:textId="77777777" w:rsidR="00827D2B" w:rsidRDefault="00827D2B" w:rsidP="00363343">
            <w:pPr>
              <w:jc w:val="both"/>
              <w:rPr>
                <w:rFonts w:ascii="Times New Roman" w:hAnsi="Times New Roman" w:cs="Times New Roman"/>
                <w:szCs w:val="22"/>
              </w:rPr>
            </w:pPr>
            <w:r w:rsidRPr="009C2604">
              <w:rPr>
                <w:rFonts w:ascii="Times New Roman" w:hAnsi="Times New Roman" w:cs="Times New Roman" w:hint="eastAsia"/>
                <w:szCs w:val="22"/>
              </w:rPr>
              <w:t>Pure component Gibbs free energy</w:t>
            </w:r>
          </w:p>
        </w:tc>
        <w:tc>
          <w:tcPr>
            <w:tcW w:w="1691" w:type="dxa"/>
          </w:tcPr>
          <w:p w14:paraId="3970233E" w14:textId="77777777" w:rsidR="00827D2B" w:rsidRDefault="00827D2B" w:rsidP="00801EA0">
            <w:pPr>
              <w:jc w:val="center"/>
              <w:rPr>
                <w:rFonts w:ascii="Times New Roman" w:hAnsi="Times New Roman" w:cs="Times New Roman"/>
                <w:szCs w:val="22"/>
              </w:rPr>
            </w:pPr>
            <m:oMathPara>
              <m:oMath>
                <m:r>
                  <w:rPr>
                    <w:rFonts w:ascii="Cambria Math" w:hAnsi="Cambria Math" w:cs="Times New Roman" w:hint="eastAsia"/>
                    <w:szCs w:val="22"/>
                  </w:rPr>
                  <m:t>J/mol</m:t>
                </m:r>
              </m:oMath>
            </m:oMathPara>
          </w:p>
        </w:tc>
        <w:tc>
          <w:tcPr>
            <w:tcW w:w="2074" w:type="dxa"/>
          </w:tcPr>
          <w:p w14:paraId="1E04DBE4" w14:textId="77777777" w:rsidR="00827D2B" w:rsidRDefault="00827D2B" w:rsidP="00801EA0">
            <w:pPr>
              <w:jc w:val="center"/>
              <w:rPr>
                <w:rFonts w:ascii="Times New Roman" w:hAnsi="Times New Roman" w:cs="Times New Roman"/>
                <w:szCs w:val="22"/>
              </w:rPr>
            </w:pPr>
            <w:commentRangeStart w:id="632"/>
            <w:r>
              <w:rPr>
                <w:rFonts w:ascii="Times New Roman" w:hAnsi="Times New Roman" w:cs="Times New Roman" w:hint="eastAsia"/>
                <w:szCs w:val="22"/>
              </w:rPr>
              <w:t>2050</w:t>
            </w:r>
            <w:commentRangeEnd w:id="632"/>
            <w:r w:rsidR="00381FD3">
              <w:rPr>
                <w:rStyle w:val="af9"/>
                <w:rFonts w:asciiTheme="minorHAnsi" w:eastAsiaTheme="minorEastAsia" w:hAnsiTheme="minorHAnsi" w:cstheme="minorBidi"/>
                <w:kern w:val="2"/>
                <w14:ligatures w14:val="standardContextual"/>
              </w:rPr>
              <w:commentReference w:id="632"/>
            </w:r>
          </w:p>
        </w:tc>
      </w:tr>
    </w:tbl>
    <w:p w14:paraId="2D783408" w14:textId="77777777" w:rsidR="000204F7" w:rsidRPr="000204F7" w:rsidRDefault="000204F7" w:rsidP="000204F7">
      <w:pPr>
        <w:ind w:firstLineChars="200" w:firstLine="440"/>
        <w:jc w:val="both"/>
        <w:rPr>
          <w:ins w:id="633" w:author="帅 张" w:date="2025-12-22T21:42:00Z"/>
          <w:rFonts w:ascii="Times New Roman" w:hAnsi="Times New Roman" w:cs="Times New Roman"/>
          <w:color w:val="EE0000"/>
          <w:sz w:val="22"/>
          <w:szCs w:val="22"/>
          <w:rPrChange w:id="634" w:author="帅 张" w:date="2025-12-22T21:42:00Z" w16du:dateUtc="2025-12-22T13:42:00Z">
            <w:rPr>
              <w:ins w:id="635" w:author="帅 张" w:date="2025-12-22T21:42:00Z"/>
            </w:rPr>
          </w:rPrChange>
        </w:rPr>
        <w:pPrChange w:id="636" w:author="帅 张" w:date="2025-12-22T21:43:00Z" w16du:dateUtc="2025-12-22T13:43:00Z">
          <w:pPr/>
        </w:pPrChange>
      </w:pPr>
      <w:ins w:id="637" w:author="帅 张" w:date="2025-12-22T21:42:00Z">
        <w:r w:rsidRPr="000204F7">
          <w:rPr>
            <w:rFonts w:ascii="Times New Roman" w:hAnsi="Times New Roman" w:cs="Times New Roman"/>
            <w:color w:val="EE0000"/>
            <w:sz w:val="22"/>
            <w:szCs w:val="22"/>
            <w:rPrChange w:id="638" w:author="帅 张" w:date="2025-12-22T21:42:00Z" w16du:dateUtc="2025-12-22T13:42:00Z">
              <w:rPr/>
            </w:rPrChange>
          </w:rPr>
          <w:t>Table 2 presents a summary of the experimental data points for the ten evaluated temperature-dependent properties. For each substance, data were collected at 10 different temperature points, ensuring a comprehensive representation of the property’s behavior across a range of temperatures. The experimental data, which form the basis of the evaluations, were obtained from Aspen Plus, a widely used process simulation tool that provides reliable thermophysical property data for a variety of substances.</w:t>
        </w:r>
      </w:ins>
    </w:p>
    <w:p w14:paraId="7770F0BE" w14:textId="77777777" w:rsidR="000204F7" w:rsidRPr="000204F7" w:rsidRDefault="000204F7" w:rsidP="000204F7">
      <w:pPr>
        <w:ind w:firstLineChars="200" w:firstLine="440"/>
        <w:jc w:val="both"/>
        <w:rPr>
          <w:ins w:id="639" w:author="帅 张" w:date="2025-12-22T21:42:00Z"/>
          <w:rFonts w:ascii="Times New Roman" w:hAnsi="Times New Roman" w:cs="Times New Roman"/>
          <w:color w:val="EE0000"/>
          <w:sz w:val="22"/>
          <w:szCs w:val="22"/>
          <w:rPrChange w:id="640" w:author="帅 张" w:date="2025-12-22T21:42:00Z" w16du:dateUtc="2025-12-22T13:42:00Z">
            <w:rPr>
              <w:ins w:id="641" w:author="帅 张" w:date="2025-12-22T21:42:00Z"/>
            </w:rPr>
          </w:rPrChange>
        </w:rPr>
        <w:pPrChange w:id="642" w:author="帅 张" w:date="2025-12-22T21:43:00Z" w16du:dateUtc="2025-12-22T13:43:00Z">
          <w:pPr/>
        </w:pPrChange>
      </w:pPr>
      <w:ins w:id="643" w:author="帅 张" w:date="2025-12-22T21:42:00Z">
        <w:r w:rsidRPr="000204F7">
          <w:rPr>
            <w:rFonts w:ascii="Times New Roman" w:hAnsi="Times New Roman" w:cs="Times New Roman"/>
            <w:color w:val="EE0000"/>
            <w:sz w:val="22"/>
            <w:szCs w:val="22"/>
            <w:rPrChange w:id="644" w:author="帅 张" w:date="2025-12-22T21:42:00Z" w16du:dateUtc="2025-12-22T13:42:00Z">
              <w:rPr/>
            </w:rPrChange>
          </w:rPr>
          <w:t>This table provides the raw data points used in the subsequent analyses, which are critical for comparing the predictive accuracy of different models. The selection of temperature points for each substance was made to capture the essential temperature-dependent trends of the properties, ensuring that the data reflect realistic conditions commonly encountered in industrial processes.</w:t>
        </w:r>
      </w:ins>
    </w:p>
    <w:p w14:paraId="571CF551" w14:textId="77777777" w:rsidR="000204F7" w:rsidRPr="000204F7" w:rsidRDefault="000204F7" w:rsidP="000204F7">
      <w:pPr>
        <w:rPr>
          <w:ins w:id="645" w:author="帅 张" w:date="2025-12-22T21:42:00Z" w16du:dateUtc="2025-12-22T13:42:00Z"/>
        </w:rPr>
        <w:pPrChange w:id="646" w:author="帅 张" w:date="2025-12-22T21:42:00Z" w16du:dateUtc="2025-12-22T13:42:00Z">
          <w:pPr>
            <w:pStyle w:val="3"/>
          </w:pPr>
        </w:pPrChange>
      </w:pPr>
    </w:p>
    <w:p w14:paraId="7CE85720" w14:textId="217D1861" w:rsidR="00827D2B" w:rsidRPr="00801EA0" w:rsidRDefault="00827D2B" w:rsidP="000C2460">
      <w:pPr>
        <w:pStyle w:val="3"/>
        <w:rPr>
          <w:rFonts w:ascii="Times New Roman" w:eastAsia="宋体" w:hAnsi="Times New Roman" w:cs="Times New Roman"/>
          <w:color w:val="auto"/>
          <w:sz w:val="22"/>
          <w:szCs w:val="22"/>
          <w14:ligatures w14:val="none"/>
        </w:rPr>
      </w:pPr>
      <w:r w:rsidRPr="00801EA0">
        <w:rPr>
          <w:rFonts w:ascii="Times New Roman" w:eastAsia="宋体" w:hAnsi="Times New Roman" w:cs="Times New Roman"/>
          <w:color w:val="auto"/>
          <w:sz w:val="22"/>
          <w:szCs w:val="22"/>
          <w14:ligatures w14:val="none"/>
        </w:rPr>
        <w:t xml:space="preserve">4.2 Comparative </w:t>
      </w:r>
      <w:r w:rsidR="00AF41B5" w:rsidRPr="00801EA0">
        <w:rPr>
          <w:rFonts w:ascii="Times New Roman" w:eastAsia="宋体" w:hAnsi="Times New Roman" w:cs="Times New Roman"/>
          <w:color w:val="auto"/>
          <w:sz w:val="22"/>
          <w:szCs w:val="22"/>
          <w14:ligatures w14:val="none"/>
        </w:rPr>
        <w:t>performance analysis</w:t>
      </w:r>
    </w:p>
    <w:p w14:paraId="78635DD5" w14:textId="335428F8" w:rsidR="00827D2B" w:rsidRPr="009D74E6" w:rsidRDefault="00827D2B" w:rsidP="00801EA0">
      <w:pPr>
        <w:spacing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 xml:space="preserve">Model performance was quantitatively assessed using multiple metrics: </w:t>
      </w:r>
      <w:r w:rsidRPr="00013D1A">
        <w:rPr>
          <w:rFonts w:ascii="Cambria Math" w:hAnsi="Cambria Math" w:cs="Times New Roman"/>
          <w:color w:val="000000" w:themeColor="text1"/>
          <w:kern w:val="2"/>
          <w:sz w:val="22"/>
          <w:szCs w:val="22"/>
          <w:rPrChange w:id="647" w:author="帅 张" w:date="2025-12-22T13:29:00Z" w16du:dateUtc="2025-12-22T05:29:00Z">
            <w:rPr>
              <w:rFonts w:ascii="Cambria Math" w:hAnsi="Cambria Math" w:cs="Times New Roman"/>
              <w:kern w:val="2"/>
              <w:sz w:val="22"/>
              <w:szCs w:val="22"/>
            </w:rPr>
          </w:rPrChange>
        </w:rPr>
        <w:t>the</w:t>
      </w:r>
      <w:r w:rsidRPr="00013D1A">
        <w:rPr>
          <w:rFonts w:ascii="Cambria Math" w:hAnsi="Cambria Math" w:cs="Times New Roman"/>
          <w:strike/>
          <w:color w:val="EE0000"/>
          <w:kern w:val="2"/>
          <w:sz w:val="22"/>
          <w:szCs w:val="22"/>
          <w:rPrChange w:id="648" w:author="帅 张" w:date="2025-12-22T13:28:00Z" w16du:dateUtc="2025-12-22T05:28:00Z">
            <w:rPr>
              <w:rFonts w:ascii="Cambria Math" w:hAnsi="Cambria Math" w:cs="Times New Roman"/>
              <w:kern w:val="2"/>
              <w:sz w:val="22"/>
              <w:szCs w:val="22"/>
            </w:rPr>
          </w:rPrChange>
        </w:rPr>
        <w:t xml:space="preserve"> coefficient of determination (R²)</w:t>
      </w:r>
      <w:r w:rsidRPr="009D74E6">
        <w:rPr>
          <w:rFonts w:ascii="Cambria Math" w:hAnsi="Cambria Math" w:cs="Times New Roman"/>
          <w:kern w:val="2"/>
          <w:sz w:val="22"/>
          <w:szCs w:val="22"/>
        </w:rPr>
        <w:t xml:space="preserve"> </w:t>
      </w:r>
      <w:ins w:id="649" w:author="帅 张" w:date="2025-12-22T13:28:00Z" w16du:dateUtc="2025-12-22T05:28:00Z">
        <w:r w:rsidR="00013D1A" w:rsidRPr="00013D1A">
          <w:rPr>
            <w:rFonts w:ascii="Cambria Math" w:hAnsi="Cambria Math" w:cs="Times New Roman"/>
            <w:color w:val="000000" w:themeColor="text1"/>
            <w:kern w:val="2"/>
            <w:sz w:val="22"/>
            <w:szCs w:val="22"/>
            <w:rPrChange w:id="650" w:author="帅 张" w:date="2025-12-22T13:28:00Z" w16du:dateUtc="2025-12-22T05:28:00Z">
              <w:rPr>
                <w:rFonts w:ascii="Cambria Math" w:hAnsi="Cambria Math" w:cs="Times New Roman"/>
                <w:strike/>
                <w:color w:val="EE0000"/>
                <w:kern w:val="2"/>
                <w:sz w:val="22"/>
                <w:szCs w:val="22"/>
              </w:rPr>
            </w:rPrChange>
          </w:rPr>
          <w:t>R²</w:t>
        </w:r>
        <w:r w:rsidR="00013D1A">
          <w:rPr>
            <w:rFonts w:ascii="Cambria Math" w:hAnsi="Cambria Math" w:cs="Times New Roman" w:hint="eastAsia"/>
            <w:color w:val="000000" w:themeColor="text1"/>
            <w:kern w:val="2"/>
            <w:sz w:val="22"/>
            <w:szCs w:val="22"/>
          </w:rPr>
          <w:t xml:space="preserve"> </w:t>
        </w:r>
      </w:ins>
      <w:r w:rsidRPr="009D74E6">
        <w:rPr>
          <w:rFonts w:ascii="Cambria Math" w:hAnsi="Cambria Math" w:cs="Times New Roman"/>
          <w:kern w:val="2"/>
          <w:sz w:val="22"/>
          <w:szCs w:val="22"/>
        </w:rPr>
        <w:t xml:space="preserve">for overall goodness-of-fit, </w:t>
      </w:r>
      <w:r w:rsidRPr="00ED28FC">
        <w:rPr>
          <w:rFonts w:ascii="Cambria Math" w:hAnsi="Cambria Math" w:cs="Times New Roman"/>
          <w:strike/>
          <w:color w:val="EE0000"/>
          <w:kern w:val="2"/>
          <w:sz w:val="22"/>
          <w:szCs w:val="22"/>
          <w:rPrChange w:id="651" w:author="帅 张" w:date="2025-12-22T12:33:00Z" w16du:dateUtc="2025-12-22T04:33:00Z">
            <w:rPr>
              <w:rFonts w:ascii="Cambria Math" w:hAnsi="Cambria Math" w:cs="Times New Roman"/>
              <w:kern w:val="2"/>
              <w:sz w:val="22"/>
              <w:szCs w:val="22"/>
            </w:rPr>
          </w:rPrChange>
        </w:rPr>
        <w:t xml:space="preserve">mean squared error (MSE) </w:t>
      </w:r>
      <w:ins w:id="652" w:author="帅 张" w:date="2025-12-22T12:33:00Z" w16du:dateUtc="2025-12-22T04:33:00Z">
        <w:r w:rsidR="00ED28FC" w:rsidRPr="00ED28FC">
          <w:rPr>
            <w:rFonts w:ascii="Cambria Math" w:hAnsi="Cambria Math" w:cs="Times New Roman" w:hint="eastAsia"/>
            <w:color w:val="000000" w:themeColor="text1"/>
            <w:kern w:val="2"/>
            <w:sz w:val="22"/>
            <w:szCs w:val="22"/>
            <w:rPrChange w:id="653" w:author="帅 张" w:date="2025-12-22T12:33:00Z" w16du:dateUtc="2025-12-22T04:33:00Z">
              <w:rPr>
                <w:rFonts w:ascii="Cambria Math" w:hAnsi="Cambria Math" w:cs="Times New Roman" w:hint="eastAsia"/>
                <w:strike/>
                <w:color w:val="EE0000"/>
                <w:kern w:val="2"/>
                <w:sz w:val="22"/>
                <w:szCs w:val="22"/>
              </w:rPr>
            </w:rPrChange>
          </w:rPr>
          <w:t>MSE</w:t>
        </w:r>
        <w:r w:rsidR="00ED28FC">
          <w:rPr>
            <w:rFonts w:ascii="Cambria Math" w:hAnsi="Cambria Math" w:cs="Times New Roman" w:hint="eastAsia"/>
            <w:color w:val="000000" w:themeColor="text1"/>
            <w:kern w:val="2"/>
            <w:sz w:val="22"/>
            <w:szCs w:val="22"/>
          </w:rPr>
          <w:t xml:space="preserve"> </w:t>
        </w:r>
      </w:ins>
      <w:r w:rsidRPr="009D74E6">
        <w:rPr>
          <w:rFonts w:ascii="Cambria Math" w:hAnsi="Cambria Math" w:cs="Times New Roman"/>
          <w:kern w:val="2"/>
          <w:sz w:val="22"/>
          <w:szCs w:val="22"/>
        </w:rPr>
        <w:t>for absolute error magnitude, and the percentage of predictions falling within strict error thresholds of ≤1%, ≤5%, and ≤10%, providing comprehensive insight into prediction accuracy and reliability across different tolerance levels.</w:t>
      </w:r>
    </w:p>
    <w:p w14:paraId="07C761F4" w14:textId="01E42549" w:rsidR="00502628" w:rsidRDefault="00C83250" w:rsidP="00801EA0">
      <w:pPr>
        <w:spacing w:line="360" w:lineRule="auto"/>
        <w:ind w:firstLineChars="200" w:firstLine="440"/>
        <w:jc w:val="both"/>
        <w:rPr>
          <w:ins w:id="654" w:author="帅 张" w:date="2025-12-22T20:40:00Z" w16du:dateUtc="2025-12-22T12:40:00Z"/>
          <w:rFonts w:ascii="Cambria Math" w:hAnsi="Cambria Math" w:cs="Times New Roman"/>
          <w:kern w:val="2"/>
          <w:sz w:val="22"/>
          <w:szCs w:val="22"/>
        </w:rPr>
      </w:pPr>
      <w:r w:rsidRPr="009D74E6">
        <w:rPr>
          <w:rFonts w:ascii="Cambria Math" w:hAnsi="Cambria Math" w:cs="Times New Roman"/>
          <w:kern w:val="2"/>
          <w:sz w:val="22"/>
          <w:szCs w:val="22"/>
        </w:rPr>
        <w:t xml:space="preserve">The overall performance of the models for predicting the ten target properties is summarized in the </w:t>
      </w:r>
      <w:r w:rsidR="00AF41B5" w:rsidRPr="009D74E6">
        <w:rPr>
          <w:rFonts w:ascii="Cambria Math" w:hAnsi="Cambria Math" w:cs="Times New Roman" w:hint="eastAsia"/>
          <w:kern w:val="2"/>
          <w:sz w:val="22"/>
          <w:szCs w:val="22"/>
        </w:rPr>
        <w:t>t</w:t>
      </w:r>
      <w:r w:rsidR="00AF41B5" w:rsidRPr="009D74E6">
        <w:rPr>
          <w:rFonts w:ascii="Cambria Math" w:hAnsi="Cambria Math" w:cs="Times New Roman"/>
          <w:kern w:val="2"/>
          <w:sz w:val="22"/>
          <w:szCs w:val="22"/>
        </w:rPr>
        <w:t xml:space="preserve">able </w:t>
      </w:r>
      <w:r w:rsidRPr="009D74E6">
        <w:rPr>
          <w:rFonts w:ascii="Cambria Math" w:hAnsi="Cambria Math" w:cs="Times New Roman"/>
          <w:kern w:val="2"/>
          <w:sz w:val="22"/>
          <w:szCs w:val="22"/>
        </w:rPr>
        <w:t xml:space="preserve">below. Results from the GC-based model are presented exclusively for heat capacity, vapor pressure, and heat of vaporization. For the remaining </w:t>
      </w:r>
      <w:r w:rsidRPr="009D74E6">
        <w:rPr>
          <w:rFonts w:ascii="Cambria Math" w:hAnsi="Cambria Math" w:cs="Times New Roman"/>
          <w:kern w:val="2"/>
          <w:sz w:val="22"/>
          <w:szCs w:val="22"/>
        </w:rPr>
        <w:lastRenderedPageBreak/>
        <w:t>properties, no established GC-based models were available, and the corresponding entries are left blank.</w:t>
      </w:r>
    </w:p>
    <w:p w14:paraId="70516930" w14:textId="2EAEB712" w:rsidR="002E7659" w:rsidRPr="009D74E6" w:rsidRDefault="002E7659" w:rsidP="00801EA0">
      <w:pPr>
        <w:spacing w:line="360" w:lineRule="auto"/>
        <w:ind w:firstLineChars="200" w:firstLine="440"/>
        <w:jc w:val="both"/>
        <w:rPr>
          <w:rFonts w:ascii="Cambria Math" w:hAnsi="Cambria Math" w:cs="Times New Roman"/>
          <w:kern w:val="2"/>
          <w:sz w:val="22"/>
          <w:szCs w:val="22"/>
        </w:rPr>
      </w:pPr>
      <w:commentRangeStart w:id="655"/>
      <w:ins w:id="656" w:author="帅 张" w:date="2025-12-22T20:40:00Z" w16du:dateUtc="2025-12-22T12:40:00Z">
        <w:r w:rsidRPr="00502628">
          <w:rPr>
            <w:rFonts w:ascii="Times New Roman" w:hAnsi="Times New Roman" w:cs="Times New Roman" w:hint="eastAsia"/>
            <w:sz w:val="22"/>
            <w:szCs w:val="22"/>
          </w:rPr>
          <w:t>Table.</w:t>
        </w:r>
        <w:proofErr w:type="gramStart"/>
        <w:r w:rsidRPr="00502628">
          <w:rPr>
            <w:rFonts w:ascii="Times New Roman" w:hAnsi="Times New Roman" w:cs="Times New Roman" w:hint="eastAsia"/>
            <w:sz w:val="22"/>
            <w:szCs w:val="22"/>
          </w:rPr>
          <w:t xml:space="preserve">3 </w:t>
        </w:r>
        <w:r w:rsidRPr="00F2301C">
          <w:rPr>
            <w:rFonts w:ascii="Times New Roman" w:hAnsi="Times New Roman" w:cs="Times New Roman" w:hint="eastAsia"/>
            <w:strike/>
            <w:color w:val="EE0000"/>
            <w:sz w:val="22"/>
            <w:szCs w:val="22"/>
            <w:rPrChange w:id="657" w:author="帅 张" w:date="2025-12-22T20:48:00Z" w16du:dateUtc="2025-12-22T12:48:00Z">
              <w:rPr>
                <w:rFonts w:ascii="Times New Roman" w:hAnsi="Times New Roman" w:cs="Times New Roman" w:hint="eastAsia"/>
                <w:sz w:val="22"/>
                <w:szCs w:val="22"/>
              </w:rPr>
            </w:rPrChange>
          </w:rPr>
          <w:t xml:space="preserve"> </w:t>
        </w:r>
        <w:r w:rsidRPr="00F2301C">
          <w:rPr>
            <w:rFonts w:ascii="Times New Roman" w:hAnsi="Times New Roman" w:cs="Times New Roman"/>
            <w:strike/>
            <w:color w:val="EE0000"/>
            <w:sz w:val="22"/>
            <w:szCs w:val="22"/>
            <w:rPrChange w:id="658" w:author="帅 张" w:date="2025-12-22T20:48:00Z" w16du:dateUtc="2025-12-22T12:48:00Z">
              <w:rPr>
                <w:rFonts w:ascii="Times New Roman" w:hAnsi="Times New Roman" w:cs="Times New Roman"/>
                <w:sz w:val="22"/>
                <w:szCs w:val="22"/>
              </w:rPr>
            </w:rPrChange>
          </w:rPr>
          <w:t>Overall</w:t>
        </w:r>
        <w:proofErr w:type="gramEnd"/>
        <w:r w:rsidRPr="00F2301C">
          <w:rPr>
            <w:rFonts w:ascii="Times New Roman" w:hAnsi="Times New Roman" w:cs="Times New Roman"/>
            <w:strike/>
            <w:color w:val="EE0000"/>
            <w:sz w:val="22"/>
            <w:szCs w:val="22"/>
            <w:rPrChange w:id="659" w:author="帅 张" w:date="2025-12-22T20:48:00Z" w16du:dateUtc="2025-12-22T12:48:00Z">
              <w:rPr>
                <w:rFonts w:ascii="Times New Roman" w:hAnsi="Times New Roman" w:cs="Times New Roman"/>
                <w:sz w:val="22"/>
                <w:szCs w:val="22"/>
              </w:rPr>
            </w:rPrChange>
          </w:rPr>
          <w:t xml:space="preserve"> predictive performance of baseline and enhanced models for ten thermophysical properties</w:t>
        </w:r>
        <w:commentRangeEnd w:id="655"/>
        <w:r w:rsidRPr="00F2301C">
          <w:rPr>
            <w:rStyle w:val="af9"/>
            <w:rFonts w:asciiTheme="minorHAnsi" w:eastAsiaTheme="minorEastAsia" w:hAnsiTheme="minorHAnsi" w:cstheme="minorBidi"/>
            <w:strike/>
            <w:color w:val="EE0000"/>
            <w:kern w:val="2"/>
            <w14:ligatures w14:val="standardContextual"/>
            <w:rPrChange w:id="660" w:author="帅 张" w:date="2025-12-22T20:48:00Z" w16du:dateUtc="2025-12-22T12:48:00Z">
              <w:rPr>
                <w:rStyle w:val="af9"/>
                <w:rFonts w:asciiTheme="minorHAnsi" w:eastAsiaTheme="minorEastAsia" w:hAnsiTheme="minorHAnsi" w:cstheme="minorBidi"/>
                <w:kern w:val="2"/>
                <w14:ligatures w14:val="standardContextual"/>
              </w:rPr>
            </w:rPrChange>
          </w:rPr>
          <w:commentReference w:id="655"/>
        </w:r>
      </w:ins>
      <w:ins w:id="661" w:author="帅 张" w:date="2025-12-22T20:48:00Z" w16du:dateUtc="2025-12-22T12:48:00Z">
        <w:r w:rsidR="00F2301C" w:rsidRPr="00F2301C">
          <w:t xml:space="preserve"> </w:t>
        </w:r>
      </w:ins>
      <w:ins w:id="662" w:author="帅 张" w:date="2025-12-22T20:49:00Z" w16du:dateUtc="2025-12-22T12:49:00Z">
        <w:r w:rsidR="00F2301C" w:rsidRPr="00F2301C">
          <w:rPr>
            <w:rFonts w:ascii="Times New Roman" w:hAnsi="Times New Roman" w:cs="Times New Roman"/>
            <w:color w:val="EE0000"/>
            <w:sz w:val="22"/>
            <w:szCs w:val="22"/>
            <w:rPrChange w:id="663" w:author="帅 张" w:date="2025-12-22T20:49:00Z" w16du:dateUtc="2025-12-22T12:49:00Z">
              <w:rPr>
                <w:rFonts w:ascii="Times New Roman" w:hAnsi="Times New Roman" w:cs="Times New Roman"/>
                <w:strike/>
                <w:color w:val="EE0000"/>
                <w:sz w:val="22"/>
                <w:szCs w:val="22"/>
              </w:rPr>
            </w:rPrChange>
          </w:rPr>
          <w:t>Overall predictive performance of baseline and enhanced models for ten thermophysical properties</w:t>
        </w:r>
        <w:commentRangeStart w:id="664"/>
        <w:commentRangeEnd w:id="664"/>
        <w:r w:rsidR="00F2301C" w:rsidRPr="00F2301C">
          <w:rPr>
            <w:rStyle w:val="af9"/>
            <w:rFonts w:asciiTheme="minorHAnsi" w:eastAsiaTheme="minorEastAsia" w:hAnsiTheme="minorHAnsi" w:cstheme="minorBidi"/>
            <w:color w:val="EE0000"/>
            <w:kern w:val="2"/>
            <w14:ligatures w14:val="standardContextual"/>
            <w:rPrChange w:id="665" w:author="帅 张" w:date="2025-12-22T20:49:00Z" w16du:dateUtc="2025-12-22T12:49:00Z">
              <w:rPr>
                <w:rStyle w:val="af9"/>
                <w:rFonts w:asciiTheme="minorHAnsi" w:eastAsiaTheme="minorEastAsia" w:hAnsiTheme="minorHAnsi" w:cstheme="minorBidi"/>
                <w:strike/>
                <w:color w:val="EE0000"/>
                <w:kern w:val="2"/>
                <w14:ligatures w14:val="standardContextual"/>
              </w:rPr>
            </w:rPrChange>
          </w:rPr>
          <w:commentReference w:id="664"/>
        </w:r>
        <w:r w:rsidR="00F2301C" w:rsidRPr="00F2301C">
          <w:rPr>
            <w:rFonts w:ascii="Times New Roman" w:hAnsi="Times New Roman" w:cs="Times New Roman" w:hint="eastAsia"/>
            <w:color w:val="EE0000"/>
            <w:sz w:val="22"/>
            <w:szCs w:val="22"/>
            <w:rPrChange w:id="666" w:author="帅 张" w:date="2025-12-22T20:49:00Z" w16du:dateUtc="2025-12-22T12:49:00Z">
              <w:rPr>
                <w:rFonts w:ascii="Times New Roman" w:hAnsi="Times New Roman" w:cs="Times New Roman" w:hint="eastAsia"/>
                <w:strike/>
                <w:color w:val="EE0000"/>
                <w:sz w:val="22"/>
                <w:szCs w:val="22"/>
              </w:rPr>
            </w:rPrChange>
          </w:rPr>
          <w:t>.</w:t>
        </w:r>
      </w:ins>
      <w:ins w:id="667" w:author="帅 张" w:date="2025-12-22T20:48:00Z">
        <w:r w:rsidR="00F2301C" w:rsidRPr="00F2301C">
          <w:rPr>
            <w:rFonts w:ascii="Times New Roman" w:hAnsi="Times New Roman" w:cs="Times New Roman"/>
            <w:color w:val="EE0000"/>
            <w:sz w:val="22"/>
            <w:szCs w:val="22"/>
            <w:rPrChange w:id="668" w:author="帅 张" w:date="2025-12-22T20:48:00Z" w16du:dateUtc="2025-12-22T12:48:00Z">
              <w:rPr>
                <w:rFonts w:ascii="Times New Roman" w:hAnsi="Times New Roman" w:cs="Times New Roman"/>
                <w:strike/>
                <w:color w:val="EE0000"/>
                <w:sz w:val="22"/>
                <w:szCs w:val="22"/>
              </w:rPr>
            </w:rPrChange>
          </w:rPr>
          <w:t xml:space="preserve"> GC, ML, and QSPR represent the baseline models, "+" indicates the use of Strategy 1, and "++" indicates the use of Strategy 2.</w:t>
        </w:r>
      </w:ins>
    </w:p>
    <w:tbl>
      <w:tblPr>
        <w:tblStyle w:val="af7"/>
        <w:tblW w:w="0" w:type="auto"/>
        <w:tblLayout w:type="fixed"/>
        <w:tblLook w:val="04A0" w:firstRow="1" w:lastRow="0" w:firstColumn="1" w:lastColumn="0" w:noHBand="0" w:noVBand="1"/>
      </w:tblPr>
      <w:tblGrid>
        <w:gridCol w:w="1270"/>
        <w:gridCol w:w="647"/>
        <w:gridCol w:w="902"/>
        <w:gridCol w:w="862"/>
        <w:gridCol w:w="836"/>
        <w:gridCol w:w="902"/>
        <w:gridCol w:w="1097"/>
        <w:gridCol w:w="917"/>
        <w:gridCol w:w="863"/>
      </w:tblGrid>
      <w:tr w:rsidR="00502628" w:rsidRPr="00502628" w:rsidDel="002E7659" w14:paraId="2ABD6086" w14:textId="43421642" w:rsidTr="0057481C">
        <w:trPr>
          <w:trHeight w:val="449"/>
          <w:del w:id="669" w:author="帅 张" w:date="2025-12-22T20:39:00Z" w16du:dateUtc="2025-12-22T12:39:00Z"/>
        </w:trPr>
        <w:tc>
          <w:tcPr>
            <w:tcW w:w="8296" w:type="dxa"/>
            <w:gridSpan w:val="9"/>
            <w:tcBorders>
              <w:left w:val="nil"/>
              <w:bottom w:val="single" w:sz="4" w:space="0" w:color="auto"/>
              <w:right w:val="nil"/>
            </w:tcBorders>
          </w:tcPr>
          <w:p w14:paraId="4B58DA59" w14:textId="3401C728" w:rsidR="00502628" w:rsidRPr="00502628" w:rsidDel="002E7659" w:rsidRDefault="00502628" w:rsidP="006E2693">
            <w:pPr>
              <w:jc w:val="both"/>
              <w:rPr>
                <w:del w:id="670" w:author="帅 张" w:date="2025-12-22T20:39:00Z" w16du:dateUtc="2025-12-22T12:39:00Z"/>
                <w:rFonts w:ascii="Times New Roman" w:hAnsi="Times New Roman" w:cs="Times New Roman"/>
                <w:sz w:val="22"/>
                <w:szCs w:val="22"/>
              </w:rPr>
            </w:pPr>
            <w:commentRangeStart w:id="671"/>
            <w:del w:id="672" w:author="帅 张" w:date="2025-12-22T20:39:00Z" w16du:dateUtc="2025-12-22T12:39:00Z">
              <w:r w:rsidRPr="00502628" w:rsidDel="002E7659">
                <w:rPr>
                  <w:rFonts w:ascii="Times New Roman" w:hAnsi="Times New Roman" w:cs="Times New Roman" w:hint="eastAsia"/>
                  <w:sz w:val="22"/>
                  <w:szCs w:val="22"/>
                </w:rPr>
                <w:delText xml:space="preserve">Table.3  </w:delText>
              </w:r>
              <w:r w:rsidR="006E2693" w:rsidRPr="006E2693" w:rsidDel="002E7659">
                <w:rPr>
                  <w:rFonts w:ascii="Times New Roman" w:hAnsi="Times New Roman" w:cs="Times New Roman"/>
                  <w:sz w:val="22"/>
                  <w:szCs w:val="22"/>
                </w:rPr>
                <w:delText>Overall predictive performance of baseline and enhanced models for ten thermophysical properties</w:delText>
              </w:r>
              <w:commentRangeEnd w:id="671"/>
              <w:r w:rsidR="00A33E3D" w:rsidDel="002E7659">
                <w:rPr>
                  <w:rStyle w:val="af9"/>
                  <w:rFonts w:asciiTheme="minorHAnsi" w:eastAsiaTheme="minorEastAsia" w:hAnsiTheme="minorHAnsi" w:cstheme="minorBidi"/>
                  <w:kern w:val="2"/>
                  <w14:ligatures w14:val="standardContextual"/>
                </w:rPr>
                <w:commentReference w:id="671"/>
              </w:r>
            </w:del>
          </w:p>
        </w:tc>
      </w:tr>
      <w:tr w:rsidR="00827D2B" w14:paraId="45BCF38E" w14:textId="77777777" w:rsidTr="00363343">
        <w:trPr>
          <w:trHeight w:val="449"/>
        </w:trPr>
        <w:tc>
          <w:tcPr>
            <w:tcW w:w="1270" w:type="dxa"/>
            <w:tcBorders>
              <w:left w:val="nil"/>
              <w:bottom w:val="single" w:sz="4" w:space="0" w:color="auto"/>
              <w:right w:val="nil"/>
            </w:tcBorders>
          </w:tcPr>
          <w:p w14:paraId="69F80A64" w14:textId="77777777" w:rsidR="00827D2B" w:rsidRPr="00801EA0" w:rsidRDefault="00827D2B" w:rsidP="00363343">
            <w:pPr>
              <w:jc w:val="both"/>
              <w:rPr>
                <w:rFonts w:ascii="Times New Roman" w:hAnsi="Times New Roman" w:cs="Times New Roman"/>
                <w:sz w:val="22"/>
                <w:szCs w:val="21"/>
              </w:rPr>
            </w:pPr>
            <w:commentRangeStart w:id="673"/>
            <w:r w:rsidRPr="00801EA0">
              <w:rPr>
                <w:rFonts w:ascii="Times New Roman" w:hAnsi="Times New Roman" w:cs="Times New Roman"/>
                <w:b/>
                <w:bCs/>
                <w:sz w:val="22"/>
                <w:szCs w:val="21"/>
              </w:rPr>
              <w:t>Properties</w:t>
            </w:r>
          </w:p>
        </w:tc>
        <w:tc>
          <w:tcPr>
            <w:tcW w:w="647" w:type="dxa"/>
            <w:tcBorders>
              <w:left w:val="nil"/>
              <w:bottom w:val="single" w:sz="4" w:space="0" w:color="auto"/>
              <w:right w:val="nil"/>
            </w:tcBorders>
          </w:tcPr>
          <w:p w14:paraId="6BB38F2B" w14:textId="77777777" w:rsidR="00827D2B" w:rsidRDefault="00827D2B" w:rsidP="00363343">
            <w:pPr>
              <w:jc w:val="both"/>
              <w:rPr>
                <w:rFonts w:ascii="Times New Roman" w:hAnsi="Times New Roman" w:cs="Times New Roman"/>
                <w:szCs w:val="22"/>
              </w:rPr>
            </w:pPr>
          </w:p>
        </w:tc>
        <w:tc>
          <w:tcPr>
            <w:tcW w:w="902" w:type="dxa"/>
            <w:tcBorders>
              <w:left w:val="nil"/>
              <w:bottom w:val="single" w:sz="4" w:space="0" w:color="auto"/>
              <w:right w:val="nil"/>
            </w:tcBorders>
          </w:tcPr>
          <w:p w14:paraId="62885397"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GC</w:t>
            </w:r>
          </w:p>
        </w:tc>
        <w:tc>
          <w:tcPr>
            <w:tcW w:w="862" w:type="dxa"/>
            <w:tcBorders>
              <w:left w:val="nil"/>
              <w:bottom w:val="single" w:sz="4" w:space="0" w:color="auto"/>
              <w:right w:val="nil"/>
            </w:tcBorders>
          </w:tcPr>
          <w:p w14:paraId="22FBA225"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GC+</w:t>
            </w:r>
          </w:p>
        </w:tc>
        <w:tc>
          <w:tcPr>
            <w:tcW w:w="836" w:type="dxa"/>
            <w:tcBorders>
              <w:left w:val="nil"/>
              <w:bottom w:val="single" w:sz="4" w:space="0" w:color="auto"/>
              <w:right w:val="nil"/>
            </w:tcBorders>
          </w:tcPr>
          <w:p w14:paraId="2A883A90"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ML</w:t>
            </w:r>
          </w:p>
        </w:tc>
        <w:tc>
          <w:tcPr>
            <w:tcW w:w="902" w:type="dxa"/>
            <w:tcBorders>
              <w:left w:val="nil"/>
              <w:bottom w:val="single" w:sz="4" w:space="0" w:color="auto"/>
              <w:right w:val="nil"/>
            </w:tcBorders>
          </w:tcPr>
          <w:p w14:paraId="473B66FA"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ML+</w:t>
            </w:r>
          </w:p>
        </w:tc>
        <w:tc>
          <w:tcPr>
            <w:tcW w:w="1097" w:type="dxa"/>
            <w:tcBorders>
              <w:left w:val="nil"/>
              <w:bottom w:val="single" w:sz="4" w:space="0" w:color="auto"/>
              <w:right w:val="nil"/>
            </w:tcBorders>
          </w:tcPr>
          <w:p w14:paraId="4CEA554B"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ML++</w:t>
            </w:r>
          </w:p>
        </w:tc>
        <w:tc>
          <w:tcPr>
            <w:tcW w:w="917" w:type="dxa"/>
            <w:tcBorders>
              <w:left w:val="nil"/>
              <w:bottom w:val="single" w:sz="4" w:space="0" w:color="auto"/>
              <w:right w:val="nil"/>
            </w:tcBorders>
          </w:tcPr>
          <w:p w14:paraId="54D6FB3B"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QSPR</w:t>
            </w:r>
          </w:p>
        </w:tc>
        <w:tc>
          <w:tcPr>
            <w:tcW w:w="863" w:type="dxa"/>
            <w:tcBorders>
              <w:left w:val="nil"/>
              <w:bottom w:val="single" w:sz="4" w:space="0" w:color="auto"/>
              <w:right w:val="nil"/>
            </w:tcBorders>
          </w:tcPr>
          <w:p w14:paraId="5670F03B"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QSPR+</w:t>
            </w:r>
            <w:commentRangeEnd w:id="673"/>
            <w:r w:rsidR="00A33E3D">
              <w:rPr>
                <w:rStyle w:val="af9"/>
                <w:rFonts w:asciiTheme="minorHAnsi" w:eastAsiaTheme="minorEastAsia" w:hAnsiTheme="minorHAnsi" w:cstheme="minorBidi"/>
                <w:kern w:val="2"/>
                <w14:ligatures w14:val="standardContextual"/>
              </w:rPr>
              <w:commentReference w:id="673"/>
            </w:r>
          </w:p>
        </w:tc>
      </w:tr>
      <w:bookmarkStart w:id="674" w:name="_Hlk214978212"/>
      <w:tr w:rsidR="007B69B8" w14:paraId="3B1A4573" w14:textId="77777777" w:rsidTr="00801EA0">
        <w:trPr>
          <w:trHeight w:val="505"/>
        </w:trPr>
        <w:tc>
          <w:tcPr>
            <w:tcW w:w="1270" w:type="dxa"/>
            <w:vMerge w:val="restart"/>
            <w:tcBorders>
              <w:top w:val="single" w:sz="4" w:space="0" w:color="auto"/>
              <w:left w:val="nil"/>
              <w:bottom w:val="nil"/>
              <w:right w:val="nil"/>
            </w:tcBorders>
          </w:tcPr>
          <w:p w14:paraId="7CD86C8B" w14:textId="4D4C3D71" w:rsidR="007B69B8" w:rsidRPr="004D164A" w:rsidRDefault="00000000" w:rsidP="007B69B8">
            <w:pPr>
              <w:jc w:val="both"/>
              <w:rPr>
                <w:rFonts w:ascii="Times New Roman" w:hAnsi="Times New Roman" w:cs="Times New Roman"/>
                <w:sz w:val="20"/>
                <w:szCs w:val="20"/>
              </w:rPr>
            </w:pPr>
            <m:oMathPara>
              <m:oMath>
                <m:sSub>
                  <m:sSubPr>
                    <m:ctrlPr>
                      <w:rPr>
                        <w:rFonts w:ascii="Cambria Math" w:hAnsi="Cambria Math" w:cs="Times New Roman"/>
                        <w:sz w:val="22"/>
                        <w:szCs w:val="22"/>
                      </w:rPr>
                    </m:ctrlPr>
                  </m:sSubPr>
                  <m:e>
                    <m:r>
                      <w:rPr>
                        <w:rFonts w:ascii="Cambria Math" w:hAnsi="Cambria Math" w:cs="Times New Roman"/>
                        <w:sz w:val="22"/>
                        <w:szCs w:val="22"/>
                      </w:rPr>
                      <m:t>C</m:t>
                    </m:r>
                  </m:e>
                  <m:sub>
                    <m:r>
                      <w:rPr>
                        <w:rFonts w:ascii="Cambria Math" w:hAnsi="Cambria Math" w:cs="Times New Roman"/>
                        <w:sz w:val="22"/>
                        <w:szCs w:val="22"/>
                      </w:rPr>
                      <m:t>p</m:t>
                    </m:r>
                  </m:sub>
                </m:sSub>
              </m:oMath>
            </m:oMathPara>
          </w:p>
        </w:tc>
        <w:tc>
          <w:tcPr>
            <w:tcW w:w="647" w:type="dxa"/>
            <w:tcBorders>
              <w:top w:val="single" w:sz="4" w:space="0" w:color="auto"/>
              <w:left w:val="nil"/>
              <w:bottom w:val="nil"/>
              <w:right w:val="nil"/>
            </w:tcBorders>
          </w:tcPr>
          <w:p w14:paraId="15C90829" w14:textId="34EAAD9E" w:rsidR="007B69B8" w:rsidRDefault="00000000" w:rsidP="007B69B8">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single" w:sz="8" w:space="0" w:color="FFFFFF"/>
              <w:left w:val="single" w:sz="8" w:space="0" w:color="FFFFFF"/>
              <w:bottom w:val="single" w:sz="24" w:space="0" w:color="FFFFFF"/>
              <w:right w:val="single" w:sz="8" w:space="0" w:color="FFFFFF"/>
            </w:tcBorders>
            <w:shd w:val="clear" w:color="auto" w:fill="C5E0B4"/>
          </w:tcPr>
          <w:p w14:paraId="5C4AC384" w14:textId="00DDFC9C"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0.9918 </w:t>
            </w:r>
          </w:p>
        </w:tc>
        <w:tc>
          <w:tcPr>
            <w:tcW w:w="862" w:type="dxa"/>
            <w:tcBorders>
              <w:top w:val="single" w:sz="8" w:space="0" w:color="FFFFFF"/>
              <w:left w:val="single" w:sz="8" w:space="0" w:color="FFFFFF"/>
              <w:bottom w:val="single" w:sz="24" w:space="0" w:color="FFFFFF"/>
              <w:right w:val="single" w:sz="8" w:space="0" w:color="FFFFFF"/>
            </w:tcBorders>
            <w:shd w:val="clear" w:color="auto" w:fill="548235"/>
          </w:tcPr>
          <w:p w14:paraId="3B3B88C1" w14:textId="5F309701"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0.9924</w:t>
            </w:r>
          </w:p>
        </w:tc>
        <w:tc>
          <w:tcPr>
            <w:tcW w:w="836" w:type="dxa"/>
            <w:tcBorders>
              <w:top w:val="single" w:sz="8" w:space="0" w:color="FFFFFF"/>
              <w:left w:val="single" w:sz="8" w:space="0" w:color="FFFFFF"/>
              <w:bottom w:val="single" w:sz="24" w:space="0" w:color="FFFFFF"/>
              <w:right w:val="single" w:sz="8" w:space="0" w:color="FFFFFF"/>
            </w:tcBorders>
            <w:shd w:val="clear" w:color="auto" w:fill="D9F3CA"/>
          </w:tcPr>
          <w:p w14:paraId="75FA19DE" w14:textId="661DF341"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0.9986 </w:t>
            </w:r>
          </w:p>
        </w:tc>
        <w:tc>
          <w:tcPr>
            <w:tcW w:w="902" w:type="dxa"/>
            <w:tcBorders>
              <w:top w:val="single" w:sz="8" w:space="0" w:color="FFFFFF"/>
              <w:left w:val="single" w:sz="8" w:space="0" w:color="FFFFFF"/>
              <w:bottom w:val="single" w:sz="24" w:space="0" w:color="FFFFFF"/>
              <w:right w:val="nil"/>
            </w:tcBorders>
            <w:shd w:val="clear" w:color="auto" w:fill="548235"/>
          </w:tcPr>
          <w:p w14:paraId="16BF5DFA" w14:textId="2609ED84"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0.9988</w:t>
            </w:r>
          </w:p>
        </w:tc>
        <w:tc>
          <w:tcPr>
            <w:tcW w:w="1097" w:type="dxa"/>
            <w:tcBorders>
              <w:top w:val="nil"/>
              <w:left w:val="nil"/>
              <w:bottom w:val="nil"/>
              <w:right w:val="nil"/>
            </w:tcBorders>
            <w:shd w:val="clear" w:color="auto" w:fill="FFFFFF"/>
          </w:tcPr>
          <w:p w14:paraId="4684EAE7" w14:textId="65E99FD1"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0.9981</w:t>
            </w:r>
          </w:p>
        </w:tc>
        <w:tc>
          <w:tcPr>
            <w:tcW w:w="917" w:type="dxa"/>
            <w:tcBorders>
              <w:top w:val="single" w:sz="8" w:space="0" w:color="FFFFFF"/>
              <w:left w:val="nil"/>
              <w:bottom w:val="single" w:sz="24" w:space="0" w:color="FFFFFF"/>
              <w:right w:val="single" w:sz="8" w:space="0" w:color="FFFFFF"/>
            </w:tcBorders>
            <w:shd w:val="clear" w:color="auto" w:fill="C5E0B4"/>
          </w:tcPr>
          <w:p w14:paraId="74348AC3" w14:textId="4EA4FDFA"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0.9994</w:t>
            </w:r>
          </w:p>
        </w:tc>
        <w:tc>
          <w:tcPr>
            <w:tcW w:w="863" w:type="dxa"/>
            <w:tcBorders>
              <w:top w:val="single" w:sz="8" w:space="0" w:color="FFFFFF"/>
              <w:left w:val="single" w:sz="8" w:space="0" w:color="FFFFFF"/>
              <w:bottom w:val="single" w:sz="24" w:space="0" w:color="FFFFFF"/>
              <w:right w:val="single" w:sz="8" w:space="0" w:color="FFFFFF"/>
            </w:tcBorders>
            <w:shd w:val="clear" w:color="auto" w:fill="548235"/>
          </w:tcPr>
          <w:p w14:paraId="1EBC5BCB" w14:textId="2AB02CA0"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0.9994</w:t>
            </w:r>
          </w:p>
        </w:tc>
      </w:tr>
      <w:tr w:rsidR="007B69B8" w14:paraId="685B8FDB" w14:textId="77777777" w:rsidTr="00801EA0">
        <w:trPr>
          <w:trHeight w:val="441"/>
        </w:trPr>
        <w:tc>
          <w:tcPr>
            <w:tcW w:w="1270" w:type="dxa"/>
            <w:vMerge/>
            <w:tcBorders>
              <w:top w:val="nil"/>
              <w:left w:val="nil"/>
              <w:bottom w:val="nil"/>
              <w:right w:val="nil"/>
            </w:tcBorders>
          </w:tcPr>
          <w:p w14:paraId="79E72A49" w14:textId="77777777" w:rsidR="007B69B8" w:rsidRPr="004D164A" w:rsidRDefault="007B69B8" w:rsidP="007B69B8">
            <w:pPr>
              <w:jc w:val="both"/>
              <w:rPr>
                <w:rFonts w:ascii="Times New Roman" w:hAnsi="Times New Roman" w:cs="Times New Roman"/>
                <w:sz w:val="20"/>
                <w:szCs w:val="20"/>
              </w:rPr>
            </w:pPr>
          </w:p>
        </w:tc>
        <w:tc>
          <w:tcPr>
            <w:tcW w:w="647" w:type="dxa"/>
            <w:tcBorders>
              <w:top w:val="nil"/>
              <w:left w:val="nil"/>
              <w:bottom w:val="nil"/>
              <w:right w:val="nil"/>
            </w:tcBorders>
          </w:tcPr>
          <w:p w14:paraId="344E26BC" w14:textId="414399A8" w:rsidR="007B69B8" w:rsidRDefault="007B69B8" w:rsidP="007B69B8">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single" w:sz="24" w:space="0" w:color="FFFFFF"/>
              <w:left w:val="single" w:sz="8" w:space="0" w:color="FFFFFF"/>
              <w:bottom w:val="single" w:sz="8" w:space="0" w:color="FFFFFF"/>
              <w:right w:val="single" w:sz="8" w:space="0" w:color="FFFFFF"/>
            </w:tcBorders>
            <w:shd w:val="clear" w:color="auto" w:fill="C5E0B4"/>
          </w:tcPr>
          <w:p w14:paraId="3530C9A6" w14:textId="43ACB092"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16.08</w:t>
            </w:r>
          </w:p>
        </w:tc>
        <w:tc>
          <w:tcPr>
            <w:tcW w:w="862" w:type="dxa"/>
            <w:tcBorders>
              <w:top w:val="single" w:sz="24" w:space="0" w:color="FFFFFF"/>
              <w:left w:val="single" w:sz="8" w:space="0" w:color="FFFFFF"/>
              <w:bottom w:val="single" w:sz="8" w:space="0" w:color="FFFFFF"/>
              <w:right w:val="single" w:sz="8" w:space="0" w:color="FFFFFF"/>
            </w:tcBorders>
            <w:shd w:val="clear" w:color="auto" w:fill="548235"/>
          </w:tcPr>
          <w:p w14:paraId="2BB4A67E" w14:textId="52FE9E9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14.89</w:t>
            </w:r>
          </w:p>
        </w:tc>
        <w:tc>
          <w:tcPr>
            <w:tcW w:w="836" w:type="dxa"/>
            <w:tcBorders>
              <w:top w:val="single" w:sz="24" w:space="0" w:color="FFFFFF"/>
              <w:left w:val="single" w:sz="8" w:space="0" w:color="FFFFFF"/>
              <w:bottom w:val="single" w:sz="8" w:space="0" w:color="FFFFFF"/>
              <w:right w:val="single" w:sz="8" w:space="0" w:color="FFFFFF"/>
            </w:tcBorders>
            <w:shd w:val="clear" w:color="auto" w:fill="D9F3CA"/>
          </w:tcPr>
          <w:p w14:paraId="4C640AA9" w14:textId="0D16E09F"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2.78</w:t>
            </w:r>
          </w:p>
        </w:tc>
        <w:tc>
          <w:tcPr>
            <w:tcW w:w="902" w:type="dxa"/>
            <w:tcBorders>
              <w:top w:val="single" w:sz="24" w:space="0" w:color="FFFFFF"/>
              <w:left w:val="single" w:sz="8" w:space="0" w:color="FFFFFF"/>
              <w:bottom w:val="single" w:sz="8" w:space="0" w:color="FFFFFF"/>
              <w:right w:val="nil"/>
            </w:tcBorders>
            <w:shd w:val="clear" w:color="auto" w:fill="548235"/>
          </w:tcPr>
          <w:p w14:paraId="34F9DBE6" w14:textId="41B3FE7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2.43</w:t>
            </w:r>
          </w:p>
        </w:tc>
        <w:tc>
          <w:tcPr>
            <w:tcW w:w="1097" w:type="dxa"/>
            <w:tcBorders>
              <w:top w:val="nil"/>
              <w:left w:val="nil"/>
              <w:bottom w:val="nil"/>
              <w:right w:val="nil"/>
            </w:tcBorders>
            <w:shd w:val="clear" w:color="auto" w:fill="FFFFFF"/>
          </w:tcPr>
          <w:p w14:paraId="7075CC9C" w14:textId="3135F8BE"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3.66</w:t>
            </w:r>
          </w:p>
        </w:tc>
        <w:tc>
          <w:tcPr>
            <w:tcW w:w="917" w:type="dxa"/>
            <w:tcBorders>
              <w:top w:val="single" w:sz="24" w:space="0" w:color="FFFFFF"/>
              <w:left w:val="nil"/>
              <w:bottom w:val="single" w:sz="8" w:space="0" w:color="FFFFFF"/>
              <w:right w:val="single" w:sz="8" w:space="0" w:color="FFFFFF"/>
            </w:tcBorders>
            <w:shd w:val="clear" w:color="auto" w:fill="C5E0B4"/>
          </w:tcPr>
          <w:p w14:paraId="72377681" w14:textId="7E945EDF"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1.19</w:t>
            </w:r>
          </w:p>
        </w:tc>
        <w:tc>
          <w:tcPr>
            <w:tcW w:w="863" w:type="dxa"/>
            <w:tcBorders>
              <w:top w:val="single" w:sz="24" w:space="0" w:color="FFFFFF"/>
              <w:left w:val="single" w:sz="8" w:space="0" w:color="FFFFFF"/>
              <w:bottom w:val="single" w:sz="8" w:space="0" w:color="FFFFFF"/>
              <w:right w:val="single" w:sz="8" w:space="0" w:color="FFFFFF"/>
            </w:tcBorders>
            <w:shd w:val="clear" w:color="auto" w:fill="548235"/>
          </w:tcPr>
          <w:p w14:paraId="54CA1A30" w14:textId="1D0886A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1.14</w:t>
            </w:r>
          </w:p>
        </w:tc>
      </w:tr>
      <w:tr w:rsidR="007B69B8" w14:paraId="6030A7D7" w14:textId="77777777" w:rsidTr="00801EA0">
        <w:trPr>
          <w:trHeight w:val="431"/>
        </w:trPr>
        <w:tc>
          <w:tcPr>
            <w:tcW w:w="1270" w:type="dxa"/>
            <w:vMerge w:val="restart"/>
            <w:tcBorders>
              <w:top w:val="nil"/>
              <w:left w:val="nil"/>
              <w:bottom w:val="nil"/>
              <w:right w:val="nil"/>
            </w:tcBorders>
          </w:tcPr>
          <w:p w14:paraId="1BAABE65" w14:textId="6B226F09" w:rsidR="007B69B8" w:rsidRPr="004D164A" w:rsidRDefault="00000000" w:rsidP="007B69B8">
            <w:pPr>
              <w:jc w:val="both"/>
              <w:rPr>
                <w:rFonts w:ascii="Times New Roman" w:hAnsi="Times New Roman" w:cs="Times New Roman"/>
                <w:sz w:val="20"/>
                <w:szCs w:val="20"/>
              </w:rPr>
            </w:pPr>
            <m:oMathPara>
              <m:oMath>
                <m:sSub>
                  <m:sSubPr>
                    <m:ctrlPr>
                      <w:rPr>
                        <w:rFonts w:ascii="Cambria Math" w:eastAsia="等线" w:hAnsi="Cambria Math" w:cs="Times New Roman"/>
                        <w:iCs/>
                        <w:sz w:val="22"/>
                      </w:rPr>
                    </m:ctrlPr>
                  </m:sSubPr>
                  <m:e>
                    <m:r>
                      <w:rPr>
                        <w:rFonts w:ascii="Cambria Math" w:eastAsia="等线" w:hAnsi="Cambria Math" w:cs="Times New Roman"/>
                        <w:sz w:val="22"/>
                      </w:rPr>
                      <m:t>P</m:t>
                    </m:r>
                  </m:e>
                  <m:sub>
                    <m:r>
                      <w:rPr>
                        <w:rFonts w:ascii="Cambria Math" w:eastAsia="等线" w:hAnsi="Cambria Math" w:cs="Times New Roman"/>
                        <w:sz w:val="22"/>
                      </w:rPr>
                      <m:t>vap</m:t>
                    </m:r>
                  </m:sub>
                </m:sSub>
              </m:oMath>
            </m:oMathPara>
          </w:p>
        </w:tc>
        <w:tc>
          <w:tcPr>
            <w:tcW w:w="647" w:type="dxa"/>
            <w:tcBorders>
              <w:top w:val="nil"/>
              <w:left w:val="nil"/>
              <w:bottom w:val="nil"/>
              <w:right w:val="nil"/>
            </w:tcBorders>
          </w:tcPr>
          <w:p w14:paraId="0056E982" w14:textId="1BC87465" w:rsidR="007B69B8" w:rsidRDefault="00000000" w:rsidP="007B69B8">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2148D846" w14:textId="230A9938"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0.9033</w:t>
            </w:r>
          </w:p>
        </w:tc>
        <w:tc>
          <w:tcPr>
            <w:tcW w:w="862" w:type="dxa"/>
            <w:tcBorders>
              <w:top w:val="single" w:sz="8" w:space="0" w:color="FFFFFF"/>
              <w:left w:val="single" w:sz="8" w:space="0" w:color="FFFFFF"/>
              <w:bottom w:val="single" w:sz="8" w:space="0" w:color="FFFFFF"/>
              <w:right w:val="single" w:sz="8" w:space="0" w:color="FFFFFF"/>
            </w:tcBorders>
            <w:shd w:val="clear" w:color="auto" w:fill="548235"/>
          </w:tcPr>
          <w:p w14:paraId="029DCA2E" w14:textId="68A4B103"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0.9194</w:t>
            </w: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7A61F2EA" w14:textId="1127BEB9"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0.9647</w:t>
            </w:r>
          </w:p>
        </w:tc>
        <w:tc>
          <w:tcPr>
            <w:tcW w:w="902" w:type="dxa"/>
            <w:tcBorders>
              <w:top w:val="single" w:sz="8" w:space="0" w:color="FFFFFF"/>
              <w:left w:val="single" w:sz="8" w:space="0" w:color="FFFFFF"/>
              <w:bottom w:val="single" w:sz="8" w:space="0" w:color="FFFFFF"/>
              <w:right w:val="single" w:sz="8" w:space="0" w:color="FFFFFF"/>
            </w:tcBorders>
            <w:shd w:val="clear" w:color="auto" w:fill="D9F3CA"/>
          </w:tcPr>
          <w:p w14:paraId="1AB101A9" w14:textId="3CCC71A2"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0.9715</w:t>
            </w:r>
          </w:p>
        </w:tc>
        <w:tc>
          <w:tcPr>
            <w:tcW w:w="1097" w:type="dxa"/>
            <w:tcBorders>
              <w:top w:val="nil"/>
              <w:left w:val="single" w:sz="8" w:space="0" w:color="FFFFFF"/>
              <w:bottom w:val="single" w:sz="8" w:space="0" w:color="FFFFFF"/>
              <w:right w:val="single" w:sz="8" w:space="0" w:color="FFFFFF"/>
            </w:tcBorders>
            <w:shd w:val="clear" w:color="auto" w:fill="548235"/>
          </w:tcPr>
          <w:p w14:paraId="1399642C" w14:textId="0A30370F"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0.9914</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7EA4B32A" w14:textId="76BD00CE"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0.9886</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0F7A4188" w14:textId="4BD4CE2E"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0.9901</w:t>
            </w:r>
          </w:p>
        </w:tc>
      </w:tr>
      <w:tr w:rsidR="007B69B8" w14:paraId="30C52FB6" w14:textId="77777777" w:rsidTr="00801EA0">
        <w:trPr>
          <w:trHeight w:val="275"/>
        </w:trPr>
        <w:tc>
          <w:tcPr>
            <w:tcW w:w="1270" w:type="dxa"/>
            <w:vMerge/>
            <w:tcBorders>
              <w:top w:val="nil"/>
              <w:left w:val="nil"/>
              <w:bottom w:val="nil"/>
              <w:right w:val="nil"/>
            </w:tcBorders>
          </w:tcPr>
          <w:p w14:paraId="45A3CE1A" w14:textId="77777777" w:rsidR="007B69B8" w:rsidRPr="004D164A" w:rsidRDefault="007B69B8" w:rsidP="007B69B8">
            <w:pPr>
              <w:jc w:val="both"/>
              <w:rPr>
                <w:rFonts w:ascii="Times New Roman" w:hAnsi="Times New Roman" w:cs="Times New Roman"/>
                <w:sz w:val="20"/>
                <w:szCs w:val="20"/>
              </w:rPr>
            </w:pPr>
          </w:p>
        </w:tc>
        <w:tc>
          <w:tcPr>
            <w:tcW w:w="647" w:type="dxa"/>
            <w:tcBorders>
              <w:top w:val="nil"/>
              <w:left w:val="nil"/>
              <w:bottom w:val="nil"/>
              <w:right w:val="nil"/>
            </w:tcBorders>
          </w:tcPr>
          <w:p w14:paraId="3826A3F9" w14:textId="73C6A994" w:rsidR="007B69B8" w:rsidRDefault="007B69B8" w:rsidP="007B69B8">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3D6D49D8" w14:textId="3DF6918E"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63.04</w:t>
            </w:r>
          </w:p>
        </w:tc>
        <w:tc>
          <w:tcPr>
            <w:tcW w:w="862" w:type="dxa"/>
            <w:tcBorders>
              <w:top w:val="single" w:sz="8" w:space="0" w:color="FFFFFF"/>
              <w:left w:val="single" w:sz="8" w:space="0" w:color="FFFFFF"/>
              <w:bottom w:val="single" w:sz="8" w:space="0" w:color="FFFFFF"/>
              <w:right w:val="single" w:sz="8" w:space="0" w:color="FFFFFF"/>
            </w:tcBorders>
            <w:shd w:val="clear" w:color="auto" w:fill="548235"/>
          </w:tcPr>
          <w:p w14:paraId="24B6BAC3" w14:textId="373ABC12"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52.58</w:t>
            </w: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112795C5" w14:textId="634DBCF4"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23.04</w:t>
            </w:r>
          </w:p>
        </w:tc>
        <w:tc>
          <w:tcPr>
            <w:tcW w:w="902" w:type="dxa"/>
            <w:tcBorders>
              <w:top w:val="single" w:sz="8" w:space="0" w:color="FFFFFF"/>
              <w:left w:val="single" w:sz="8" w:space="0" w:color="FFFFFF"/>
              <w:bottom w:val="single" w:sz="8" w:space="0" w:color="FFFFFF"/>
              <w:right w:val="single" w:sz="8" w:space="0" w:color="FFFFFF"/>
            </w:tcBorders>
            <w:shd w:val="clear" w:color="auto" w:fill="D9F3CA"/>
          </w:tcPr>
          <w:p w14:paraId="36A9729F" w14:textId="3856C23F"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18.55</w:t>
            </w:r>
          </w:p>
        </w:tc>
        <w:tc>
          <w:tcPr>
            <w:tcW w:w="1097" w:type="dxa"/>
            <w:tcBorders>
              <w:top w:val="single" w:sz="8" w:space="0" w:color="FFFFFF"/>
              <w:left w:val="single" w:sz="8" w:space="0" w:color="FFFFFF"/>
              <w:bottom w:val="single" w:sz="8" w:space="0" w:color="FFFFFF"/>
              <w:right w:val="single" w:sz="8" w:space="0" w:color="FFFFFF"/>
            </w:tcBorders>
            <w:shd w:val="clear" w:color="auto" w:fill="548235"/>
          </w:tcPr>
          <w:p w14:paraId="1D9EFF40" w14:textId="7366AA0C"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5.59</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77B30AA5" w14:textId="44969348"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7.41</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2AAC5853" w14:textId="5F9D13FC"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6.43</w:t>
            </w:r>
          </w:p>
        </w:tc>
      </w:tr>
      <w:tr w:rsidR="007B69B8" w14:paraId="7F0EA084" w14:textId="77777777" w:rsidTr="00801EA0">
        <w:trPr>
          <w:trHeight w:val="395"/>
        </w:trPr>
        <w:tc>
          <w:tcPr>
            <w:tcW w:w="1270" w:type="dxa"/>
            <w:vMerge w:val="restart"/>
            <w:tcBorders>
              <w:top w:val="nil"/>
              <w:left w:val="nil"/>
              <w:bottom w:val="nil"/>
              <w:right w:val="nil"/>
            </w:tcBorders>
          </w:tcPr>
          <w:p w14:paraId="17C41E81" w14:textId="28149ACB" w:rsidR="007B69B8" w:rsidRPr="004D164A" w:rsidRDefault="00C84E78" w:rsidP="007B69B8">
            <w:pPr>
              <w:jc w:val="both"/>
              <w:rPr>
                <w:rFonts w:ascii="Times New Roman" w:hAnsi="Times New Roman" w:cs="Times New Roman"/>
                <w:sz w:val="20"/>
                <w:szCs w:val="20"/>
              </w:rPr>
            </w:pPr>
            <m:oMathPara>
              <m:oMath>
                <m:r>
                  <w:rPr>
                    <w:rFonts w:ascii="Cambria Math" w:eastAsia="等线" w:hAnsi="Cambria Math" w:cs="Times New Roman"/>
                    <w:sz w:val="22"/>
                  </w:rPr>
                  <m:t>ΔHvap</m:t>
                </m:r>
              </m:oMath>
            </m:oMathPara>
          </w:p>
        </w:tc>
        <w:tc>
          <w:tcPr>
            <w:tcW w:w="647" w:type="dxa"/>
            <w:tcBorders>
              <w:top w:val="nil"/>
              <w:left w:val="nil"/>
              <w:bottom w:val="nil"/>
              <w:right w:val="nil"/>
            </w:tcBorders>
          </w:tcPr>
          <w:p w14:paraId="59D2F5FB" w14:textId="41C0E315" w:rsidR="007B69B8" w:rsidRDefault="00000000" w:rsidP="007B69B8">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0D338417" w14:textId="398314F8"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0.9260</w:t>
            </w:r>
          </w:p>
        </w:tc>
        <w:tc>
          <w:tcPr>
            <w:tcW w:w="862" w:type="dxa"/>
            <w:tcBorders>
              <w:top w:val="single" w:sz="8" w:space="0" w:color="FFFFFF"/>
              <w:left w:val="single" w:sz="8" w:space="0" w:color="FFFFFF"/>
              <w:bottom w:val="single" w:sz="8" w:space="0" w:color="FFFFFF"/>
              <w:right w:val="single" w:sz="8" w:space="0" w:color="FFFFFF"/>
            </w:tcBorders>
            <w:shd w:val="clear" w:color="auto" w:fill="548235"/>
          </w:tcPr>
          <w:p w14:paraId="0C5F1B09" w14:textId="74C842E9"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0.9534</w:t>
            </w: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379CCFFB" w14:textId="41BBD629"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0.9893</w:t>
            </w:r>
          </w:p>
        </w:tc>
        <w:tc>
          <w:tcPr>
            <w:tcW w:w="902" w:type="dxa"/>
            <w:tcBorders>
              <w:top w:val="single" w:sz="8" w:space="0" w:color="FFFFFF"/>
              <w:left w:val="single" w:sz="8" w:space="0" w:color="FFFFFF"/>
              <w:bottom w:val="single" w:sz="8" w:space="0" w:color="FFFFFF"/>
              <w:right w:val="single" w:sz="8" w:space="0" w:color="FFFFFF"/>
            </w:tcBorders>
            <w:shd w:val="clear" w:color="auto" w:fill="548235"/>
          </w:tcPr>
          <w:p w14:paraId="15E3B45E" w14:textId="5E13C3ED"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0.9950</w:t>
            </w:r>
          </w:p>
        </w:tc>
        <w:tc>
          <w:tcPr>
            <w:tcW w:w="1097" w:type="dxa"/>
            <w:tcBorders>
              <w:top w:val="single" w:sz="8" w:space="0" w:color="FFFFFF"/>
              <w:left w:val="single" w:sz="8" w:space="0" w:color="FFFFFF"/>
              <w:bottom w:val="single" w:sz="8" w:space="0" w:color="FFFFFF"/>
              <w:right w:val="single" w:sz="8" w:space="0" w:color="FFFFFF"/>
            </w:tcBorders>
            <w:shd w:val="clear" w:color="auto" w:fill="C5E0B4"/>
          </w:tcPr>
          <w:p w14:paraId="5B8B2801" w14:textId="37503D8E"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0.9941</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048A8E80" w14:textId="1C563DFD"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0.9929</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528979B3" w14:textId="3394DEBD"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0.9961</w:t>
            </w:r>
          </w:p>
        </w:tc>
      </w:tr>
      <w:tr w:rsidR="007B69B8" w14:paraId="348CD3B4" w14:textId="77777777" w:rsidTr="00801EA0">
        <w:trPr>
          <w:trHeight w:val="319"/>
        </w:trPr>
        <w:tc>
          <w:tcPr>
            <w:tcW w:w="1270" w:type="dxa"/>
            <w:vMerge/>
            <w:tcBorders>
              <w:top w:val="nil"/>
              <w:left w:val="nil"/>
              <w:bottom w:val="nil"/>
              <w:right w:val="nil"/>
            </w:tcBorders>
          </w:tcPr>
          <w:p w14:paraId="6F30D5A5" w14:textId="77777777" w:rsidR="007B69B8" w:rsidRPr="004D164A" w:rsidRDefault="007B69B8" w:rsidP="007B69B8">
            <w:pPr>
              <w:jc w:val="both"/>
              <w:rPr>
                <w:rFonts w:ascii="Times New Roman" w:hAnsi="Times New Roman" w:cs="Times New Roman"/>
                <w:sz w:val="20"/>
                <w:szCs w:val="20"/>
              </w:rPr>
            </w:pPr>
          </w:p>
        </w:tc>
        <w:tc>
          <w:tcPr>
            <w:tcW w:w="647" w:type="dxa"/>
            <w:tcBorders>
              <w:top w:val="nil"/>
              <w:left w:val="nil"/>
              <w:bottom w:val="nil"/>
              <w:right w:val="nil"/>
            </w:tcBorders>
          </w:tcPr>
          <w:p w14:paraId="3F811826" w14:textId="33141F50" w:rsidR="007B69B8" w:rsidRDefault="007B69B8" w:rsidP="007B69B8">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5688315C" w14:textId="7131CB9A"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64.55</w:t>
            </w:r>
          </w:p>
        </w:tc>
        <w:tc>
          <w:tcPr>
            <w:tcW w:w="862" w:type="dxa"/>
            <w:tcBorders>
              <w:top w:val="single" w:sz="8" w:space="0" w:color="FFFFFF"/>
              <w:left w:val="single" w:sz="8" w:space="0" w:color="FFFFFF"/>
              <w:bottom w:val="single" w:sz="8" w:space="0" w:color="FFFFFF"/>
              <w:right w:val="single" w:sz="8" w:space="0" w:color="FFFFFF"/>
            </w:tcBorders>
            <w:shd w:val="clear" w:color="auto" w:fill="548235"/>
          </w:tcPr>
          <w:p w14:paraId="41DA822B" w14:textId="1E5CD612"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40.66</w:t>
            </w: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76C08D1A" w14:textId="6A8D4595"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9.37</w:t>
            </w:r>
          </w:p>
        </w:tc>
        <w:tc>
          <w:tcPr>
            <w:tcW w:w="902" w:type="dxa"/>
            <w:tcBorders>
              <w:top w:val="single" w:sz="8" w:space="0" w:color="FFFFFF"/>
              <w:left w:val="single" w:sz="8" w:space="0" w:color="FFFFFF"/>
              <w:bottom w:val="single" w:sz="8" w:space="0" w:color="FFFFFF"/>
              <w:right w:val="single" w:sz="8" w:space="0" w:color="FFFFFF"/>
            </w:tcBorders>
            <w:shd w:val="clear" w:color="auto" w:fill="548235"/>
          </w:tcPr>
          <w:p w14:paraId="53F20459" w14:textId="48B34530"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4.34</w:t>
            </w:r>
          </w:p>
        </w:tc>
        <w:tc>
          <w:tcPr>
            <w:tcW w:w="1097" w:type="dxa"/>
            <w:tcBorders>
              <w:top w:val="single" w:sz="8" w:space="0" w:color="FFFFFF"/>
              <w:left w:val="single" w:sz="8" w:space="0" w:color="FFFFFF"/>
              <w:bottom w:val="single" w:sz="8" w:space="0" w:color="FFFFFF"/>
              <w:right w:val="single" w:sz="8" w:space="0" w:color="FFFFFF"/>
            </w:tcBorders>
            <w:shd w:val="clear" w:color="auto" w:fill="C5E0B4"/>
          </w:tcPr>
          <w:p w14:paraId="069DA560" w14:textId="20721709"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5.14</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68DDFB96" w14:textId="53EA6A84"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6.15</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27098DAC" w14:textId="63053746"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3.40</w:t>
            </w:r>
          </w:p>
        </w:tc>
      </w:tr>
      <w:tr w:rsidR="007B69B8" w14:paraId="7EEF236A" w14:textId="77777777" w:rsidTr="00801EA0">
        <w:trPr>
          <w:trHeight w:val="297"/>
        </w:trPr>
        <w:tc>
          <w:tcPr>
            <w:tcW w:w="1270" w:type="dxa"/>
            <w:vMerge w:val="restart"/>
            <w:tcBorders>
              <w:top w:val="nil"/>
              <w:left w:val="nil"/>
              <w:bottom w:val="nil"/>
              <w:right w:val="nil"/>
            </w:tcBorders>
          </w:tcPr>
          <w:p w14:paraId="19A28087" w14:textId="0B4311D6" w:rsidR="007B69B8" w:rsidRPr="004D164A" w:rsidRDefault="00C84E78" w:rsidP="007B69B8">
            <w:pPr>
              <w:jc w:val="both"/>
              <w:rPr>
                <w:rFonts w:ascii="Times New Roman" w:hAnsi="Times New Roman" w:cs="Times New Roman"/>
                <w:sz w:val="20"/>
                <w:szCs w:val="20"/>
              </w:rPr>
            </w:pPr>
            <m:oMathPara>
              <m:oMath>
                <m:r>
                  <w:rPr>
                    <w:rFonts w:ascii="Cambria Math" w:eastAsia="等线" w:hAnsi="Cambria Math" w:cs="Times New Roman"/>
                    <w:sz w:val="22"/>
                  </w:rPr>
                  <m:t>V</m:t>
                </m:r>
              </m:oMath>
            </m:oMathPara>
          </w:p>
        </w:tc>
        <w:tc>
          <w:tcPr>
            <w:tcW w:w="647" w:type="dxa"/>
            <w:tcBorders>
              <w:top w:val="nil"/>
              <w:left w:val="nil"/>
              <w:bottom w:val="nil"/>
              <w:right w:val="nil"/>
            </w:tcBorders>
          </w:tcPr>
          <w:p w14:paraId="0A29703F" w14:textId="03B33F9B" w:rsidR="007B69B8" w:rsidRDefault="00000000" w:rsidP="007B69B8">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72C3D303"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5D8307C9"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24" w:space="0" w:color="FFFFFF"/>
              <w:right w:val="single" w:sz="8" w:space="0" w:color="FFFFFF"/>
            </w:tcBorders>
            <w:shd w:val="clear" w:color="auto" w:fill="FFFFFF"/>
          </w:tcPr>
          <w:p w14:paraId="06CE80DE" w14:textId="270FFB49"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0.9981</w:t>
            </w:r>
          </w:p>
        </w:tc>
        <w:tc>
          <w:tcPr>
            <w:tcW w:w="902" w:type="dxa"/>
            <w:tcBorders>
              <w:top w:val="single" w:sz="8" w:space="0" w:color="FFFFFF"/>
              <w:left w:val="single" w:sz="8" w:space="0" w:color="FFFFFF"/>
              <w:bottom w:val="single" w:sz="24" w:space="0" w:color="FFFFFF"/>
              <w:right w:val="single" w:sz="8" w:space="0" w:color="FFFFFF"/>
            </w:tcBorders>
            <w:shd w:val="clear" w:color="auto" w:fill="548235"/>
          </w:tcPr>
          <w:p w14:paraId="3B3265C4" w14:textId="2B27F05E"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0.9988</w:t>
            </w:r>
          </w:p>
        </w:tc>
        <w:tc>
          <w:tcPr>
            <w:tcW w:w="1097" w:type="dxa"/>
            <w:tcBorders>
              <w:top w:val="single" w:sz="8" w:space="0" w:color="FFFFFF"/>
              <w:left w:val="single" w:sz="8" w:space="0" w:color="FFFFFF"/>
              <w:bottom w:val="single" w:sz="24" w:space="0" w:color="FFFFFF"/>
              <w:right w:val="single" w:sz="8" w:space="0" w:color="FFFFFF"/>
            </w:tcBorders>
            <w:shd w:val="clear" w:color="auto" w:fill="C5E0B4"/>
          </w:tcPr>
          <w:p w14:paraId="1776F4FC" w14:textId="61F29F3A"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0.998</w:t>
            </w:r>
            <w:r>
              <w:rPr>
                <w:rFonts w:ascii="Times New Roman" w:hAnsi="Times New Roman" w:hint="eastAsia"/>
                <w:b/>
                <w:bCs/>
                <w:color w:val="000000"/>
                <w:kern w:val="2"/>
                <w:sz w:val="22"/>
                <w:szCs w:val="22"/>
              </w:rPr>
              <w:t>5</w:t>
            </w:r>
          </w:p>
        </w:tc>
        <w:tc>
          <w:tcPr>
            <w:tcW w:w="917" w:type="dxa"/>
            <w:tcBorders>
              <w:top w:val="single" w:sz="8" w:space="0" w:color="FFFFFF"/>
              <w:left w:val="single" w:sz="8" w:space="0" w:color="FFFFFF"/>
              <w:bottom w:val="single" w:sz="24" w:space="0" w:color="FFFFFF"/>
              <w:right w:val="single" w:sz="8" w:space="0" w:color="FFFFFF"/>
            </w:tcBorders>
            <w:shd w:val="clear" w:color="auto" w:fill="C5E0B4"/>
          </w:tcPr>
          <w:p w14:paraId="49A126C9" w14:textId="33D36211"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0.9991</w:t>
            </w:r>
          </w:p>
        </w:tc>
        <w:tc>
          <w:tcPr>
            <w:tcW w:w="863" w:type="dxa"/>
            <w:tcBorders>
              <w:top w:val="single" w:sz="8" w:space="0" w:color="FFFFFF"/>
              <w:left w:val="single" w:sz="8" w:space="0" w:color="FFFFFF"/>
              <w:bottom w:val="single" w:sz="24" w:space="0" w:color="FFFFFF"/>
              <w:right w:val="single" w:sz="8" w:space="0" w:color="FFFFFF"/>
            </w:tcBorders>
            <w:shd w:val="clear" w:color="auto" w:fill="548235"/>
          </w:tcPr>
          <w:p w14:paraId="4659D28C" w14:textId="4F65F28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0.9992</w:t>
            </w:r>
          </w:p>
        </w:tc>
      </w:tr>
      <w:tr w:rsidR="007B69B8" w14:paraId="6164472D" w14:textId="77777777" w:rsidTr="00801EA0">
        <w:trPr>
          <w:trHeight w:val="346"/>
        </w:trPr>
        <w:tc>
          <w:tcPr>
            <w:tcW w:w="1270" w:type="dxa"/>
            <w:vMerge/>
            <w:tcBorders>
              <w:top w:val="nil"/>
              <w:left w:val="nil"/>
              <w:bottom w:val="nil"/>
              <w:right w:val="nil"/>
            </w:tcBorders>
          </w:tcPr>
          <w:p w14:paraId="372EA28D" w14:textId="77777777" w:rsidR="007B69B8" w:rsidRPr="004D164A" w:rsidRDefault="007B69B8" w:rsidP="007B69B8">
            <w:pPr>
              <w:jc w:val="both"/>
              <w:rPr>
                <w:rFonts w:ascii="Times New Roman" w:hAnsi="Times New Roman" w:cs="Times New Roman"/>
                <w:sz w:val="20"/>
                <w:szCs w:val="20"/>
              </w:rPr>
            </w:pPr>
          </w:p>
        </w:tc>
        <w:tc>
          <w:tcPr>
            <w:tcW w:w="647" w:type="dxa"/>
            <w:tcBorders>
              <w:top w:val="nil"/>
              <w:left w:val="nil"/>
              <w:bottom w:val="nil"/>
              <w:right w:val="nil"/>
            </w:tcBorders>
          </w:tcPr>
          <w:p w14:paraId="131EDD9B" w14:textId="086F3A2C" w:rsidR="007B69B8" w:rsidRDefault="007B69B8" w:rsidP="007B69B8">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222849BE"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7EA1CDF8"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24" w:space="0" w:color="FFFFFF"/>
              <w:left w:val="single" w:sz="8" w:space="0" w:color="FFFFFF"/>
              <w:bottom w:val="single" w:sz="8" w:space="0" w:color="FFFFFF"/>
              <w:right w:val="single" w:sz="8" w:space="0" w:color="FFFFFF"/>
            </w:tcBorders>
            <w:shd w:val="clear" w:color="auto" w:fill="FFFFFF"/>
          </w:tcPr>
          <w:p w14:paraId="20679C08" w14:textId="15160268"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89.56</w:t>
            </w:r>
          </w:p>
        </w:tc>
        <w:tc>
          <w:tcPr>
            <w:tcW w:w="902" w:type="dxa"/>
            <w:tcBorders>
              <w:top w:val="single" w:sz="24" w:space="0" w:color="FFFFFF"/>
              <w:left w:val="single" w:sz="8" w:space="0" w:color="FFFFFF"/>
              <w:bottom w:val="single" w:sz="8" w:space="0" w:color="FFFFFF"/>
              <w:right w:val="single" w:sz="8" w:space="0" w:color="FFFFFF"/>
            </w:tcBorders>
            <w:shd w:val="clear" w:color="auto" w:fill="548235"/>
          </w:tcPr>
          <w:p w14:paraId="41D998FA" w14:textId="08670FB3"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57.64</w:t>
            </w:r>
          </w:p>
        </w:tc>
        <w:tc>
          <w:tcPr>
            <w:tcW w:w="1097" w:type="dxa"/>
            <w:tcBorders>
              <w:top w:val="single" w:sz="24" w:space="0" w:color="FFFFFF"/>
              <w:left w:val="single" w:sz="8" w:space="0" w:color="FFFFFF"/>
              <w:bottom w:val="single" w:sz="8" w:space="0" w:color="FFFFFF"/>
              <w:right w:val="single" w:sz="8" w:space="0" w:color="FFFFFF"/>
            </w:tcBorders>
            <w:shd w:val="clear" w:color="auto" w:fill="C5E0B4"/>
          </w:tcPr>
          <w:p w14:paraId="53CE7FE4" w14:textId="74D1F72D"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73.67</w:t>
            </w:r>
          </w:p>
        </w:tc>
        <w:tc>
          <w:tcPr>
            <w:tcW w:w="917" w:type="dxa"/>
            <w:tcBorders>
              <w:top w:val="single" w:sz="24" w:space="0" w:color="FFFFFF"/>
              <w:left w:val="single" w:sz="8" w:space="0" w:color="FFFFFF"/>
              <w:bottom w:val="single" w:sz="8" w:space="0" w:color="FFFFFF"/>
              <w:right w:val="single" w:sz="8" w:space="0" w:color="FFFFFF"/>
            </w:tcBorders>
            <w:shd w:val="clear" w:color="auto" w:fill="C5E0B4"/>
          </w:tcPr>
          <w:p w14:paraId="340D3C33" w14:textId="36047F8C"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41.83</w:t>
            </w:r>
          </w:p>
        </w:tc>
        <w:tc>
          <w:tcPr>
            <w:tcW w:w="863" w:type="dxa"/>
            <w:tcBorders>
              <w:top w:val="single" w:sz="24" w:space="0" w:color="FFFFFF"/>
              <w:left w:val="single" w:sz="8" w:space="0" w:color="FFFFFF"/>
              <w:bottom w:val="single" w:sz="8" w:space="0" w:color="FFFFFF"/>
              <w:right w:val="single" w:sz="8" w:space="0" w:color="FFFFFF"/>
            </w:tcBorders>
            <w:shd w:val="clear" w:color="auto" w:fill="548235"/>
          </w:tcPr>
          <w:p w14:paraId="7ACB395B" w14:textId="659DDD9F"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37.78</w:t>
            </w:r>
          </w:p>
        </w:tc>
      </w:tr>
      <w:tr w:rsidR="007B69B8" w14:paraId="157B9E65" w14:textId="77777777" w:rsidTr="00801EA0">
        <w:trPr>
          <w:trHeight w:val="431"/>
        </w:trPr>
        <w:tc>
          <w:tcPr>
            <w:tcW w:w="1270" w:type="dxa"/>
            <w:vMerge w:val="restart"/>
            <w:tcBorders>
              <w:top w:val="nil"/>
              <w:left w:val="nil"/>
              <w:bottom w:val="nil"/>
              <w:right w:val="nil"/>
            </w:tcBorders>
          </w:tcPr>
          <w:p w14:paraId="5F0B7192" w14:textId="744C0CB4" w:rsidR="007B69B8" w:rsidRPr="004D164A" w:rsidRDefault="00C84E78" w:rsidP="007B69B8">
            <w:pPr>
              <w:jc w:val="both"/>
              <w:rPr>
                <w:rFonts w:ascii="Times New Roman" w:hAnsi="Times New Roman" w:cs="Times New Roman"/>
                <w:sz w:val="20"/>
                <w:szCs w:val="20"/>
              </w:rPr>
            </w:pPr>
            <m:oMathPara>
              <m:oMath>
                <m:r>
                  <w:rPr>
                    <w:rFonts w:ascii="Cambria Math" w:eastAsia="等线" w:hAnsi="Cambria Math" w:cs="Times New Roman"/>
                    <w:sz w:val="22"/>
                  </w:rPr>
                  <m:t>U</m:t>
                </m:r>
              </m:oMath>
            </m:oMathPara>
          </w:p>
        </w:tc>
        <w:tc>
          <w:tcPr>
            <w:tcW w:w="647" w:type="dxa"/>
            <w:tcBorders>
              <w:top w:val="nil"/>
              <w:left w:val="nil"/>
              <w:bottom w:val="nil"/>
              <w:right w:val="nil"/>
            </w:tcBorders>
          </w:tcPr>
          <w:p w14:paraId="5510E147" w14:textId="0BDC5E85" w:rsidR="007B69B8" w:rsidRDefault="00000000" w:rsidP="007B69B8">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039F4893"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10AFD279"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442A1FBC" w14:textId="24903D78"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0.9987</w:t>
            </w:r>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1F10367B" w14:textId="4C92E39C"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0.9989</w:t>
            </w:r>
          </w:p>
        </w:tc>
        <w:tc>
          <w:tcPr>
            <w:tcW w:w="1097" w:type="dxa"/>
            <w:tcBorders>
              <w:top w:val="single" w:sz="8" w:space="0" w:color="FFFFFF"/>
              <w:left w:val="single" w:sz="8" w:space="0" w:color="FFFFFF"/>
              <w:bottom w:val="single" w:sz="8" w:space="0" w:color="FFFFFF"/>
              <w:right w:val="single" w:sz="8" w:space="0" w:color="FFFFFF"/>
            </w:tcBorders>
            <w:shd w:val="clear" w:color="auto" w:fill="548235"/>
          </w:tcPr>
          <w:p w14:paraId="4C06D597" w14:textId="446F302B"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w:t>
            </w:r>
            <w:r>
              <w:rPr>
                <w:rFonts w:ascii="Times New Roman" w:hAnsi="Times New Roman" w:hint="eastAsia"/>
                <w:b/>
                <w:bCs/>
                <w:color w:val="000000"/>
                <w:kern w:val="2"/>
                <w:sz w:val="22"/>
                <w:szCs w:val="22"/>
              </w:rPr>
              <w:t>6</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3D3CD194" w14:textId="7897C32D"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0.9991</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6140FECB" w14:textId="7127823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0.9992</w:t>
            </w:r>
          </w:p>
        </w:tc>
      </w:tr>
      <w:tr w:rsidR="007B69B8" w14:paraId="7C3731E6" w14:textId="77777777" w:rsidTr="00801EA0">
        <w:trPr>
          <w:trHeight w:val="431"/>
        </w:trPr>
        <w:tc>
          <w:tcPr>
            <w:tcW w:w="1270" w:type="dxa"/>
            <w:vMerge/>
            <w:tcBorders>
              <w:top w:val="nil"/>
              <w:left w:val="nil"/>
              <w:bottom w:val="nil"/>
              <w:right w:val="nil"/>
            </w:tcBorders>
          </w:tcPr>
          <w:p w14:paraId="42784AB4" w14:textId="77777777" w:rsidR="007B69B8" w:rsidRPr="004D164A" w:rsidRDefault="007B69B8" w:rsidP="007B69B8">
            <w:pPr>
              <w:jc w:val="both"/>
              <w:rPr>
                <w:rFonts w:ascii="Times New Roman" w:hAnsi="Times New Roman" w:cs="Times New Roman"/>
                <w:sz w:val="20"/>
                <w:szCs w:val="20"/>
              </w:rPr>
            </w:pPr>
          </w:p>
        </w:tc>
        <w:tc>
          <w:tcPr>
            <w:tcW w:w="647" w:type="dxa"/>
            <w:tcBorders>
              <w:top w:val="nil"/>
              <w:left w:val="nil"/>
              <w:bottom w:val="nil"/>
              <w:right w:val="nil"/>
            </w:tcBorders>
          </w:tcPr>
          <w:p w14:paraId="1BD6B635" w14:textId="749922E9" w:rsidR="007B69B8" w:rsidRDefault="007B69B8" w:rsidP="007B69B8">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1718C86D"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2CCDC7C7"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6D75F063" w14:textId="13BB755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18.54</w:t>
            </w:r>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6093F0A9" w14:textId="199139BD"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15.68</w:t>
            </w:r>
          </w:p>
        </w:tc>
        <w:tc>
          <w:tcPr>
            <w:tcW w:w="1097" w:type="dxa"/>
            <w:tcBorders>
              <w:top w:val="single" w:sz="8" w:space="0" w:color="FFFFFF"/>
              <w:left w:val="single" w:sz="8" w:space="0" w:color="FFFFFF"/>
              <w:bottom w:val="single" w:sz="8" w:space="0" w:color="FFFFFF"/>
              <w:right w:val="single" w:sz="8" w:space="0" w:color="FFFFFF"/>
            </w:tcBorders>
            <w:shd w:val="clear" w:color="auto" w:fill="548235"/>
          </w:tcPr>
          <w:p w14:paraId="26847669" w14:textId="7360C4CD"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6.36</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42BF6D04" w14:textId="626ACEB4"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12.59</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44C6083F" w14:textId="3688AE53"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11.51</w:t>
            </w:r>
          </w:p>
        </w:tc>
      </w:tr>
      <w:tr w:rsidR="007B69B8" w14:paraId="3C66DA09" w14:textId="77777777" w:rsidTr="00801EA0">
        <w:trPr>
          <w:trHeight w:val="431"/>
        </w:trPr>
        <w:tc>
          <w:tcPr>
            <w:tcW w:w="1270" w:type="dxa"/>
            <w:vMerge w:val="restart"/>
            <w:tcBorders>
              <w:top w:val="nil"/>
              <w:left w:val="nil"/>
              <w:bottom w:val="nil"/>
              <w:right w:val="nil"/>
            </w:tcBorders>
          </w:tcPr>
          <w:p w14:paraId="5B5E2630" w14:textId="4AF4EF8A" w:rsidR="007B69B8" w:rsidRPr="004D164A" w:rsidRDefault="00C84E78" w:rsidP="007B69B8">
            <w:pPr>
              <w:jc w:val="both"/>
              <w:rPr>
                <w:rFonts w:ascii="Times New Roman" w:hAnsi="Times New Roman" w:cs="Times New Roman"/>
                <w:sz w:val="20"/>
                <w:szCs w:val="20"/>
              </w:rPr>
            </w:pPr>
            <m:oMathPara>
              <m:oMath>
                <m:r>
                  <w:rPr>
                    <w:rFonts w:ascii="Cambria Math" w:eastAsia="等线" w:hAnsi="Cambria Math" w:cs="Times New Roman"/>
                    <w:sz w:val="22"/>
                  </w:rPr>
                  <m:t>H</m:t>
                </m:r>
              </m:oMath>
            </m:oMathPara>
          </w:p>
        </w:tc>
        <w:tc>
          <w:tcPr>
            <w:tcW w:w="647" w:type="dxa"/>
            <w:tcBorders>
              <w:top w:val="nil"/>
              <w:left w:val="nil"/>
              <w:bottom w:val="nil"/>
              <w:right w:val="nil"/>
            </w:tcBorders>
          </w:tcPr>
          <w:p w14:paraId="45EBF6F3" w14:textId="716034B2" w:rsidR="007B69B8" w:rsidRDefault="00000000" w:rsidP="007B69B8">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086D9741"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6F505D52"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79190247" w14:textId="319669F5"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0.9991</w:t>
            </w:r>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4F7968C9" w14:textId="726BBA43"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0.9991</w:t>
            </w:r>
          </w:p>
        </w:tc>
        <w:tc>
          <w:tcPr>
            <w:tcW w:w="1097" w:type="dxa"/>
            <w:tcBorders>
              <w:top w:val="single" w:sz="8" w:space="0" w:color="FFFFFF"/>
              <w:left w:val="single" w:sz="8" w:space="0" w:color="FFFFFF"/>
              <w:bottom w:val="single" w:sz="8" w:space="0" w:color="FFFFFF"/>
              <w:right w:val="single" w:sz="8" w:space="0" w:color="FFFFFF"/>
            </w:tcBorders>
            <w:shd w:val="clear" w:color="auto" w:fill="548235"/>
          </w:tcPr>
          <w:p w14:paraId="7FB5BEC2" w14:textId="00093319"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w:t>
            </w:r>
            <w:r>
              <w:rPr>
                <w:rFonts w:ascii="Times New Roman" w:hAnsi="Times New Roman" w:hint="eastAsia"/>
                <w:b/>
                <w:bCs/>
                <w:color w:val="000000"/>
                <w:kern w:val="2"/>
                <w:sz w:val="22"/>
                <w:szCs w:val="22"/>
              </w:rPr>
              <w:t>6</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7A640D36" w14:textId="7BF9E4A6"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0.9991</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6B5BD0D1" w14:textId="3CC5B8B4"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0.9992</w:t>
            </w:r>
          </w:p>
        </w:tc>
      </w:tr>
      <w:tr w:rsidR="007B69B8" w14:paraId="46E6748D" w14:textId="77777777" w:rsidTr="00801EA0">
        <w:trPr>
          <w:trHeight w:val="431"/>
        </w:trPr>
        <w:tc>
          <w:tcPr>
            <w:tcW w:w="1270" w:type="dxa"/>
            <w:vMerge/>
            <w:tcBorders>
              <w:top w:val="nil"/>
              <w:left w:val="nil"/>
              <w:bottom w:val="nil"/>
              <w:right w:val="nil"/>
            </w:tcBorders>
          </w:tcPr>
          <w:p w14:paraId="50C76BB4" w14:textId="77777777" w:rsidR="007B69B8" w:rsidRPr="004D164A" w:rsidRDefault="007B69B8" w:rsidP="007B69B8">
            <w:pPr>
              <w:jc w:val="both"/>
              <w:rPr>
                <w:rFonts w:ascii="Times New Roman" w:hAnsi="Times New Roman" w:cs="Times New Roman"/>
                <w:sz w:val="20"/>
                <w:szCs w:val="20"/>
              </w:rPr>
            </w:pPr>
          </w:p>
        </w:tc>
        <w:tc>
          <w:tcPr>
            <w:tcW w:w="647" w:type="dxa"/>
            <w:tcBorders>
              <w:top w:val="nil"/>
              <w:left w:val="nil"/>
              <w:bottom w:val="nil"/>
              <w:right w:val="nil"/>
            </w:tcBorders>
          </w:tcPr>
          <w:p w14:paraId="0D7BA977" w14:textId="2F54F121" w:rsidR="007B69B8" w:rsidRDefault="007B69B8" w:rsidP="007B69B8">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5C21023C"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795FA6FD"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65962707" w14:textId="084BB75F"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13.62</w:t>
            </w:r>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4C641FC5" w14:textId="5BC6732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13.08</w:t>
            </w:r>
          </w:p>
        </w:tc>
        <w:tc>
          <w:tcPr>
            <w:tcW w:w="1097" w:type="dxa"/>
            <w:tcBorders>
              <w:top w:val="single" w:sz="8" w:space="0" w:color="FFFFFF"/>
              <w:left w:val="single" w:sz="8" w:space="0" w:color="FFFFFF"/>
              <w:bottom w:val="single" w:sz="8" w:space="0" w:color="FFFFFF"/>
              <w:right w:val="single" w:sz="8" w:space="0" w:color="FFFFFF"/>
            </w:tcBorders>
            <w:shd w:val="clear" w:color="auto" w:fill="548235"/>
          </w:tcPr>
          <w:p w14:paraId="38239572" w14:textId="673C8F7C"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6.18</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4828F7D4" w14:textId="19596C9A"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13.17</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66B84971" w14:textId="16A820A5"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11.00</w:t>
            </w:r>
          </w:p>
        </w:tc>
      </w:tr>
      <w:tr w:rsidR="007B69B8" w14:paraId="4BEAF064" w14:textId="77777777" w:rsidTr="00801EA0">
        <w:trPr>
          <w:trHeight w:val="431"/>
        </w:trPr>
        <w:tc>
          <w:tcPr>
            <w:tcW w:w="1270" w:type="dxa"/>
            <w:vMerge w:val="restart"/>
            <w:tcBorders>
              <w:top w:val="nil"/>
              <w:left w:val="nil"/>
              <w:bottom w:val="nil"/>
              <w:right w:val="nil"/>
            </w:tcBorders>
          </w:tcPr>
          <w:p w14:paraId="121232C5" w14:textId="4AF92578" w:rsidR="007B69B8" w:rsidRPr="004D164A" w:rsidRDefault="00C84E78" w:rsidP="007B69B8">
            <w:pPr>
              <w:jc w:val="both"/>
              <w:rPr>
                <w:rFonts w:ascii="Times New Roman" w:hAnsi="Times New Roman" w:cs="Times New Roman"/>
                <w:sz w:val="20"/>
                <w:szCs w:val="20"/>
              </w:rPr>
            </w:pPr>
            <m:oMathPara>
              <m:oMath>
                <m:r>
                  <w:rPr>
                    <w:rFonts w:ascii="Cambria Math" w:eastAsia="等线" w:hAnsi="Cambria Math" w:cs="Times New Roman"/>
                    <w:sz w:val="22"/>
                  </w:rPr>
                  <m:t>Ex</m:t>
                </m:r>
              </m:oMath>
            </m:oMathPara>
          </w:p>
        </w:tc>
        <w:tc>
          <w:tcPr>
            <w:tcW w:w="647" w:type="dxa"/>
            <w:tcBorders>
              <w:top w:val="nil"/>
              <w:left w:val="nil"/>
              <w:bottom w:val="nil"/>
              <w:right w:val="nil"/>
            </w:tcBorders>
          </w:tcPr>
          <w:p w14:paraId="5F327878" w14:textId="255A9880" w:rsidR="007B69B8" w:rsidRDefault="00000000" w:rsidP="007B69B8">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2E4489AF"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1662BC3E"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24" w:space="0" w:color="FFFFFF"/>
              <w:right w:val="single" w:sz="8" w:space="0" w:color="FFFFFF"/>
            </w:tcBorders>
            <w:shd w:val="clear" w:color="auto" w:fill="FFFFFF"/>
          </w:tcPr>
          <w:p w14:paraId="64DC5CCE" w14:textId="531F4A0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0.9962</w:t>
            </w:r>
          </w:p>
        </w:tc>
        <w:tc>
          <w:tcPr>
            <w:tcW w:w="902" w:type="dxa"/>
            <w:tcBorders>
              <w:top w:val="single" w:sz="8" w:space="0" w:color="FFFFFF"/>
              <w:left w:val="single" w:sz="8" w:space="0" w:color="FFFFFF"/>
              <w:bottom w:val="single" w:sz="24" w:space="0" w:color="FFFFFF"/>
              <w:right w:val="single" w:sz="8" w:space="0" w:color="FFFFFF"/>
            </w:tcBorders>
            <w:shd w:val="clear" w:color="auto" w:fill="548235"/>
          </w:tcPr>
          <w:p w14:paraId="74E13335" w14:textId="7267DBC9"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0.9991</w:t>
            </w:r>
          </w:p>
        </w:tc>
        <w:tc>
          <w:tcPr>
            <w:tcW w:w="1097" w:type="dxa"/>
            <w:tcBorders>
              <w:top w:val="single" w:sz="8" w:space="0" w:color="FFFFFF"/>
              <w:left w:val="single" w:sz="8" w:space="0" w:color="FFFFFF"/>
              <w:bottom w:val="single" w:sz="24" w:space="0" w:color="FFFFFF"/>
              <w:right w:val="single" w:sz="8" w:space="0" w:color="FFFFFF"/>
            </w:tcBorders>
            <w:shd w:val="clear" w:color="auto" w:fill="C5E0B4"/>
          </w:tcPr>
          <w:p w14:paraId="7E76796D" w14:textId="1567A7C8"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0.998</w:t>
            </w:r>
            <w:r>
              <w:rPr>
                <w:rFonts w:ascii="Times New Roman" w:hAnsi="Times New Roman" w:hint="eastAsia"/>
                <w:b/>
                <w:bCs/>
                <w:color w:val="000000"/>
                <w:kern w:val="2"/>
                <w:sz w:val="22"/>
                <w:szCs w:val="22"/>
              </w:rPr>
              <w:t>7</w:t>
            </w:r>
          </w:p>
        </w:tc>
        <w:tc>
          <w:tcPr>
            <w:tcW w:w="917" w:type="dxa"/>
            <w:tcBorders>
              <w:top w:val="single" w:sz="8" w:space="0" w:color="FFFFFF"/>
              <w:left w:val="single" w:sz="8" w:space="0" w:color="FFFFFF"/>
              <w:bottom w:val="single" w:sz="24" w:space="0" w:color="FFFFFF"/>
              <w:right w:val="single" w:sz="8" w:space="0" w:color="FFFFFF"/>
            </w:tcBorders>
            <w:shd w:val="clear" w:color="auto" w:fill="C5E0B4"/>
          </w:tcPr>
          <w:p w14:paraId="221D507F" w14:textId="449C5D93"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0.9992</w:t>
            </w:r>
          </w:p>
        </w:tc>
        <w:tc>
          <w:tcPr>
            <w:tcW w:w="863" w:type="dxa"/>
            <w:tcBorders>
              <w:top w:val="single" w:sz="8" w:space="0" w:color="FFFFFF"/>
              <w:left w:val="single" w:sz="8" w:space="0" w:color="FFFFFF"/>
              <w:bottom w:val="single" w:sz="24" w:space="0" w:color="FFFFFF"/>
              <w:right w:val="single" w:sz="8" w:space="0" w:color="FFFFFF"/>
            </w:tcBorders>
            <w:shd w:val="clear" w:color="auto" w:fill="548235"/>
          </w:tcPr>
          <w:p w14:paraId="59A5E264" w14:textId="3DBEB9E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0.9992</w:t>
            </w:r>
          </w:p>
        </w:tc>
      </w:tr>
      <w:tr w:rsidR="007B69B8" w14:paraId="3C63F241" w14:textId="77777777" w:rsidTr="00801EA0">
        <w:trPr>
          <w:trHeight w:val="431"/>
        </w:trPr>
        <w:tc>
          <w:tcPr>
            <w:tcW w:w="1270" w:type="dxa"/>
            <w:vMerge/>
            <w:tcBorders>
              <w:top w:val="nil"/>
              <w:left w:val="nil"/>
              <w:bottom w:val="nil"/>
              <w:right w:val="nil"/>
            </w:tcBorders>
          </w:tcPr>
          <w:p w14:paraId="0F1512E9" w14:textId="77777777" w:rsidR="007B69B8" w:rsidRPr="004D164A" w:rsidRDefault="007B69B8" w:rsidP="007B69B8">
            <w:pPr>
              <w:jc w:val="both"/>
              <w:rPr>
                <w:rFonts w:ascii="Times New Roman" w:hAnsi="Times New Roman" w:cs="Times New Roman"/>
                <w:sz w:val="20"/>
                <w:szCs w:val="20"/>
              </w:rPr>
            </w:pPr>
          </w:p>
        </w:tc>
        <w:tc>
          <w:tcPr>
            <w:tcW w:w="647" w:type="dxa"/>
            <w:tcBorders>
              <w:top w:val="nil"/>
              <w:left w:val="nil"/>
              <w:bottom w:val="nil"/>
              <w:right w:val="nil"/>
            </w:tcBorders>
          </w:tcPr>
          <w:p w14:paraId="36831B4F" w14:textId="4FA8DBF1" w:rsidR="007B69B8" w:rsidRDefault="007B69B8" w:rsidP="007B69B8">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5EBB750C"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588634E9"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24" w:space="0" w:color="FFFFFF"/>
              <w:left w:val="single" w:sz="8" w:space="0" w:color="FFFFFF"/>
              <w:bottom w:val="single" w:sz="8" w:space="0" w:color="FFFFFF"/>
              <w:right w:val="single" w:sz="8" w:space="0" w:color="FFFFFF"/>
            </w:tcBorders>
            <w:shd w:val="clear" w:color="auto" w:fill="FFFFFF"/>
          </w:tcPr>
          <w:p w14:paraId="2FA8A989" w14:textId="58EEA32A"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16.76</w:t>
            </w:r>
          </w:p>
        </w:tc>
        <w:tc>
          <w:tcPr>
            <w:tcW w:w="902" w:type="dxa"/>
            <w:tcBorders>
              <w:top w:val="single" w:sz="24" w:space="0" w:color="FFFFFF"/>
              <w:left w:val="single" w:sz="8" w:space="0" w:color="FFFFFF"/>
              <w:bottom w:val="single" w:sz="8" w:space="0" w:color="FFFFFF"/>
              <w:right w:val="single" w:sz="8" w:space="0" w:color="FFFFFF"/>
            </w:tcBorders>
            <w:shd w:val="clear" w:color="auto" w:fill="548235"/>
          </w:tcPr>
          <w:p w14:paraId="747CACE8" w14:textId="55F670B3"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3.99</w:t>
            </w:r>
          </w:p>
        </w:tc>
        <w:tc>
          <w:tcPr>
            <w:tcW w:w="1097" w:type="dxa"/>
            <w:tcBorders>
              <w:top w:val="single" w:sz="24" w:space="0" w:color="FFFFFF"/>
              <w:left w:val="single" w:sz="8" w:space="0" w:color="FFFFFF"/>
              <w:bottom w:val="single" w:sz="8" w:space="0" w:color="FFFFFF"/>
              <w:right w:val="single" w:sz="8" w:space="0" w:color="FFFFFF"/>
            </w:tcBorders>
            <w:shd w:val="clear" w:color="auto" w:fill="C5E0B4"/>
          </w:tcPr>
          <w:p w14:paraId="6E022CB3" w14:textId="6A4E7930"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5.90</w:t>
            </w:r>
          </w:p>
        </w:tc>
        <w:tc>
          <w:tcPr>
            <w:tcW w:w="917" w:type="dxa"/>
            <w:tcBorders>
              <w:top w:val="single" w:sz="24" w:space="0" w:color="FFFFFF"/>
              <w:left w:val="single" w:sz="8" w:space="0" w:color="FFFFFF"/>
              <w:bottom w:val="single" w:sz="8" w:space="0" w:color="FFFFFF"/>
              <w:right w:val="single" w:sz="8" w:space="0" w:color="FFFFFF"/>
            </w:tcBorders>
            <w:shd w:val="clear" w:color="auto" w:fill="C5E0B4"/>
          </w:tcPr>
          <w:p w14:paraId="6479C8EF" w14:textId="5F8C116F"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3.59</w:t>
            </w:r>
          </w:p>
        </w:tc>
        <w:tc>
          <w:tcPr>
            <w:tcW w:w="863" w:type="dxa"/>
            <w:tcBorders>
              <w:top w:val="single" w:sz="24" w:space="0" w:color="FFFFFF"/>
              <w:left w:val="single" w:sz="8" w:space="0" w:color="FFFFFF"/>
              <w:bottom w:val="single" w:sz="8" w:space="0" w:color="FFFFFF"/>
              <w:right w:val="single" w:sz="8" w:space="0" w:color="FFFFFF"/>
            </w:tcBorders>
            <w:shd w:val="clear" w:color="auto" w:fill="548235"/>
          </w:tcPr>
          <w:p w14:paraId="2F1E670C" w14:textId="1B85B7DA"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3.53</w:t>
            </w:r>
          </w:p>
        </w:tc>
      </w:tr>
      <w:tr w:rsidR="007B69B8" w14:paraId="076D4387" w14:textId="77777777" w:rsidTr="00801EA0">
        <w:trPr>
          <w:trHeight w:val="431"/>
        </w:trPr>
        <w:tc>
          <w:tcPr>
            <w:tcW w:w="1270" w:type="dxa"/>
            <w:vMerge w:val="restart"/>
            <w:tcBorders>
              <w:top w:val="nil"/>
              <w:left w:val="nil"/>
              <w:bottom w:val="nil"/>
              <w:right w:val="nil"/>
            </w:tcBorders>
          </w:tcPr>
          <w:p w14:paraId="707D05DA" w14:textId="0F541BD4" w:rsidR="007B69B8" w:rsidRPr="004D164A" w:rsidRDefault="00C84E78" w:rsidP="007B69B8">
            <w:pPr>
              <w:jc w:val="both"/>
              <w:rPr>
                <w:rFonts w:ascii="Times New Roman" w:hAnsi="Times New Roman" w:cs="Times New Roman"/>
                <w:sz w:val="20"/>
                <w:szCs w:val="20"/>
              </w:rPr>
            </w:pPr>
            <m:oMathPara>
              <m:oMath>
                <m:r>
                  <w:rPr>
                    <w:rFonts w:ascii="Cambria Math" w:eastAsia="等线" w:hAnsi="Cambria Math" w:cs="Times New Roman"/>
                    <w:sz w:val="22"/>
                  </w:rPr>
                  <m:t>γ</m:t>
                </m:r>
              </m:oMath>
            </m:oMathPara>
          </w:p>
        </w:tc>
        <w:tc>
          <w:tcPr>
            <w:tcW w:w="647" w:type="dxa"/>
            <w:tcBorders>
              <w:top w:val="nil"/>
              <w:left w:val="nil"/>
              <w:bottom w:val="nil"/>
              <w:right w:val="nil"/>
            </w:tcBorders>
          </w:tcPr>
          <w:p w14:paraId="07566AF1" w14:textId="13E3BC55" w:rsidR="007B69B8" w:rsidRDefault="00000000" w:rsidP="007B69B8">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19516503"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629CE62D"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38372E21" w14:textId="28BC402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0.9894</w:t>
            </w:r>
          </w:p>
        </w:tc>
        <w:tc>
          <w:tcPr>
            <w:tcW w:w="902" w:type="dxa"/>
            <w:tcBorders>
              <w:top w:val="single" w:sz="8" w:space="0" w:color="FFFFFF"/>
              <w:left w:val="single" w:sz="8" w:space="0" w:color="FFFFFF"/>
              <w:bottom w:val="single" w:sz="8" w:space="0" w:color="FFFFFF"/>
              <w:right w:val="single" w:sz="8" w:space="0" w:color="FFFFFF"/>
            </w:tcBorders>
            <w:shd w:val="clear" w:color="auto" w:fill="548235"/>
          </w:tcPr>
          <w:p w14:paraId="37F18367" w14:textId="58F5D69F"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0.9955</w:t>
            </w:r>
          </w:p>
        </w:tc>
        <w:tc>
          <w:tcPr>
            <w:tcW w:w="1097" w:type="dxa"/>
            <w:tcBorders>
              <w:top w:val="single" w:sz="8" w:space="0" w:color="FFFFFF"/>
              <w:left w:val="single" w:sz="8" w:space="0" w:color="FFFFFF"/>
              <w:bottom w:val="single" w:sz="8" w:space="0" w:color="FFFFFF"/>
              <w:right w:val="single" w:sz="8" w:space="0" w:color="FFFFFF"/>
            </w:tcBorders>
            <w:shd w:val="clear" w:color="auto" w:fill="C5E0B4"/>
          </w:tcPr>
          <w:p w14:paraId="474AD0F9" w14:textId="6A90DB71"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0.995</w:t>
            </w:r>
            <w:r>
              <w:rPr>
                <w:rFonts w:ascii="Times New Roman" w:hAnsi="Times New Roman" w:hint="eastAsia"/>
                <w:b/>
                <w:bCs/>
                <w:color w:val="000000"/>
                <w:kern w:val="2"/>
                <w:sz w:val="22"/>
                <w:szCs w:val="22"/>
              </w:rPr>
              <w:t>6</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1C3FB009" w14:textId="523F7376"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0.9931</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5250F900" w14:textId="673D67E8"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0.9955</w:t>
            </w:r>
          </w:p>
        </w:tc>
      </w:tr>
      <w:tr w:rsidR="007B69B8" w14:paraId="1245D680" w14:textId="77777777" w:rsidTr="00801EA0">
        <w:trPr>
          <w:trHeight w:val="431"/>
        </w:trPr>
        <w:tc>
          <w:tcPr>
            <w:tcW w:w="1270" w:type="dxa"/>
            <w:vMerge/>
            <w:tcBorders>
              <w:top w:val="nil"/>
              <w:left w:val="nil"/>
              <w:bottom w:val="nil"/>
              <w:right w:val="nil"/>
            </w:tcBorders>
          </w:tcPr>
          <w:p w14:paraId="05C4534F" w14:textId="77777777" w:rsidR="007B69B8" w:rsidRPr="004D164A" w:rsidRDefault="007B69B8" w:rsidP="007B69B8">
            <w:pPr>
              <w:jc w:val="both"/>
              <w:rPr>
                <w:rFonts w:ascii="Times New Roman" w:hAnsi="Times New Roman" w:cs="Times New Roman"/>
                <w:sz w:val="20"/>
                <w:szCs w:val="20"/>
              </w:rPr>
            </w:pPr>
          </w:p>
        </w:tc>
        <w:tc>
          <w:tcPr>
            <w:tcW w:w="647" w:type="dxa"/>
            <w:tcBorders>
              <w:top w:val="nil"/>
              <w:left w:val="nil"/>
              <w:bottom w:val="nil"/>
              <w:right w:val="nil"/>
            </w:tcBorders>
          </w:tcPr>
          <w:p w14:paraId="57BCB931" w14:textId="3C3F9B7E" w:rsidR="007B69B8" w:rsidRDefault="007B69B8" w:rsidP="007B69B8">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7E196F2E"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30CB2482"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7C445F2C" w14:textId="39C81AA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93.74</w:t>
            </w:r>
          </w:p>
        </w:tc>
        <w:tc>
          <w:tcPr>
            <w:tcW w:w="902" w:type="dxa"/>
            <w:tcBorders>
              <w:top w:val="single" w:sz="8" w:space="0" w:color="FFFFFF"/>
              <w:left w:val="single" w:sz="8" w:space="0" w:color="FFFFFF"/>
              <w:bottom w:val="single" w:sz="8" w:space="0" w:color="FFFFFF"/>
              <w:right w:val="single" w:sz="8" w:space="0" w:color="FFFFFF"/>
            </w:tcBorders>
            <w:shd w:val="clear" w:color="auto" w:fill="548235"/>
          </w:tcPr>
          <w:p w14:paraId="660413EB" w14:textId="4CB35DAC"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39.74</w:t>
            </w:r>
          </w:p>
        </w:tc>
        <w:tc>
          <w:tcPr>
            <w:tcW w:w="1097" w:type="dxa"/>
            <w:tcBorders>
              <w:top w:val="single" w:sz="8" w:space="0" w:color="FFFFFF"/>
              <w:left w:val="single" w:sz="8" w:space="0" w:color="FFFFFF"/>
              <w:bottom w:val="single" w:sz="8" w:space="0" w:color="FFFFFF"/>
              <w:right w:val="single" w:sz="8" w:space="0" w:color="FFFFFF"/>
            </w:tcBorders>
            <w:shd w:val="clear" w:color="auto" w:fill="C5E0B4"/>
          </w:tcPr>
          <w:p w14:paraId="457CFECE" w14:textId="181D63A2"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39.37</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6747F5E8" w14:textId="3A83F0A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61.24</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4EB1B3A6" w14:textId="72B41659"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40.08</w:t>
            </w:r>
          </w:p>
        </w:tc>
      </w:tr>
      <w:tr w:rsidR="007B69B8" w14:paraId="45010286" w14:textId="77777777" w:rsidTr="00801EA0">
        <w:trPr>
          <w:trHeight w:val="431"/>
        </w:trPr>
        <w:tc>
          <w:tcPr>
            <w:tcW w:w="1270" w:type="dxa"/>
            <w:vMerge w:val="restart"/>
            <w:tcBorders>
              <w:top w:val="nil"/>
              <w:left w:val="nil"/>
              <w:bottom w:val="nil"/>
              <w:right w:val="nil"/>
            </w:tcBorders>
          </w:tcPr>
          <w:p w14:paraId="1C42B542" w14:textId="01CA52D1" w:rsidR="007B69B8" w:rsidRPr="004D164A" w:rsidRDefault="00000000" w:rsidP="007B69B8">
            <w:pPr>
              <w:jc w:val="both"/>
              <w:rPr>
                <w:rFonts w:ascii="Times New Roman" w:hAnsi="Times New Roman" w:cs="Times New Roman"/>
                <w:sz w:val="20"/>
                <w:szCs w:val="20"/>
              </w:rPr>
            </w:pPr>
            <m:oMathPara>
              <m:oMath>
                <m:sSub>
                  <m:sSubPr>
                    <m:ctrlPr>
                      <w:rPr>
                        <w:rFonts w:ascii="Cambria Math" w:eastAsia="等线" w:hAnsi="Cambria Math" w:cs="Times New Roman"/>
                        <w:i/>
                        <w:iCs/>
                        <w:sz w:val="22"/>
                      </w:rPr>
                    </m:ctrlPr>
                  </m:sSubPr>
                  <m:e>
                    <m:r>
                      <w:rPr>
                        <w:rFonts w:ascii="Cambria Math" w:eastAsia="等线" w:hAnsi="Cambria Math" w:cs="Times New Roman"/>
                        <w:sz w:val="22"/>
                      </w:rPr>
                      <m:t>ρ</m:t>
                    </m:r>
                  </m:e>
                  <m:sub>
                    <m:r>
                      <w:rPr>
                        <w:rFonts w:ascii="Cambria Math" w:eastAsia="等线" w:hAnsi="Cambria Math" w:cs="Times New Roman"/>
                        <w:sz w:val="22"/>
                      </w:rPr>
                      <m:t>L</m:t>
                    </m:r>
                  </m:sub>
                </m:sSub>
              </m:oMath>
            </m:oMathPara>
          </w:p>
        </w:tc>
        <w:tc>
          <w:tcPr>
            <w:tcW w:w="647" w:type="dxa"/>
            <w:tcBorders>
              <w:top w:val="nil"/>
              <w:left w:val="nil"/>
              <w:bottom w:val="nil"/>
              <w:right w:val="nil"/>
            </w:tcBorders>
          </w:tcPr>
          <w:p w14:paraId="463066C3" w14:textId="12B4AA61" w:rsidR="007B69B8" w:rsidRDefault="00000000" w:rsidP="007B69B8">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49E3331C"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2C2CA512"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47C56C98" w14:textId="49D7C06A"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0.9902</w:t>
            </w:r>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7BE3E0E0" w14:textId="74FD8DF4"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0.9948</w:t>
            </w:r>
          </w:p>
        </w:tc>
        <w:tc>
          <w:tcPr>
            <w:tcW w:w="1097" w:type="dxa"/>
            <w:tcBorders>
              <w:top w:val="single" w:sz="8" w:space="0" w:color="FFFFFF"/>
              <w:left w:val="single" w:sz="8" w:space="0" w:color="FFFFFF"/>
              <w:bottom w:val="single" w:sz="8" w:space="0" w:color="FFFFFF"/>
              <w:right w:val="single" w:sz="8" w:space="0" w:color="FFFFFF"/>
            </w:tcBorders>
            <w:shd w:val="clear" w:color="auto" w:fill="548235"/>
          </w:tcPr>
          <w:p w14:paraId="7036F386" w14:textId="3E3BCC9E"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0.995</w:t>
            </w:r>
            <w:r>
              <w:rPr>
                <w:rFonts w:ascii="Times New Roman" w:hAnsi="Times New Roman" w:hint="eastAsia"/>
                <w:b/>
                <w:bCs/>
                <w:color w:val="000000"/>
                <w:kern w:val="2"/>
                <w:sz w:val="22"/>
                <w:szCs w:val="22"/>
              </w:rPr>
              <w:t>7</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07294927" w14:textId="1725905C"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0.9932</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55E81F2E" w14:textId="171FCD6D"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0.9950</w:t>
            </w:r>
          </w:p>
        </w:tc>
      </w:tr>
      <w:tr w:rsidR="007B69B8" w14:paraId="52D949BF" w14:textId="77777777" w:rsidTr="00801EA0">
        <w:trPr>
          <w:trHeight w:val="431"/>
        </w:trPr>
        <w:tc>
          <w:tcPr>
            <w:tcW w:w="1270" w:type="dxa"/>
            <w:vMerge/>
            <w:tcBorders>
              <w:top w:val="nil"/>
              <w:left w:val="nil"/>
              <w:bottom w:val="nil"/>
              <w:right w:val="nil"/>
            </w:tcBorders>
          </w:tcPr>
          <w:p w14:paraId="52CAAE36" w14:textId="77777777" w:rsidR="007B69B8" w:rsidRPr="004D164A" w:rsidRDefault="007B69B8" w:rsidP="007B69B8">
            <w:pPr>
              <w:jc w:val="both"/>
              <w:rPr>
                <w:rFonts w:ascii="Times New Roman" w:hAnsi="Times New Roman" w:cs="Times New Roman"/>
                <w:sz w:val="20"/>
                <w:szCs w:val="20"/>
              </w:rPr>
            </w:pPr>
          </w:p>
        </w:tc>
        <w:tc>
          <w:tcPr>
            <w:tcW w:w="647" w:type="dxa"/>
            <w:tcBorders>
              <w:top w:val="nil"/>
              <w:left w:val="nil"/>
              <w:bottom w:val="nil"/>
              <w:right w:val="nil"/>
            </w:tcBorders>
          </w:tcPr>
          <w:p w14:paraId="448A3E29" w14:textId="6913A456" w:rsidR="007B69B8" w:rsidRDefault="007B69B8" w:rsidP="007B69B8">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067F7DFE"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64113D9B"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04755654" w14:textId="3A188452"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18.23</w:t>
            </w:r>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247D8106" w14:textId="599920B1"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9.61</w:t>
            </w:r>
          </w:p>
        </w:tc>
        <w:tc>
          <w:tcPr>
            <w:tcW w:w="1097" w:type="dxa"/>
            <w:tcBorders>
              <w:top w:val="single" w:sz="8" w:space="0" w:color="FFFFFF"/>
              <w:left w:val="single" w:sz="8" w:space="0" w:color="FFFFFF"/>
              <w:bottom w:val="single" w:sz="8" w:space="0" w:color="FFFFFF"/>
              <w:right w:val="single" w:sz="8" w:space="0" w:color="FFFFFF"/>
            </w:tcBorders>
            <w:shd w:val="clear" w:color="auto" w:fill="548235"/>
          </w:tcPr>
          <w:p w14:paraId="7DCB98F8" w14:textId="62881D83"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8.00</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06B8617A" w14:textId="1AE1040F"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12.53</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6A8030B4" w14:textId="45656248"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9.23</w:t>
            </w:r>
          </w:p>
        </w:tc>
      </w:tr>
      <w:tr w:rsidR="007B69B8" w14:paraId="138D61B3" w14:textId="77777777" w:rsidTr="00801EA0">
        <w:trPr>
          <w:trHeight w:val="547"/>
        </w:trPr>
        <w:tc>
          <w:tcPr>
            <w:tcW w:w="1270" w:type="dxa"/>
            <w:vMerge w:val="restart"/>
            <w:tcBorders>
              <w:top w:val="nil"/>
              <w:left w:val="nil"/>
              <w:bottom w:val="nil"/>
              <w:right w:val="nil"/>
            </w:tcBorders>
          </w:tcPr>
          <w:p w14:paraId="12FFE1B0" w14:textId="0E6CF9A9" w:rsidR="007B69B8" w:rsidRPr="004D164A" w:rsidRDefault="00C84E78" w:rsidP="007B69B8">
            <w:pPr>
              <w:jc w:val="both"/>
              <w:rPr>
                <w:rFonts w:ascii="Times New Roman" w:hAnsi="Times New Roman" w:cs="Times New Roman"/>
                <w:sz w:val="20"/>
                <w:szCs w:val="20"/>
              </w:rPr>
            </w:pPr>
            <m:oMathPara>
              <m:oMath>
                <m:r>
                  <w:rPr>
                    <w:rFonts w:ascii="Cambria Math" w:eastAsia="等线" w:hAnsi="Cambria Math" w:cs="Times New Roman"/>
                    <w:sz w:val="22"/>
                  </w:rPr>
                  <m:t>G</m:t>
                </m:r>
              </m:oMath>
            </m:oMathPara>
          </w:p>
        </w:tc>
        <w:tc>
          <w:tcPr>
            <w:tcW w:w="647" w:type="dxa"/>
            <w:tcBorders>
              <w:top w:val="nil"/>
              <w:left w:val="nil"/>
              <w:bottom w:val="nil"/>
              <w:right w:val="nil"/>
            </w:tcBorders>
          </w:tcPr>
          <w:p w14:paraId="7D81E564" w14:textId="33947368" w:rsidR="007B69B8" w:rsidRDefault="00000000" w:rsidP="007B69B8">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7B4A1FF7"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bottom w:val="nil"/>
              <w:right w:val="nil"/>
            </w:tcBorders>
          </w:tcPr>
          <w:p w14:paraId="65B943A2"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0F649644" w14:textId="05B28850"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0.9933</w:t>
            </w:r>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20E55E36" w14:textId="2D241638"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0.9958</w:t>
            </w:r>
          </w:p>
        </w:tc>
        <w:tc>
          <w:tcPr>
            <w:tcW w:w="1097" w:type="dxa"/>
            <w:tcBorders>
              <w:top w:val="single" w:sz="8" w:space="0" w:color="FFFFFF"/>
              <w:left w:val="single" w:sz="8" w:space="0" w:color="FFFFFF"/>
              <w:bottom w:val="single" w:sz="8" w:space="0" w:color="FFFFFF"/>
              <w:right w:val="single" w:sz="8" w:space="0" w:color="FFFFFF"/>
            </w:tcBorders>
            <w:shd w:val="clear" w:color="auto" w:fill="548235"/>
          </w:tcPr>
          <w:p w14:paraId="1A5BF73D" w14:textId="5C751BD0"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0.997</w:t>
            </w:r>
            <w:r>
              <w:rPr>
                <w:rFonts w:ascii="Times New Roman" w:hAnsi="Times New Roman" w:hint="eastAsia"/>
                <w:b/>
                <w:bCs/>
                <w:color w:val="000000"/>
                <w:kern w:val="2"/>
                <w:sz w:val="22"/>
                <w:szCs w:val="22"/>
              </w:rPr>
              <w:t>5</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5528ACC9" w14:textId="13B8E09E"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0.9957</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14797BC1" w14:textId="368DD003"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0.9971</w:t>
            </w:r>
          </w:p>
        </w:tc>
      </w:tr>
      <w:bookmarkEnd w:id="674"/>
      <w:tr w:rsidR="007B69B8" w14:paraId="2514447E" w14:textId="77777777" w:rsidTr="00801EA0">
        <w:trPr>
          <w:trHeight w:val="431"/>
        </w:trPr>
        <w:tc>
          <w:tcPr>
            <w:tcW w:w="1270" w:type="dxa"/>
            <w:vMerge/>
            <w:tcBorders>
              <w:top w:val="nil"/>
              <w:left w:val="nil"/>
              <w:right w:val="nil"/>
            </w:tcBorders>
          </w:tcPr>
          <w:p w14:paraId="31E9C78D" w14:textId="77777777" w:rsidR="007B69B8" w:rsidRDefault="007B69B8" w:rsidP="007B69B8">
            <w:pPr>
              <w:jc w:val="both"/>
              <w:rPr>
                <w:rFonts w:ascii="Times New Roman" w:hAnsi="Times New Roman" w:cs="Times New Roman"/>
                <w:szCs w:val="22"/>
              </w:rPr>
            </w:pPr>
          </w:p>
        </w:tc>
        <w:tc>
          <w:tcPr>
            <w:tcW w:w="647" w:type="dxa"/>
            <w:tcBorders>
              <w:top w:val="nil"/>
              <w:left w:val="nil"/>
              <w:right w:val="nil"/>
            </w:tcBorders>
          </w:tcPr>
          <w:p w14:paraId="7099368D" w14:textId="1387B681" w:rsidR="007B69B8" w:rsidRDefault="007B69B8" w:rsidP="007B69B8">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right w:val="nil"/>
            </w:tcBorders>
          </w:tcPr>
          <w:p w14:paraId="40CEA041" w14:textId="77777777" w:rsidR="007B69B8" w:rsidRPr="00AF13D7" w:rsidRDefault="007B69B8" w:rsidP="007B69B8">
            <w:pPr>
              <w:jc w:val="both"/>
              <w:rPr>
                <w:rFonts w:ascii="Times New Roman" w:hAnsi="Times New Roman" w:cs="Times New Roman"/>
                <w:b/>
                <w:bCs/>
                <w:szCs w:val="22"/>
              </w:rPr>
            </w:pPr>
          </w:p>
        </w:tc>
        <w:tc>
          <w:tcPr>
            <w:tcW w:w="862" w:type="dxa"/>
            <w:tcBorders>
              <w:top w:val="nil"/>
              <w:left w:val="nil"/>
              <w:right w:val="nil"/>
            </w:tcBorders>
          </w:tcPr>
          <w:p w14:paraId="51E6C025" w14:textId="77777777" w:rsidR="007B69B8" w:rsidRPr="00AF13D7" w:rsidRDefault="007B69B8" w:rsidP="007B69B8">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FFFFFF"/>
          </w:tcPr>
          <w:p w14:paraId="1C661FD0" w14:textId="23184990"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21.32</w:t>
            </w:r>
          </w:p>
        </w:tc>
        <w:tc>
          <w:tcPr>
            <w:tcW w:w="902" w:type="dxa"/>
            <w:tcBorders>
              <w:top w:val="single" w:sz="8" w:space="0" w:color="FFFFFF"/>
              <w:left w:val="single" w:sz="8" w:space="0" w:color="FFFFFF"/>
              <w:bottom w:val="single" w:sz="8" w:space="0" w:color="FFFFFF"/>
              <w:right w:val="single" w:sz="8" w:space="0" w:color="FFFFFF"/>
            </w:tcBorders>
            <w:shd w:val="clear" w:color="auto" w:fill="C5E0B4"/>
          </w:tcPr>
          <w:p w14:paraId="14DF3646" w14:textId="75CAF121"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13.40</w:t>
            </w:r>
          </w:p>
        </w:tc>
        <w:tc>
          <w:tcPr>
            <w:tcW w:w="1097" w:type="dxa"/>
            <w:tcBorders>
              <w:top w:val="single" w:sz="8" w:space="0" w:color="FFFFFF"/>
              <w:left w:val="single" w:sz="8" w:space="0" w:color="FFFFFF"/>
              <w:bottom w:val="single" w:sz="8" w:space="0" w:color="FFFFFF"/>
              <w:right w:val="single" w:sz="8" w:space="0" w:color="FFFFFF"/>
            </w:tcBorders>
            <w:shd w:val="clear" w:color="auto" w:fill="548235"/>
          </w:tcPr>
          <w:p w14:paraId="5231C863" w14:textId="05916B57"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8.05</w:t>
            </w:r>
          </w:p>
        </w:tc>
        <w:tc>
          <w:tcPr>
            <w:tcW w:w="917" w:type="dxa"/>
            <w:tcBorders>
              <w:top w:val="single" w:sz="8" w:space="0" w:color="FFFFFF"/>
              <w:left w:val="single" w:sz="8" w:space="0" w:color="FFFFFF"/>
              <w:bottom w:val="single" w:sz="8" w:space="0" w:color="FFFFFF"/>
              <w:right w:val="single" w:sz="8" w:space="0" w:color="FFFFFF"/>
            </w:tcBorders>
            <w:shd w:val="clear" w:color="auto" w:fill="C5E0B4"/>
          </w:tcPr>
          <w:p w14:paraId="5AE15734" w14:textId="36CF8EE5"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13.80</w:t>
            </w:r>
          </w:p>
        </w:tc>
        <w:tc>
          <w:tcPr>
            <w:tcW w:w="863" w:type="dxa"/>
            <w:tcBorders>
              <w:top w:val="single" w:sz="8" w:space="0" w:color="FFFFFF"/>
              <w:left w:val="single" w:sz="8" w:space="0" w:color="FFFFFF"/>
              <w:bottom w:val="single" w:sz="8" w:space="0" w:color="FFFFFF"/>
              <w:right w:val="single" w:sz="8" w:space="0" w:color="FFFFFF"/>
            </w:tcBorders>
            <w:shd w:val="clear" w:color="auto" w:fill="548235"/>
          </w:tcPr>
          <w:p w14:paraId="11DB4C8C" w14:textId="53A9BA10" w:rsidR="007B69B8" w:rsidRPr="00801EA0" w:rsidRDefault="007B69B8" w:rsidP="007B69B8">
            <w:pPr>
              <w:jc w:val="both"/>
              <w:rPr>
                <w:rFonts w:ascii="Times New Roman" w:hAnsi="Times New Roman"/>
                <w:b/>
                <w:bCs/>
                <w:color w:val="000000"/>
                <w:kern w:val="2"/>
                <w:sz w:val="22"/>
                <w:szCs w:val="22"/>
              </w:rPr>
            </w:pPr>
            <w:r w:rsidRPr="00801EA0">
              <w:rPr>
                <w:rFonts w:ascii="Times New Roman" w:hAnsi="Times New Roman"/>
                <w:b/>
                <w:bCs/>
                <w:color w:val="000000"/>
                <w:kern w:val="2"/>
                <w:sz w:val="22"/>
                <w:szCs w:val="22"/>
              </w:rPr>
              <w:t>9.27</w:t>
            </w:r>
          </w:p>
        </w:tc>
      </w:tr>
    </w:tbl>
    <w:p w14:paraId="78016EDA" w14:textId="77777777" w:rsidR="002B268A" w:rsidRDefault="002B268A" w:rsidP="00827D2B">
      <w:pPr>
        <w:ind w:firstLineChars="200" w:firstLine="560"/>
        <w:jc w:val="both"/>
        <w:rPr>
          <w:rFonts w:ascii="Times New Roman" w:hAnsi="Times New Roman" w:cs="Times New Roman" w:hint="eastAsia"/>
          <w:sz w:val="28"/>
          <w:szCs w:val="28"/>
        </w:rPr>
      </w:pPr>
    </w:p>
    <w:p w14:paraId="15946101" w14:textId="7F804C70" w:rsidR="00827D2B" w:rsidRPr="009D74E6" w:rsidRDefault="00827D2B" w:rsidP="00801EA0">
      <w:pPr>
        <w:spacing w:line="360" w:lineRule="auto"/>
        <w:ind w:firstLineChars="200" w:firstLine="440"/>
        <w:jc w:val="both"/>
        <w:rPr>
          <w:rFonts w:ascii="Cambria Math" w:hAnsi="Cambria Math" w:cs="Times New Roman"/>
          <w:kern w:val="2"/>
          <w:sz w:val="22"/>
          <w:szCs w:val="22"/>
        </w:rPr>
      </w:pPr>
      <w:r w:rsidRPr="009D74E6">
        <w:rPr>
          <w:rFonts w:ascii="Cambria Math" w:hAnsi="Cambria Math" w:cs="Times New Roman"/>
          <w:kern w:val="2"/>
          <w:sz w:val="22"/>
          <w:szCs w:val="22"/>
        </w:rPr>
        <w:t xml:space="preserve">The results clearly indicate that both Strategy I and II serve as powerful enhancers, delivering significant performance gains across diverse model architectures. Specifically, </w:t>
      </w:r>
      <w:r w:rsidRPr="009D74E6">
        <w:rPr>
          <w:rFonts w:ascii="Cambria Math" w:hAnsi="Cambria Math" w:cs="Times New Roman"/>
          <w:kern w:val="2"/>
          <w:sz w:val="22"/>
          <w:szCs w:val="22"/>
        </w:rPr>
        <w:lastRenderedPageBreak/>
        <w:t>Strategy I consistently improved predictions, reducing MSE by 19% for QSPR, ~20% for explicit, and 36% for black-box models. Strategy II, in particular, proved to be exceptionally effective for complex machine learning models, achieving a remarkable 47% MSE reduction.</w:t>
      </w:r>
    </w:p>
    <w:p w14:paraId="785A24EC" w14:textId="47C9F165" w:rsidR="00827D2B" w:rsidRPr="009D74E6" w:rsidRDefault="00827D2B" w:rsidP="00801EA0">
      <w:pPr>
        <w:pStyle w:val="3"/>
        <w:spacing w:line="360" w:lineRule="auto"/>
        <w:rPr>
          <w:rFonts w:ascii="Times New Roman" w:eastAsia="宋体" w:hAnsi="Times New Roman" w:cs="Times New Roman"/>
          <w:color w:val="auto"/>
          <w:sz w:val="22"/>
          <w:szCs w:val="22"/>
          <w14:ligatures w14:val="none"/>
        </w:rPr>
      </w:pPr>
      <w:r w:rsidRPr="009D74E6">
        <w:rPr>
          <w:rFonts w:ascii="Times New Roman" w:eastAsia="宋体" w:hAnsi="Times New Roman" w:cs="Times New Roman"/>
          <w:color w:val="auto"/>
          <w:sz w:val="22"/>
          <w:szCs w:val="22"/>
          <w14:ligatures w14:val="none"/>
        </w:rPr>
        <w:t xml:space="preserve">4.3 Cumulative </w:t>
      </w:r>
      <w:r w:rsidR="00AF41B5" w:rsidRPr="009D74E6">
        <w:rPr>
          <w:rFonts w:ascii="Times New Roman" w:eastAsia="宋体" w:hAnsi="Times New Roman" w:cs="Times New Roman" w:hint="eastAsia"/>
          <w:color w:val="auto"/>
          <w:sz w:val="22"/>
          <w:szCs w:val="22"/>
          <w14:ligatures w14:val="none"/>
        </w:rPr>
        <w:t>e</w:t>
      </w:r>
      <w:r w:rsidR="00AF41B5" w:rsidRPr="009D74E6">
        <w:rPr>
          <w:rFonts w:ascii="Times New Roman" w:eastAsia="宋体" w:hAnsi="Times New Roman" w:cs="Times New Roman"/>
          <w:color w:val="auto"/>
          <w:sz w:val="22"/>
          <w:szCs w:val="22"/>
          <w14:ligatures w14:val="none"/>
        </w:rPr>
        <w:t xml:space="preserve">rror </w:t>
      </w:r>
      <w:r w:rsidR="00AF41B5" w:rsidRPr="009D74E6">
        <w:rPr>
          <w:rFonts w:ascii="Times New Roman" w:eastAsia="宋体" w:hAnsi="Times New Roman" w:cs="Times New Roman" w:hint="eastAsia"/>
          <w:color w:val="auto"/>
          <w:sz w:val="22"/>
          <w:szCs w:val="22"/>
          <w14:ligatures w14:val="none"/>
        </w:rPr>
        <w:t>d</w:t>
      </w:r>
      <w:r w:rsidR="00AF41B5" w:rsidRPr="009D74E6">
        <w:rPr>
          <w:rFonts w:ascii="Times New Roman" w:eastAsia="宋体" w:hAnsi="Times New Roman" w:cs="Times New Roman"/>
          <w:color w:val="auto"/>
          <w:sz w:val="22"/>
          <w:szCs w:val="22"/>
          <w14:ligatures w14:val="none"/>
        </w:rPr>
        <w:t>istribution</w:t>
      </w:r>
    </w:p>
    <w:p w14:paraId="35476F77" w14:textId="20A6A6FF" w:rsidR="00827D2B" w:rsidRDefault="00827D2B" w:rsidP="00801EA0">
      <w:pPr>
        <w:spacing w:line="360" w:lineRule="auto"/>
        <w:ind w:firstLineChars="200" w:firstLine="440"/>
        <w:jc w:val="both"/>
        <w:rPr>
          <w:ins w:id="675" w:author="帅 张" w:date="2025-12-21T22:01:00Z" w16du:dateUtc="2025-12-21T14:01:00Z"/>
          <w:rFonts w:ascii="Cambria Math" w:hAnsi="Cambria Math" w:cs="Times New Roman"/>
          <w:kern w:val="2"/>
          <w:sz w:val="22"/>
          <w:szCs w:val="22"/>
        </w:rPr>
      </w:pPr>
      <w:r w:rsidRPr="009D74E6">
        <w:rPr>
          <w:rFonts w:ascii="Cambria Math" w:hAnsi="Cambria Math" w:cs="Times New Roman"/>
          <w:kern w:val="2"/>
          <w:sz w:val="22"/>
          <w:szCs w:val="22"/>
        </w:rPr>
        <w:t xml:space="preserve">A more detailed analysis of prediction errors further validates the advantage of the proposed model. Figure </w:t>
      </w:r>
      <w:r w:rsidR="00CF0A29" w:rsidRPr="009D74E6">
        <w:rPr>
          <w:rFonts w:ascii="Cambria Math" w:hAnsi="Cambria Math" w:cs="Times New Roman" w:hint="eastAsia"/>
          <w:kern w:val="2"/>
          <w:sz w:val="22"/>
          <w:szCs w:val="22"/>
        </w:rPr>
        <w:t>4</w:t>
      </w:r>
      <w:r w:rsidRPr="009D74E6">
        <w:rPr>
          <w:rFonts w:ascii="Cambria Math" w:hAnsi="Cambria Math" w:cs="Times New Roman"/>
          <w:kern w:val="2"/>
          <w:sz w:val="22"/>
          <w:szCs w:val="22"/>
        </w:rPr>
        <w:t xml:space="preserve"> illustrates the proportion of test data points for which the absolute prediction error falls within three critical thresholds: </w:t>
      </w:r>
      <m:oMath>
        <m:r>
          <m:rPr>
            <m:sty m:val="p"/>
          </m:rPr>
          <w:rPr>
            <w:rFonts w:ascii="Cambria Math" w:hAnsi="Cambria Math" w:cs="Times New Roman"/>
            <w:kern w:val="2"/>
            <w:sz w:val="22"/>
            <w:szCs w:val="22"/>
          </w:rPr>
          <m:t>≤</m:t>
        </m:r>
      </m:oMath>
      <w:r w:rsidRPr="009D74E6">
        <w:rPr>
          <w:rFonts w:ascii="Cambria Math" w:hAnsi="Cambria Math" w:cs="Times New Roman"/>
          <w:kern w:val="2"/>
          <w:sz w:val="22"/>
          <w:szCs w:val="22"/>
        </w:rPr>
        <w:t xml:space="preserve">1%, </w:t>
      </w:r>
      <m:oMath>
        <m:r>
          <m:rPr>
            <m:sty m:val="p"/>
          </m:rPr>
          <w:rPr>
            <w:rFonts w:ascii="Cambria Math" w:hAnsi="Cambria Math" w:cs="Times New Roman"/>
            <w:kern w:val="2"/>
            <w:sz w:val="22"/>
            <w:szCs w:val="22"/>
          </w:rPr>
          <m:t>≤</m:t>
        </m:r>
      </m:oMath>
      <w:r w:rsidRPr="009D74E6">
        <w:rPr>
          <w:rFonts w:ascii="Cambria Math" w:hAnsi="Cambria Math" w:cs="Times New Roman"/>
          <w:kern w:val="2"/>
          <w:sz w:val="22"/>
          <w:szCs w:val="22"/>
        </w:rPr>
        <w:t xml:space="preserve">5%, and </w:t>
      </w:r>
      <m:oMath>
        <m:r>
          <m:rPr>
            <m:sty m:val="p"/>
          </m:rPr>
          <w:rPr>
            <w:rFonts w:ascii="Cambria Math" w:hAnsi="Cambria Math" w:cs="Times New Roman"/>
            <w:kern w:val="2"/>
            <w:sz w:val="22"/>
            <w:szCs w:val="22"/>
          </w:rPr>
          <m:t>≤</m:t>
        </m:r>
      </m:oMath>
      <w:r w:rsidRPr="009D74E6">
        <w:rPr>
          <w:rFonts w:ascii="Cambria Math" w:hAnsi="Cambria Math" w:cs="Times New Roman"/>
          <w:kern w:val="2"/>
          <w:sz w:val="22"/>
          <w:szCs w:val="22"/>
        </w:rPr>
        <w:t>10%.</w:t>
      </w:r>
    </w:p>
    <w:p w14:paraId="5546CEAA" w14:textId="30700E8E" w:rsidR="001B1145" w:rsidRPr="009D74E6" w:rsidRDefault="001B1145">
      <w:pPr>
        <w:spacing w:line="360" w:lineRule="auto"/>
        <w:jc w:val="both"/>
        <w:rPr>
          <w:rFonts w:ascii="Cambria Math" w:hAnsi="Cambria Math" w:cs="Times New Roman"/>
          <w:kern w:val="2"/>
          <w:sz w:val="22"/>
          <w:szCs w:val="22"/>
        </w:rPr>
        <w:pPrChange w:id="676" w:author="帅 张" w:date="2025-12-21T22:01:00Z" w16du:dateUtc="2025-12-21T14:01:00Z">
          <w:pPr>
            <w:spacing w:line="360" w:lineRule="auto"/>
            <w:ind w:firstLineChars="200" w:firstLine="440"/>
            <w:jc w:val="both"/>
          </w:pPr>
        </w:pPrChange>
      </w:pPr>
      <w:commentRangeStart w:id="677"/>
      <w:ins w:id="678" w:author="帅 张" w:date="2025-12-21T22:01:00Z" w16du:dateUtc="2025-12-21T14:01:00Z">
        <w:r w:rsidRPr="002B268A">
          <w:rPr>
            <w:rFonts w:ascii="Times New Roman" w:hAnsi="Times New Roman" w:cs="Times New Roman" w:hint="eastAsia"/>
            <w:sz w:val="22"/>
            <w:szCs w:val="22"/>
          </w:rPr>
          <w:t>Table.</w:t>
        </w:r>
        <w:proofErr w:type="gramStart"/>
        <w:r>
          <w:rPr>
            <w:rFonts w:ascii="Times New Roman" w:hAnsi="Times New Roman" w:cs="Times New Roman" w:hint="eastAsia"/>
            <w:sz w:val="22"/>
            <w:szCs w:val="22"/>
          </w:rPr>
          <w:t xml:space="preserve">4  </w:t>
        </w:r>
        <w:r w:rsidRPr="006E2693">
          <w:rPr>
            <w:rFonts w:ascii="Times New Roman" w:hAnsi="Times New Roman" w:cs="Times New Roman"/>
            <w:sz w:val="22"/>
            <w:szCs w:val="22"/>
          </w:rPr>
          <w:t>Cumulative</w:t>
        </w:r>
        <w:proofErr w:type="gramEnd"/>
        <w:r w:rsidRPr="006E2693">
          <w:rPr>
            <w:rFonts w:ascii="Times New Roman" w:hAnsi="Times New Roman" w:cs="Times New Roman"/>
            <w:sz w:val="22"/>
            <w:szCs w:val="22"/>
          </w:rPr>
          <w:t xml:space="preserve"> accuracy distribution across deviation thresholds (1%, 5%, and 10%).</w:t>
        </w:r>
        <w:commentRangeEnd w:id="677"/>
        <w:r>
          <w:rPr>
            <w:rStyle w:val="af9"/>
            <w:rFonts w:asciiTheme="minorHAnsi" w:eastAsiaTheme="minorEastAsia" w:hAnsiTheme="minorHAnsi" w:cstheme="minorBidi"/>
            <w:kern w:val="2"/>
            <w14:ligatures w14:val="standardContextual"/>
          </w:rPr>
          <w:commentReference w:id="677"/>
        </w:r>
      </w:ins>
      <w:ins w:id="679" w:author="帅 张" w:date="2025-12-22T20:58:00Z" w16du:dateUtc="2025-12-22T12:58:00Z">
        <w:r w:rsidR="002F018A" w:rsidRPr="002F018A">
          <w:t xml:space="preserve"> </w:t>
        </w:r>
      </w:ins>
      <w:ins w:id="680" w:author="帅 张" w:date="2025-12-22T20:58:00Z">
        <w:r w:rsidR="002F018A" w:rsidRPr="002F018A">
          <w:rPr>
            <w:rFonts w:ascii="Times New Roman" w:hAnsi="Times New Roman" w:cs="Times New Roman"/>
            <w:color w:val="EE0000"/>
            <w:sz w:val="22"/>
            <w:szCs w:val="22"/>
            <w:rPrChange w:id="681" w:author="帅 张" w:date="2025-12-22T20:58:00Z" w16du:dateUtc="2025-12-22T12:58:00Z">
              <w:rPr>
                <w:rFonts w:ascii="Times New Roman" w:hAnsi="Times New Roman" w:cs="Times New Roman"/>
                <w:sz w:val="22"/>
                <w:szCs w:val="22"/>
              </w:rPr>
            </w:rPrChange>
          </w:rPr>
          <w:t>The number of temperature feature prediction points within these deviation ranges.</w:t>
        </w:r>
      </w:ins>
    </w:p>
    <w:tbl>
      <w:tblPr>
        <w:tblStyle w:val="af7"/>
        <w:tblW w:w="0" w:type="auto"/>
        <w:jc w:val="center"/>
        <w:tblLayout w:type="fixed"/>
        <w:tblLook w:val="04A0" w:firstRow="1" w:lastRow="0" w:firstColumn="1" w:lastColumn="0" w:noHBand="0" w:noVBand="1"/>
      </w:tblPr>
      <w:tblGrid>
        <w:gridCol w:w="1276"/>
        <w:gridCol w:w="709"/>
        <w:gridCol w:w="775"/>
        <w:gridCol w:w="920"/>
        <w:gridCol w:w="920"/>
        <w:gridCol w:w="946"/>
        <w:gridCol w:w="920"/>
        <w:gridCol w:w="920"/>
        <w:gridCol w:w="920"/>
      </w:tblGrid>
      <w:tr w:rsidR="00966E98" w:rsidDel="001B1145" w14:paraId="7562A258" w14:textId="421677BC" w:rsidTr="00801EA0">
        <w:trPr>
          <w:jc w:val="center"/>
          <w:del w:id="682" w:author="帅 张" w:date="2025-12-21T22:01:00Z"/>
        </w:trPr>
        <w:tc>
          <w:tcPr>
            <w:tcW w:w="8306" w:type="dxa"/>
            <w:gridSpan w:val="9"/>
            <w:tcBorders>
              <w:left w:val="nil"/>
              <w:bottom w:val="single" w:sz="4" w:space="0" w:color="auto"/>
              <w:right w:val="nil"/>
            </w:tcBorders>
          </w:tcPr>
          <w:p w14:paraId="25F9A604" w14:textId="292D18A0" w:rsidR="00966E98" w:rsidRPr="00966E98" w:rsidDel="001B1145" w:rsidRDefault="00966E98" w:rsidP="006E2693">
            <w:pPr>
              <w:rPr>
                <w:del w:id="683" w:author="帅 张" w:date="2025-12-21T22:01:00Z" w16du:dateUtc="2025-12-21T14:01:00Z"/>
                <w:rFonts w:ascii="Times New Roman" w:hAnsi="Times New Roman" w:cs="Times New Roman"/>
                <w:sz w:val="22"/>
                <w:szCs w:val="22"/>
              </w:rPr>
            </w:pPr>
            <w:commentRangeStart w:id="684"/>
            <w:del w:id="685" w:author="帅 张" w:date="2025-12-21T22:01:00Z" w16du:dateUtc="2025-12-21T14:01:00Z">
              <w:r w:rsidRPr="002B268A" w:rsidDel="001B1145">
                <w:rPr>
                  <w:rFonts w:ascii="Times New Roman" w:hAnsi="Times New Roman" w:cs="Times New Roman" w:hint="eastAsia"/>
                  <w:sz w:val="22"/>
                  <w:szCs w:val="22"/>
                </w:rPr>
                <w:delText>Table.</w:delText>
              </w:r>
              <w:r w:rsidDel="001B1145">
                <w:rPr>
                  <w:rFonts w:ascii="Times New Roman" w:hAnsi="Times New Roman" w:cs="Times New Roman" w:hint="eastAsia"/>
                  <w:sz w:val="22"/>
                  <w:szCs w:val="22"/>
                </w:rPr>
                <w:delText xml:space="preserve">4  </w:delText>
              </w:r>
              <w:r w:rsidR="006E2693" w:rsidRPr="006E2693" w:rsidDel="001B1145">
                <w:rPr>
                  <w:rFonts w:ascii="Times New Roman" w:hAnsi="Times New Roman" w:cs="Times New Roman"/>
                  <w:sz w:val="22"/>
                  <w:szCs w:val="22"/>
                </w:rPr>
                <w:delText>Cumulative accuracy distribution across deviation thresholds (1%, 5%, and 10%).</w:delText>
              </w:r>
              <w:commentRangeEnd w:id="684"/>
              <w:r w:rsidR="00A33E3D" w:rsidDel="001B1145">
                <w:rPr>
                  <w:rStyle w:val="af9"/>
                  <w:rFonts w:asciiTheme="minorHAnsi" w:eastAsiaTheme="minorEastAsia" w:hAnsiTheme="minorHAnsi" w:cstheme="minorBidi"/>
                  <w:kern w:val="2"/>
                  <w14:ligatures w14:val="standardContextual"/>
                </w:rPr>
                <w:commentReference w:id="684"/>
              </w:r>
            </w:del>
          </w:p>
        </w:tc>
      </w:tr>
      <w:tr w:rsidR="0084784C" w14:paraId="78B0F605" w14:textId="77777777" w:rsidTr="00801EA0">
        <w:trPr>
          <w:jc w:val="center"/>
        </w:trPr>
        <w:tc>
          <w:tcPr>
            <w:tcW w:w="1276" w:type="dxa"/>
            <w:tcBorders>
              <w:left w:val="nil"/>
              <w:bottom w:val="single" w:sz="4" w:space="0" w:color="auto"/>
              <w:right w:val="nil"/>
            </w:tcBorders>
          </w:tcPr>
          <w:p w14:paraId="108BFA48" w14:textId="77777777" w:rsidR="00827D2B" w:rsidRDefault="00827D2B" w:rsidP="00363343">
            <w:pPr>
              <w:pStyle w:val="a9"/>
              <w:ind w:left="0"/>
              <w:jc w:val="both"/>
              <w:rPr>
                <w:rFonts w:hint="eastAsia"/>
              </w:rPr>
            </w:pPr>
            <w:r w:rsidRPr="00FC696C">
              <w:rPr>
                <w:rFonts w:ascii="Times New Roman" w:hAnsi="Times New Roman" w:cs="Times New Roman"/>
                <w:b/>
                <w:bCs/>
                <w:szCs w:val="22"/>
              </w:rPr>
              <w:t>Properties</w:t>
            </w:r>
          </w:p>
        </w:tc>
        <w:tc>
          <w:tcPr>
            <w:tcW w:w="709" w:type="dxa"/>
            <w:tcBorders>
              <w:left w:val="nil"/>
              <w:bottom w:val="single" w:sz="4" w:space="0" w:color="auto"/>
              <w:right w:val="nil"/>
            </w:tcBorders>
          </w:tcPr>
          <w:p w14:paraId="650D4BA9" w14:textId="77777777" w:rsidR="00827D2B" w:rsidRDefault="00827D2B" w:rsidP="00363343">
            <w:pPr>
              <w:pStyle w:val="a9"/>
              <w:ind w:left="0"/>
              <w:jc w:val="both"/>
              <w:rPr>
                <w:rFonts w:hint="eastAsia"/>
              </w:rPr>
            </w:pPr>
          </w:p>
        </w:tc>
        <w:tc>
          <w:tcPr>
            <w:tcW w:w="775" w:type="dxa"/>
            <w:tcBorders>
              <w:left w:val="nil"/>
              <w:bottom w:val="single" w:sz="4" w:space="0" w:color="auto"/>
              <w:right w:val="nil"/>
            </w:tcBorders>
          </w:tcPr>
          <w:p w14:paraId="4A1C7261" w14:textId="77777777" w:rsidR="00827D2B" w:rsidRDefault="00827D2B" w:rsidP="00363343">
            <w:pPr>
              <w:pStyle w:val="a9"/>
              <w:ind w:left="0"/>
              <w:jc w:val="both"/>
              <w:rPr>
                <w:rFonts w:hint="eastAsia"/>
              </w:rPr>
            </w:pPr>
            <w:r>
              <w:rPr>
                <w:rFonts w:hint="eastAsia"/>
              </w:rPr>
              <w:t>GC</w:t>
            </w:r>
          </w:p>
        </w:tc>
        <w:tc>
          <w:tcPr>
            <w:tcW w:w="920" w:type="dxa"/>
            <w:tcBorders>
              <w:left w:val="nil"/>
              <w:bottom w:val="single" w:sz="4" w:space="0" w:color="auto"/>
              <w:right w:val="nil"/>
            </w:tcBorders>
          </w:tcPr>
          <w:p w14:paraId="405CC0DD" w14:textId="77777777" w:rsidR="00827D2B" w:rsidRDefault="00827D2B" w:rsidP="00363343">
            <w:pPr>
              <w:pStyle w:val="a9"/>
              <w:ind w:left="0"/>
              <w:jc w:val="both"/>
              <w:rPr>
                <w:rFonts w:hint="eastAsia"/>
              </w:rPr>
            </w:pPr>
            <w:r>
              <w:rPr>
                <w:rFonts w:hint="eastAsia"/>
              </w:rPr>
              <w:t>GC+</w:t>
            </w:r>
          </w:p>
        </w:tc>
        <w:tc>
          <w:tcPr>
            <w:tcW w:w="920" w:type="dxa"/>
            <w:tcBorders>
              <w:left w:val="nil"/>
              <w:bottom w:val="single" w:sz="4" w:space="0" w:color="auto"/>
              <w:right w:val="nil"/>
            </w:tcBorders>
          </w:tcPr>
          <w:p w14:paraId="415FBF05" w14:textId="77777777" w:rsidR="00827D2B" w:rsidRDefault="00827D2B" w:rsidP="00363343">
            <w:pPr>
              <w:pStyle w:val="a9"/>
              <w:ind w:left="0"/>
              <w:jc w:val="both"/>
              <w:rPr>
                <w:rFonts w:hint="eastAsia"/>
              </w:rPr>
            </w:pPr>
            <w:r>
              <w:rPr>
                <w:rFonts w:hint="eastAsia"/>
              </w:rPr>
              <w:t>ML</w:t>
            </w:r>
          </w:p>
        </w:tc>
        <w:tc>
          <w:tcPr>
            <w:tcW w:w="946" w:type="dxa"/>
            <w:tcBorders>
              <w:left w:val="nil"/>
              <w:bottom w:val="single" w:sz="4" w:space="0" w:color="auto"/>
              <w:right w:val="nil"/>
            </w:tcBorders>
          </w:tcPr>
          <w:p w14:paraId="112FE967" w14:textId="77777777" w:rsidR="00827D2B" w:rsidRDefault="00827D2B" w:rsidP="00363343">
            <w:pPr>
              <w:pStyle w:val="a9"/>
              <w:ind w:left="0"/>
              <w:jc w:val="both"/>
              <w:rPr>
                <w:rFonts w:hint="eastAsia"/>
              </w:rPr>
            </w:pPr>
            <w:r>
              <w:rPr>
                <w:rFonts w:hint="eastAsia"/>
              </w:rPr>
              <w:t>ML+</w:t>
            </w:r>
          </w:p>
        </w:tc>
        <w:tc>
          <w:tcPr>
            <w:tcW w:w="920" w:type="dxa"/>
            <w:tcBorders>
              <w:left w:val="nil"/>
              <w:bottom w:val="single" w:sz="4" w:space="0" w:color="auto"/>
              <w:right w:val="nil"/>
            </w:tcBorders>
          </w:tcPr>
          <w:p w14:paraId="7619CBF0" w14:textId="77777777" w:rsidR="00827D2B" w:rsidRDefault="00827D2B" w:rsidP="00363343">
            <w:pPr>
              <w:pStyle w:val="a9"/>
              <w:ind w:left="0"/>
              <w:jc w:val="both"/>
              <w:rPr>
                <w:rFonts w:hint="eastAsia"/>
              </w:rPr>
            </w:pPr>
            <w:r>
              <w:rPr>
                <w:rFonts w:hint="eastAsia"/>
              </w:rPr>
              <w:t>ML++</w:t>
            </w:r>
          </w:p>
        </w:tc>
        <w:tc>
          <w:tcPr>
            <w:tcW w:w="920" w:type="dxa"/>
            <w:tcBorders>
              <w:left w:val="nil"/>
              <w:bottom w:val="single" w:sz="4" w:space="0" w:color="auto"/>
              <w:right w:val="nil"/>
            </w:tcBorders>
          </w:tcPr>
          <w:p w14:paraId="56B1A6E1" w14:textId="77777777" w:rsidR="00827D2B" w:rsidRDefault="00827D2B" w:rsidP="00363343">
            <w:pPr>
              <w:pStyle w:val="a9"/>
              <w:ind w:left="0"/>
              <w:jc w:val="both"/>
              <w:rPr>
                <w:rFonts w:hint="eastAsia"/>
              </w:rPr>
            </w:pPr>
            <w:r>
              <w:rPr>
                <w:rFonts w:hint="eastAsia"/>
              </w:rPr>
              <w:t>QSPR</w:t>
            </w:r>
          </w:p>
        </w:tc>
        <w:tc>
          <w:tcPr>
            <w:tcW w:w="920" w:type="dxa"/>
            <w:tcBorders>
              <w:left w:val="nil"/>
              <w:bottom w:val="single" w:sz="4" w:space="0" w:color="auto"/>
              <w:right w:val="nil"/>
            </w:tcBorders>
          </w:tcPr>
          <w:p w14:paraId="785BE6C4" w14:textId="77777777" w:rsidR="00827D2B" w:rsidRDefault="00827D2B" w:rsidP="00363343">
            <w:pPr>
              <w:pStyle w:val="a9"/>
              <w:ind w:left="0"/>
              <w:jc w:val="both"/>
              <w:rPr>
                <w:rFonts w:hint="eastAsia"/>
              </w:rPr>
            </w:pPr>
            <w:r>
              <w:rPr>
                <w:rFonts w:hint="eastAsia"/>
              </w:rPr>
              <w:t>QSPR+</w:t>
            </w:r>
          </w:p>
        </w:tc>
      </w:tr>
      <w:tr w:rsidR="007B69B8" w:rsidRPr="000E417D" w14:paraId="2FF0215B" w14:textId="77777777" w:rsidTr="00801EA0">
        <w:trPr>
          <w:trHeight w:hRule="exact" w:val="503"/>
          <w:jc w:val="center"/>
        </w:trPr>
        <w:tc>
          <w:tcPr>
            <w:tcW w:w="1276" w:type="dxa"/>
            <w:vMerge w:val="restart"/>
            <w:tcBorders>
              <w:top w:val="single" w:sz="4" w:space="0" w:color="auto"/>
              <w:left w:val="nil"/>
              <w:bottom w:val="nil"/>
              <w:right w:val="nil"/>
            </w:tcBorders>
          </w:tcPr>
          <w:p w14:paraId="37DB11BB" w14:textId="77777777" w:rsidR="007B69B8" w:rsidRDefault="007B69B8" w:rsidP="00801EA0">
            <w:pPr>
              <w:pStyle w:val="a9"/>
              <w:ind w:left="0"/>
              <w:jc w:val="center"/>
              <w:rPr>
                <w:rFonts w:ascii="Times New Roman" w:hAnsi="Times New Roman" w:cs="Times New Roman"/>
                <w:sz w:val="18"/>
                <w:szCs w:val="18"/>
              </w:rPr>
            </w:pPr>
          </w:p>
          <w:p w14:paraId="6A440CC5" w14:textId="2408F96B" w:rsidR="007B69B8" w:rsidRPr="008A075D" w:rsidRDefault="00000000" w:rsidP="00801EA0">
            <w:pPr>
              <w:pStyle w:val="a9"/>
              <w:ind w:left="0"/>
              <w:jc w:val="center"/>
              <w:rPr>
                <w:rFonts w:hint="eastAsia"/>
                <w:sz w:val="18"/>
                <w:szCs w:val="18"/>
              </w:rPr>
            </w:pPr>
            <m:oMathPara>
              <m:oMath>
                <m:sSub>
                  <m:sSubPr>
                    <m:ctrlPr>
                      <w:rPr>
                        <w:rFonts w:ascii="Cambria Math" w:hAnsi="Cambria Math" w:cs="Times New Roman"/>
                        <w:szCs w:val="22"/>
                      </w:rPr>
                    </m:ctrlPr>
                  </m:sSubPr>
                  <m:e>
                    <m:r>
                      <w:rPr>
                        <w:rFonts w:ascii="Cambria Math" w:hAnsi="Cambria Math" w:cs="Times New Roman"/>
                        <w:szCs w:val="22"/>
                      </w:rPr>
                      <m:t>C</m:t>
                    </m:r>
                  </m:e>
                  <m:sub>
                    <m:r>
                      <w:rPr>
                        <w:rFonts w:ascii="Cambria Math" w:hAnsi="Cambria Math" w:cs="Times New Roman"/>
                        <w:szCs w:val="22"/>
                      </w:rPr>
                      <m:t>p</m:t>
                    </m:r>
                  </m:sub>
                </m:sSub>
              </m:oMath>
            </m:oMathPara>
          </w:p>
        </w:tc>
        <w:tc>
          <w:tcPr>
            <w:tcW w:w="709" w:type="dxa"/>
            <w:tcBorders>
              <w:top w:val="single" w:sz="4" w:space="0" w:color="auto"/>
              <w:left w:val="nil"/>
              <w:bottom w:val="nil"/>
              <w:right w:val="nil"/>
            </w:tcBorders>
          </w:tcPr>
          <w:p w14:paraId="4FAAD99A" w14:textId="4D5D3661"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775" w:type="dxa"/>
            <w:tcBorders>
              <w:top w:val="single" w:sz="8" w:space="0" w:color="FFFFFF"/>
              <w:left w:val="single" w:sz="8" w:space="0" w:color="FFFFFF"/>
              <w:bottom w:val="single" w:sz="24" w:space="0" w:color="FFFFFF"/>
              <w:right w:val="single" w:sz="8" w:space="0" w:color="FFFFFF"/>
            </w:tcBorders>
            <w:shd w:val="clear" w:color="auto" w:fill="C5E0B4"/>
          </w:tcPr>
          <w:p w14:paraId="686AC255" w14:textId="075546A1"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380</w:t>
            </w:r>
          </w:p>
        </w:tc>
        <w:tc>
          <w:tcPr>
            <w:tcW w:w="920" w:type="dxa"/>
            <w:tcBorders>
              <w:top w:val="single" w:sz="8" w:space="0" w:color="FFFFFF"/>
              <w:left w:val="single" w:sz="8" w:space="0" w:color="FFFFFF"/>
              <w:bottom w:val="single" w:sz="24" w:space="0" w:color="FFFFFF"/>
              <w:right w:val="single" w:sz="8" w:space="0" w:color="FFFFFF"/>
            </w:tcBorders>
            <w:shd w:val="clear" w:color="auto" w:fill="548235"/>
          </w:tcPr>
          <w:p w14:paraId="62AE2B77" w14:textId="6D835046"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406</w:t>
            </w:r>
          </w:p>
        </w:tc>
        <w:tc>
          <w:tcPr>
            <w:tcW w:w="920" w:type="dxa"/>
            <w:tcBorders>
              <w:top w:val="single" w:sz="8" w:space="0" w:color="FFFFFF"/>
              <w:left w:val="single" w:sz="8" w:space="0" w:color="FFFFFF"/>
              <w:bottom w:val="single" w:sz="24" w:space="0" w:color="FFFFFF"/>
              <w:right w:val="single" w:sz="8" w:space="0" w:color="FFFFFF"/>
            </w:tcBorders>
            <w:shd w:val="clear" w:color="auto" w:fill="C5E0B4"/>
          </w:tcPr>
          <w:p w14:paraId="4EC66658" w14:textId="61AB79B3"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987</w:t>
            </w:r>
          </w:p>
        </w:tc>
        <w:tc>
          <w:tcPr>
            <w:tcW w:w="946" w:type="dxa"/>
            <w:tcBorders>
              <w:top w:val="single" w:sz="8" w:space="0" w:color="FFFFFF"/>
              <w:left w:val="single" w:sz="8" w:space="0" w:color="FFFFFF"/>
              <w:bottom w:val="single" w:sz="24" w:space="0" w:color="FFFFFF"/>
              <w:right w:val="single" w:sz="8" w:space="0" w:color="FFFFFF"/>
            </w:tcBorders>
            <w:shd w:val="clear" w:color="auto" w:fill="548235"/>
          </w:tcPr>
          <w:p w14:paraId="2C513050" w14:textId="0A68B401"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993 </w:t>
            </w:r>
          </w:p>
        </w:tc>
        <w:tc>
          <w:tcPr>
            <w:tcW w:w="920" w:type="dxa"/>
            <w:tcBorders>
              <w:top w:val="single" w:sz="8" w:space="0" w:color="FFFFFF"/>
              <w:left w:val="single" w:sz="8" w:space="0" w:color="FFFFFF"/>
              <w:bottom w:val="single" w:sz="24" w:space="0" w:color="FFFFFF"/>
              <w:right w:val="single" w:sz="8" w:space="0" w:color="FFFFFF"/>
            </w:tcBorders>
            <w:shd w:val="clear" w:color="auto" w:fill="FFFFFF"/>
          </w:tcPr>
          <w:p w14:paraId="41B72795" w14:textId="6DCE340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778</w:t>
            </w:r>
          </w:p>
        </w:tc>
        <w:tc>
          <w:tcPr>
            <w:tcW w:w="920" w:type="dxa"/>
            <w:tcBorders>
              <w:top w:val="single" w:sz="8" w:space="0" w:color="FFFFFF"/>
              <w:left w:val="single" w:sz="8" w:space="0" w:color="FFFFFF"/>
              <w:bottom w:val="single" w:sz="24" w:space="0" w:color="FFFFFF"/>
              <w:right w:val="single" w:sz="8" w:space="0" w:color="FFFFFF"/>
            </w:tcBorders>
            <w:shd w:val="clear" w:color="auto" w:fill="C5E0B4"/>
          </w:tcPr>
          <w:p w14:paraId="2A7653A6" w14:textId="1AAEA3B9"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1244</w:t>
            </w:r>
          </w:p>
        </w:tc>
        <w:tc>
          <w:tcPr>
            <w:tcW w:w="920" w:type="dxa"/>
            <w:tcBorders>
              <w:top w:val="single" w:sz="8" w:space="0" w:color="FFFFFF"/>
              <w:left w:val="single" w:sz="8" w:space="0" w:color="FFFFFF"/>
              <w:bottom w:val="single" w:sz="24" w:space="0" w:color="FFFFFF"/>
              <w:right w:val="single" w:sz="8" w:space="0" w:color="FFFFFF"/>
            </w:tcBorders>
            <w:shd w:val="clear" w:color="auto" w:fill="548235"/>
          </w:tcPr>
          <w:p w14:paraId="1873DCF3" w14:textId="38CBA61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1256</w:t>
            </w:r>
          </w:p>
        </w:tc>
      </w:tr>
      <w:tr w:rsidR="007B69B8" w:rsidRPr="000E417D" w14:paraId="209B05FF" w14:textId="77777777" w:rsidTr="00801EA0">
        <w:trPr>
          <w:trHeight w:hRule="exact" w:val="511"/>
          <w:jc w:val="center"/>
        </w:trPr>
        <w:tc>
          <w:tcPr>
            <w:tcW w:w="1276" w:type="dxa"/>
            <w:vMerge/>
            <w:tcBorders>
              <w:top w:val="nil"/>
              <w:left w:val="nil"/>
              <w:bottom w:val="nil"/>
              <w:right w:val="nil"/>
            </w:tcBorders>
          </w:tcPr>
          <w:p w14:paraId="2A3C7A0D"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6D22FDF7" w14:textId="602F1200"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775" w:type="dxa"/>
            <w:tcBorders>
              <w:top w:val="single" w:sz="24" w:space="0" w:color="FFFFFF"/>
              <w:left w:val="single" w:sz="8" w:space="0" w:color="FFFFFF"/>
              <w:bottom w:val="single" w:sz="8" w:space="0" w:color="FFFFFF"/>
              <w:right w:val="single" w:sz="8" w:space="0" w:color="FFFFFF"/>
            </w:tcBorders>
            <w:shd w:val="clear" w:color="auto" w:fill="548235"/>
          </w:tcPr>
          <w:p w14:paraId="7275E43D" w14:textId="77AF3E1B"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1519</w:t>
            </w:r>
          </w:p>
        </w:tc>
        <w:tc>
          <w:tcPr>
            <w:tcW w:w="920" w:type="dxa"/>
            <w:tcBorders>
              <w:top w:val="single" w:sz="24" w:space="0" w:color="FFFFFF"/>
              <w:left w:val="single" w:sz="8" w:space="0" w:color="FFFFFF"/>
              <w:bottom w:val="single" w:sz="8" w:space="0" w:color="FFFFFF"/>
              <w:right w:val="single" w:sz="8" w:space="0" w:color="FFFFFF"/>
            </w:tcBorders>
            <w:shd w:val="clear" w:color="auto" w:fill="C5E0B4"/>
          </w:tcPr>
          <w:p w14:paraId="2FC1ED93" w14:textId="18EE80C8"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1494</w:t>
            </w:r>
          </w:p>
        </w:tc>
        <w:tc>
          <w:tcPr>
            <w:tcW w:w="920" w:type="dxa"/>
            <w:tcBorders>
              <w:top w:val="single" w:sz="24" w:space="0" w:color="FFFFFF"/>
              <w:left w:val="single" w:sz="8" w:space="0" w:color="FFFFFF"/>
              <w:bottom w:val="single" w:sz="8" w:space="0" w:color="FFFFFF"/>
              <w:right w:val="single" w:sz="8" w:space="0" w:color="FFFFFF"/>
            </w:tcBorders>
            <w:shd w:val="clear" w:color="auto" w:fill="C5E0B4"/>
          </w:tcPr>
          <w:p w14:paraId="3DC3EC28" w14:textId="10CF2C96"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2004</w:t>
            </w:r>
          </w:p>
        </w:tc>
        <w:tc>
          <w:tcPr>
            <w:tcW w:w="946" w:type="dxa"/>
            <w:tcBorders>
              <w:top w:val="single" w:sz="24" w:space="0" w:color="FFFFFF"/>
              <w:left w:val="single" w:sz="8" w:space="0" w:color="FFFFFF"/>
              <w:bottom w:val="single" w:sz="8" w:space="0" w:color="FFFFFF"/>
              <w:right w:val="single" w:sz="8" w:space="0" w:color="FFFFFF"/>
            </w:tcBorders>
            <w:shd w:val="clear" w:color="auto" w:fill="548235"/>
          </w:tcPr>
          <w:p w14:paraId="20478683" w14:textId="76EE253F"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2006</w:t>
            </w:r>
          </w:p>
        </w:tc>
        <w:tc>
          <w:tcPr>
            <w:tcW w:w="920" w:type="dxa"/>
            <w:tcBorders>
              <w:top w:val="single" w:sz="24" w:space="0" w:color="FFFFFF"/>
              <w:left w:val="single" w:sz="8" w:space="0" w:color="FFFFFF"/>
              <w:bottom w:val="single" w:sz="8" w:space="0" w:color="FFFFFF"/>
              <w:right w:val="single" w:sz="8" w:space="0" w:color="FFFFFF"/>
            </w:tcBorders>
            <w:shd w:val="clear" w:color="auto" w:fill="FFFFFF"/>
          </w:tcPr>
          <w:p w14:paraId="73000A1B" w14:textId="2917C8EA"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1858</w:t>
            </w:r>
          </w:p>
        </w:tc>
        <w:tc>
          <w:tcPr>
            <w:tcW w:w="920" w:type="dxa"/>
            <w:tcBorders>
              <w:top w:val="single" w:sz="24" w:space="0" w:color="FFFFFF"/>
              <w:left w:val="single" w:sz="8" w:space="0" w:color="FFFFFF"/>
              <w:bottom w:val="single" w:sz="8" w:space="0" w:color="FFFFFF"/>
              <w:right w:val="single" w:sz="8" w:space="0" w:color="FFFFFF"/>
            </w:tcBorders>
            <w:shd w:val="clear" w:color="auto" w:fill="C5E0B4"/>
          </w:tcPr>
          <w:p w14:paraId="6390A8B0" w14:textId="1083898F"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2032</w:t>
            </w:r>
          </w:p>
        </w:tc>
        <w:tc>
          <w:tcPr>
            <w:tcW w:w="920" w:type="dxa"/>
            <w:tcBorders>
              <w:top w:val="single" w:sz="24" w:space="0" w:color="FFFFFF"/>
              <w:left w:val="single" w:sz="8" w:space="0" w:color="FFFFFF"/>
              <w:bottom w:val="single" w:sz="8" w:space="0" w:color="FFFFFF"/>
              <w:right w:val="single" w:sz="8" w:space="0" w:color="FFFFFF"/>
            </w:tcBorders>
            <w:shd w:val="clear" w:color="auto" w:fill="548235"/>
          </w:tcPr>
          <w:p w14:paraId="3FA463F2" w14:textId="2140F08B"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2034</w:t>
            </w:r>
          </w:p>
        </w:tc>
      </w:tr>
      <w:tr w:rsidR="007B69B8" w:rsidRPr="000E417D" w14:paraId="100682CA" w14:textId="77777777" w:rsidTr="00801EA0">
        <w:trPr>
          <w:trHeight w:val="481"/>
          <w:jc w:val="center"/>
        </w:trPr>
        <w:tc>
          <w:tcPr>
            <w:tcW w:w="1276" w:type="dxa"/>
            <w:vMerge/>
            <w:tcBorders>
              <w:top w:val="nil"/>
              <w:left w:val="nil"/>
              <w:bottom w:val="nil"/>
              <w:right w:val="nil"/>
            </w:tcBorders>
          </w:tcPr>
          <w:p w14:paraId="7641BB42"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52B9D8F3" w14:textId="0ED08CCB"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775" w:type="dxa"/>
            <w:tcBorders>
              <w:top w:val="single" w:sz="8" w:space="0" w:color="FFFFFF"/>
              <w:left w:val="single" w:sz="8" w:space="0" w:color="FFFFFF"/>
              <w:bottom w:val="single" w:sz="8" w:space="0" w:color="FFFFFF"/>
              <w:right w:val="single" w:sz="8" w:space="0" w:color="FFFFFF"/>
            </w:tcBorders>
            <w:shd w:val="clear" w:color="auto" w:fill="C5E0B4"/>
          </w:tcPr>
          <w:p w14:paraId="3EC4B36D" w14:textId="5358C3CF"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1884</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1B242B93" w14:textId="0F5CC8B3"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1909</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55A86B1C" w14:textId="758C2F19"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2060</w:t>
            </w:r>
          </w:p>
        </w:tc>
        <w:tc>
          <w:tcPr>
            <w:tcW w:w="946" w:type="dxa"/>
            <w:tcBorders>
              <w:top w:val="single" w:sz="8" w:space="0" w:color="FFFFFF"/>
              <w:left w:val="single" w:sz="8" w:space="0" w:color="FFFFFF"/>
              <w:bottom w:val="single" w:sz="8" w:space="0" w:color="FFFFFF"/>
              <w:right w:val="single" w:sz="8" w:space="0" w:color="FFFFFF"/>
            </w:tcBorders>
            <w:shd w:val="clear" w:color="auto" w:fill="C5E0B4"/>
          </w:tcPr>
          <w:p w14:paraId="392200AA" w14:textId="1DF7DB81"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2056</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68805E62" w14:textId="48AC9C6F"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2017</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1FB1D3A2" w14:textId="20FA2D7C"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2066</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0410B543" w14:textId="38AFBBC0"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2067</w:t>
            </w:r>
          </w:p>
        </w:tc>
      </w:tr>
      <w:tr w:rsidR="007B69B8" w:rsidRPr="000E417D" w14:paraId="58AD88C6" w14:textId="77777777" w:rsidTr="00801EA0">
        <w:trPr>
          <w:trHeight w:val="360"/>
          <w:jc w:val="center"/>
        </w:trPr>
        <w:tc>
          <w:tcPr>
            <w:tcW w:w="1276" w:type="dxa"/>
            <w:vMerge w:val="restart"/>
            <w:tcBorders>
              <w:top w:val="nil"/>
              <w:left w:val="nil"/>
              <w:bottom w:val="nil"/>
              <w:right w:val="nil"/>
            </w:tcBorders>
          </w:tcPr>
          <w:p w14:paraId="3065A360" w14:textId="77777777" w:rsidR="000E417D" w:rsidRDefault="000E417D" w:rsidP="000E417D">
            <w:pPr>
              <w:pStyle w:val="a9"/>
              <w:ind w:left="0"/>
              <w:jc w:val="center"/>
              <w:rPr>
                <w:rFonts w:ascii="宋体" w:eastAsia="宋体" w:hAnsi="宋体" w:cs="宋体" w:hint="eastAsia"/>
                <w:iCs/>
                <w:kern w:val="0"/>
                <w14:ligatures w14:val="none"/>
              </w:rPr>
            </w:pPr>
          </w:p>
          <w:p w14:paraId="64D442BE" w14:textId="48C27616" w:rsidR="007B69B8" w:rsidRPr="008A075D" w:rsidRDefault="00000000" w:rsidP="00801EA0">
            <w:pPr>
              <w:pStyle w:val="a9"/>
              <w:ind w:left="0"/>
              <w:jc w:val="center"/>
              <w:rPr>
                <w:rFonts w:hint="eastAsia"/>
                <w:sz w:val="18"/>
                <w:szCs w:val="18"/>
              </w:rPr>
            </w:pPr>
            <m:oMathPara>
              <m:oMath>
                <m:sSub>
                  <m:sSubPr>
                    <m:ctrlPr>
                      <w:rPr>
                        <w:rFonts w:ascii="Cambria Math" w:eastAsia="等线" w:hAnsi="Cambria Math" w:cs="Times New Roman"/>
                        <w:iCs/>
                        <w:kern w:val="0"/>
                        <w14:ligatures w14:val="none"/>
                      </w:rPr>
                    </m:ctrlPr>
                  </m:sSubPr>
                  <m:e>
                    <m:r>
                      <w:rPr>
                        <w:rFonts w:ascii="Cambria Math" w:eastAsia="等线" w:hAnsi="Cambria Math" w:cs="Times New Roman"/>
                      </w:rPr>
                      <m:t>P</m:t>
                    </m:r>
                  </m:e>
                  <m:sub>
                    <m:r>
                      <w:rPr>
                        <w:rFonts w:ascii="Cambria Math" w:eastAsia="等线" w:hAnsi="Cambria Math" w:cs="Times New Roman"/>
                      </w:rPr>
                      <m:t>vap</m:t>
                    </m:r>
                  </m:sub>
                </m:sSub>
              </m:oMath>
            </m:oMathPara>
          </w:p>
        </w:tc>
        <w:tc>
          <w:tcPr>
            <w:tcW w:w="709" w:type="dxa"/>
            <w:tcBorders>
              <w:top w:val="nil"/>
              <w:left w:val="nil"/>
              <w:bottom w:val="nil"/>
              <w:right w:val="nil"/>
            </w:tcBorders>
          </w:tcPr>
          <w:p w14:paraId="3E11582D" w14:textId="6C54184F"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775" w:type="dxa"/>
            <w:tcBorders>
              <w:top w:val="single" w:sz="8" w:space="0" w:color="FFFFFF"/>
              <w:left w:val="single" w:sz="8" w:space="0" w:color="FFFFFF"/>
              <w:bottom w:val="single" w:sz="8" w:space="0" w:color="FFFFFF"/>
              <w:right w:val="single" w:sz="8" w:space="0" w:color="FFFFFF"/>
            </w:tcBorders>
            <w:shd w:val="clear" w:color="auto" w:fill="C5E0B4"/>
          </w:tcPr>
          <w:p w14:paraId="3A70986E" w14:textId="673912D1"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198</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0C9484E3" w14:textId="1393BA30"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219</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38BAB289" w14:textId="255A8A3F"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249</w:t>
            </w:r>
          </w:p>
        </w:tc>
        <w:tc>
          <w:tcPr>
            <w:tcW w:w="946" w:type="dxa"/>
            <w:tcBorders>
              <w:top w:val="single" w:sz="8" w:space="0" w:color="FFFFFF"/>
              <w:left w:val="single" w:sz="8" w:space="0" w:color="FFFFFF"/>
              <w:bottom w:val="single" w:sz="8" w:space="0" w:color="FFFFFF"/>
              <w:right w:val="single" w:sz="8" w:space="0" w:color="FFFFFF"/>
            </w:tcBorders>
            <w:shd w:val="clear" w:color="auto" w:fill="C5E0B4"/>
          </w:tcPr>
          <w:p w14:paraId="6D6002D7" w14:textId="1D765F51"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253 </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1759E07A" w14:textId="61336464"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335</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6E057139" w14:textId="0B9F327D"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308</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61D58DCB" w14:textId="756096EF"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311</w:t>
            </w:r>
          </w:p>
        </w:tc>
      </w:tr>
      <w:tr w:rsidR="007B69B8" w:rsidRPr="000E417D" w14:paraId="6234875D" w14:textId="77777777" w:rsidTr="007B69B8">
        <w:trPr>
          <w:jc w:val="center"/>
        </w:trPr>
        <w:tc>
          <w:tcPr>
            <w:tcW w:w="1276" w:type="dxa"/>
            <w:vMerge/>
            <w:tcBorders>
              <w:top w:val="nil"/>
              <w:left w:val="nil"/>
              <w:bottom w:val="nil"/>
              <w:right w:val="nil"/>
            </w:tcBorders>
          </w:tcPr>
          <w:p w14:paraId="14650094"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01D3EFC8" w14:textId="2D311741"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775" w:type="dxa"/>
            <w:tcBorders>
              <w:top w:val="single" w:sz="8" w:space="0" w:color="FFFFFF"/>
              <w:left w:val="single" w:sz="8" w:space="0" w:color="FFFFFF"/>
              <w:bottom w:val="single" w:sz="8" w:space="0" w:color="FFFFFF"/>
              <w:right w:val="single" w:sz="8" w:space="0" w:color="FFFFFF"/>
            </w:tcBorders>
            <w:shd w:val="clear" w:color="auto" w:fill="C5E0B4"/>
          </w:tcPr>
          <w:p w14:paraId="3AA2801B" w14:textId="158B5181"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865</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07196B59" w14:textId="1CC26CF3"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930</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7537F026" w14:textId="69DA6AC2"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960</w:t>
            </w:r>
          </w:p>
        </w:tc>
        <w:tc>
          <w:tcPr>
            <w:tcW w:w="946" w:type="dxa"/>
            <w:tcBorders>
              <w:top w:val="single" w:sz="8" w:space="0" w:color="FFFFFF"/>
              <w:left w:val="single" w:sz="8" w:space="0" w:color="FFFFFF"/>
              <w:bottom w:val="single" w:sz="8" w:space="0" w:color="FFFFFF"/>
              <w:right w:val="single" w:sz="8" w:space="0" w:color="FFFFFF"/>
            </w:tcBorders>
            <w:shd w:val="clear" w:color="auto" w:fill="C5E0B4"/>
          </w:tcPr>
          <w:p w14:paraId="7E04D232" w14:textId="7B3E956D"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1030</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1A00B3B0" w14:textId="2AF76797"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1377</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27FA3397" w14:textId="704DE26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1235</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4499FABA" w14:textId="76F33506"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1252</w:t>
            </w:r>
          </w:p>
        </w:tc>
      </w:tr>
      <w:tr w:rsidR="007B69B8" w:rsidRPr="000E417D" w14:paraId="1BDF9CEA" w14:textId="77777777" w:rsidTr="007B69B8">
        <w:trPr>
          <w:jc w:val="center"/>
        </w:trPr>
        <w:tc>
          <w:tcPr>
            <w:tcW w:w="1276" w:type="dxa"/>
            <w:vMerge/>
            <w:tcBorders>
              <w:top w:val="nil"/>
              <w:left w:val="nil"/>
              <w:bottom w:val="nil"/>
              <w:right w:val="nil"/>
            </w:tcBorders>
          </w:tcPr>
          <w:p w14:paraId="1439D3CE"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097F3139" w14:textId="2E012C4C"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775" w:type="dxa"/>
            <w:tcBorders>
              <w:top w:val="single" w:sz="8" w:space="0" w:color="FFFFFF"/>
              <w:left w:val="single" w:sz="8" w:space="0" w:color="FFFFFF"/>
              <w:bottom w:val="single" w:sz="8" w:space="0" w:color="000000"/>
              <w:right w:val="single" w:sz="8" w:space="0" w:color="FFFFFF"/>
            </w:tcBorders>
            <w:shd w:val="clear" w:color="auto" w:fill="C5E0B4"/>
          </w:tcPr>
          <w:p w14:paraId="6F9011B3" w14:textId="6B461C97"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1332</w:t>
            </w:r>
          </w:p>
        </w:tc>
        <w:tc>
          <w:tcPr>
            <w:tcW w:w="920" w:type="dxa"/>
            <w:tcBorders>
              <w:top w:val="single" w:sz="8" w:space="0" w:color="FFFFFF"/>
              <w:left w:val="single" w:sz="8" w:space="0" w:color="FFFFFF"/>
              <w:bottom w:val="single" w:sz="8" w:space="0" w:color="000000"/>
              <w:right w:val="single" w:sz="8" w:space="0" w:color="FFFFFF"/>
            </w:tcBorders>
            <w:shd w:val="clear" w:color="auto" w:fill="548235"/>
          </w:tcPr>
          <w:p w14:paraId="0503F080" w14:textId="7BC3BEF8"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1389</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032E0458" w14:textId="1F822283"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1571</w:t>
            </w:r>
          </w:p>
        </w:tc>
        <w:tc>
          <w:tcPr>
            <w:tcW w:w="946" w:type="dxa"/>
            <w:tcBorders>
              <w:top w:val="single" w:sz="8" w:space="0" w:color="FFFFFF"/>
              <w:left w:val="single" w:sz="8" w:space="0" w:color="FFFFFF"/>
              <w:bottom w:val="single" w:sz="8" w:space="0" w:color="FFFFFF"/>
              <w:right w:val="single" w:sz="8" w:space="0" w:color="FFFFFF"/>
            </w:tcBorders>
            <w:shd w:val="clear" w:color="auto" w:fill="FFFFFF"/>
          </w:tcPr>
          <w:p w14:paraId="17694D08" w14:textId="5E72BD27"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1557</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3DBCF411" w14:textId="72CF5888"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1810</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14EBF796" w14:textId="178451AB"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1736</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3B85ECF1" w14:textId="4A3DD520"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1756</w:t>
            </w:r>
          </w:p>
        </w:tc>
      </w:tr>
      <w:tr w:rsidR="007B69B8" w:rsidRPr="000E417D" w14:paraId="7806CA08" w14:textId="77777777" w:rsidTr="00801EA0">
        <w:trPr>
          <w:trHeight w:val="365"/>
          <w:jc w:val="center"/>
        </w:trPr>
        <w:tc>
          <w:tcPr>
            <w:tcW w:w="1276" w:type="dxa"/>
            <w:vMerge w:val="restart"/>
            <w:tcBorders>
              <w:top w:val="nil"/>
              <w:left w:val="nil"/>
              <w:bottom w:val="nil"/>
              <w:right w:val="nil"/>
            </w:tcBorders>
          </w:tcPr>
          <w:p w14:paraId="6C922021" w14:textId="77777777" w:rsidR="000E417D" w:rsidRPr="00801EA0" w:rsidRDefault="000E417D" w:rsidP="000E417D">
            <w:pPr>
              <w:pStyle w:val="a9"/>
              <w:ind w:left="0"/>
              <w:jc w:val="center"/>
              <w:rPr>
                <w:rFonts w:ascii="宋体" w:eastAsia="宋体" w:hAnsi="宋体" w:cs="宋体" w:hint="eastAsia"/>
                <w:iCs/>
                <w:sz w:val="24"/>
                <w:szCs w:val="28"/>
              </w:rPr>
            </w:pPr>
          </w:p>
          <w:p w14:paraId="6C937BCC" w14:textId="41261BD2" w:rsidR="007B69B8" w:rsidRPr="008A075D" w:rsidRDefault="00C84E78" w:rsidP="00801EA0">
            <w:pPr>
              <w:pStyle w:val="a9"/>
              <w:ind w:left="0"/>
              <w:jc w:val="center"/>
              <w:rPr>
                <w:rFonts w:hint="eastAsia"/>
                <w:sz w:val="18"/>
                <w:szCs w:val="18"/>
              </w:rPr>
            </w:pPr>
            <m:oMathPara>
              <m:oMath>
                <m:r>
                  <w:rPr>
                    <w:rFonts w:ascii="Cambria Math" w:eastAsia="等线" w:hAnsi="Cambria Math" w:cs="Times New Roman"/>
                  </w:rPr>
                  <m:t>ΔHvap</m:t>
                </m:r>
              </m:oMath>
            </m:oMathPara>
          </w:p>
        </w:tc>
        <w:tc>
          <w:tcPr>
            <w:tcW w:w="709" w:type="dxa"/>
            <w:tcBorders>
              <w:top w:val="nil"/>
              <w:left w:val="nil"/>
              <w:bottom w:val="nil"/>
              <w:right w:val="nil"/>
            </w:tcBorders>
          </w:tcPr>
          <w:p w14:paraId="71012330" w14:textId="5C7E8128"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775" w:type="dxa"/>
            <w:tcBorders>
              <w:top w:val="single" w:sz="8" w:space="0" w:color="000000"/>
              <w:left w:val="single" w:sz="8" w:space="0" w:color="FFFFFF"/>
              <w:bottom w:val="single" w:sz="8" w:space="0" w:color="FFFFFF"/>
              <w:right w:val="single" w:sz="8" w:space="0" w:color="FFFFFF"/>
            </w:tcBorders>
            <w:shd w:val="clear" w:color="auto" w:fill="548235"/>
          </w:tcPr>
          <w:p w14:paraId="53AFDFCC" w14:textId="6E06100B"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224</w:t>
            </w:r>
          </w:p>
        </w:tc>
        <w:tc>
          <w:tcPr>
            <w:tcW w:w="920" w:type="dxa"/>
            <w:tcBorders>
              <w:top w:val="single" w:sz="8" w:space="0" w:color="000000"/>
              <w:left w:val="single" w:sz="8" w:space="0" w:color="FFFFFF"/>
              <w:bottom w:val="single" w:sz="8" w:space="0" w:color="FFFFFF"/>
              <w:right w:val="single" w:sz="8" w:space="0" w:color="FFFFFF"/>
            </w:tcBorders>
            <w:shd w:val="clear" w:color="auto" w:fill="C5E0B4"/>
          </w:tcPr>
          <w:p w14:paraId="1D297C96" w14:textId="79A25E2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223</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5B9D5A69" w14:textId="65029DDC"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600</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3EA258C5" w14:textId="306EFAD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727</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7534433F" w14:textId="2C998529"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647</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7104C53D" w14:textId="18965030"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823</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5F0FB104" w14:textId="598EF031"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939</w:t>
            </w:r>
          </w:p>
        </w:tc>
      </w:tr>
      <w:tr w:rsidR="007B69B8" w:rsidRPr="000E417D" w14:paraId="2B005DFC" w14:textId="77777777" w:rsidTr="00801EA0">
        <w:trPr>
          <w:trHeight w:val="245"/>
          <w:jc w:val="center"/>
        </w:trPr>
        <w:tc>
          <w:tcPr>
            <w:tcW w:w="1276" w:type="dxa"/>
            <w:vMerge/>
            <w:tcBorders>
              <w:top w:val="nil"/>
              <w:left w:val="nil"/>
              <w:bottom w:val="nil"/>
              <w:right w:val="nil"/>
            </w:tcBorders>
          </w:tcPr>
          <w:p w14:paraId="37817E1B"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7DCFAC8B" w14:textId="001554E1"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775" w:type="dxa"/>
            <w:tcBorders>
              <w:top w:val="single" w:sz="8" w:space="0" w:color="FFFFFF"/>
              <w:left w:val="single" w:sz="8" w:space="0" w:color="FFFFFF"/>
              <w:bottom w:val="single" w:sz="8" w:space="0" w:color="FFFFFF"/>
              <w:right w:val="single" w:sz="8" w:space="0" w:color="FFFFFF"/>
            </w:tcBorders>
            <w:shd w:val="clear" w:color="auto" w:fill="C5E0B4"/>
          </w:tcPr>
          <w:p w14:paraId="231B4F6D" w14:textId="5BA16ED3"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935</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69C2D70C" w14:textId="5B258B7D"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984</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72C0C804" w14:textId="4A65176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1670</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68C6276E" w14:textId="233F677E"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1819</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14E3890C" w14:textId="52721288"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1806</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780D3BEA" w14:textId="7D3DC95D"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1795</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2EC086CE" w14:textId="4662EC72"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1919</w:t>
            </w:r>
          </w:p>
        </w:tc>
      </w:tr>
      <w:tr w:rsidR="007B69B8" w:rsidRPr="000E417D" w14:paraId="3FB74A3B" w14:textId="77777777" w:rsidTr="007B69B8">
        <w:trPr>
          <w:jc w:val="center"/>
        </w:trPr>
        <w:tc>
          <w:tcPr>
            <w:tcW w:w="1276" w:type="dxa"/>
            <w:vMerge/>
            <w:tcBorders>
              <w:top w:val="nil"/>
              <w:left w:val="nil"/>
              <w:bottom w:val="nil"/>
              <w:right w:val="nil"/>
            </w:tcBorders>
          </w:tcPr>
          <w:p w14:paraId="48225B85"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691DE863" w14:textId="58F8F547"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775" w:type="dxa"/>
            <w:tcBorders>
              <w:top w:val="single" w:sz="8" w:space="0" w:color="FFFFFF"/>
              <w:left w:val="single" w:sz="8" w:space="0" w:color="FFFFFF"/>
              <w:bottom w:val="single" w:sz="8" w:space="0" w:color="FFFFFF"/>
              <w:right w:val="single" w:sz="8" w:space="0" w:color="FFFFFF"/>
            </w:tcBorders>
            <w:shd w:val="clear" w:color="auto" w:fill="C5E0B4"/>
          </w:tcPr>
          <w:p w14:paraId="3B690D75" w14:textId="5C15AE66"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1493</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48362622" w14:textId="46D068DA"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1572</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6061BE04" w14:textId="44535F51"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1969</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20C38D3A" w14:textId="4D7C8463"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2010</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090DA185" w14:textId="3CEF9B43"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1992</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6AFA2EAD" w14:textId="4F243640"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1990</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1ADD8801" w14:textId="3B42181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2019</w:t>
            </w:r>
          </w:p>
        </w:tc>
      </w:tr>
      <w:tr w:rsidR="007B69B8" w:rsidRPr="000E417D" w14:paraId="058A35A2" w14:textId="77777777" w:rsidTr="007B69B8">
        <w:trPr>
          <w:jc w:val="center"/>
        </w:trPr>
        <w:tc>
          <w:tcPr>
            <w:tcW w:w="1276" w:type="dxa"/>
            <w:vMerge w:val="restart"/>
            <w:tcBorders>
              <w:top w:val="nil"/>
              <w:left w:val="nil"/>
              <w:bottom w:val="nil"/>
              <w:right w:val="nil"/>
            </w:tcBorders>
          </w:tcPr>
          <w:p w14:paraId="75A7984A" w14:textId="77777777" w:rsidR="007B69B8" w:rsidRDefault="007B69B8" w:rsidP="00801EA0">
            <w:pPr>
              <w:pStyle w:val="a9"/>
              <w:ind w:left="0"/>
              <w:jc w:val="center"/>
              <w:rPr>
                <w:rFonts w:ascii="Times New Roman" w:hAnsi="Times New Roman" w:cs="Times New Roman"/>
                <w:sz w:val="18"/>
                <w:szCs w:val="18"/>
              </w:rPr>
            </w:pPr>
          </w:p>
          <w:p w14:paraId="398A4D70" w14:textId="71A2A781" w:rsidR="007B69B8" w:rsidRPr="008A075D" w:rsidRDefault="00C84E78" w:rsidP="00801EA0">
            <w:pPr>
              <w:pStyle w:val="a9"/>
              <w:ind w:left="0"/>
              <w:jc w:val="center"/>
              <w:rPr>
                <w:rFonts w:hint="eastAsia"/>
                <w:sz w:val="18"/>
                <w:szCs w:val="18"/>
              </w:rPr>
            </w:pPr>
            <m:oMathPara>
              <m:oMath>
                <m:r>
                  <w:rPr>
                    <w:rFonts w:ascii="Cambria Math" w:eastAsia="等线" w:hAnsi="Cambria Math" w:cs="Times New Roman"/>
                  </w:rPr>
                  <m:t>V</m:t>
                </m:r>
              </m:oMath>
            </m:oMathPara>
          </w:p>
        </w:tc>
        <w:tc>
          <w:tcPr>
            <w:tcW w:w="709" w:type="dxa"/>
            <w:tcBorders>
              <w:top w:val="nil"/>
              <w:left w:val="nil"/>
              <w:bottom w:val="nil"/>
              <w:right w:val="nil"/>
            </w:tcBorders>
          </w:tcPr>
          <w:p w14:paraId="09C99396" w14:textId="6180EAF0"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775" w:type="dxa"/>
            <w:tcBorders>
              <w:top w:val="nil"/>
              <w:left w:val="nil"/>
              <w:bottom w:val="nil"/>
              <w:right w:val="nil"/>
            </w:tcBorders>
          </w:tcPr>
          <w:p w14:paraId="152FA96D"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60837C75"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24" w:space="0" w:color="FFFFFF"/>
              <w:right w:val="single" w:sz="8" w:space="0" w:color="FFFFFF"/>
            </w:tcBorders>
            <w:shd w:val="clear" w:color="auto" w:fill="C5E0B4"/>
          </w:tcPr>
          <w:p w14:paraId="2F4A87BF" w14:textId="080103D1"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1148</w:t>
            </w:r>
          </w:p>
        </w:tc>
        <w:tc>
          <w:tcPr>
            <w:tcW w:w="946" w:type="dxa"/>
            <w:tcBorders>
              <w:top w:val="single" w:sz="8" w:space="0" w:color="FFFFFF"/>
              <w:left w:val="single" w:sz="8" w:space="0" w:color="FFFFFF"/>
              <w:bottom w:val="single" w:sz="24" w:space="0" w:color="FFFFFF"/>
              <w:right w:val="single" w:sz="8" w:space="0" w:color="FFFFFF"/>
            </w:tcBorders>
            <w:shd w:val="clear" w:color="auto" w:fill="548235"/>
          </w:tcPr>
          <w:p w14:paraId="59466BCC" w14:textId="29FC177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1192 </w:t>
            </w:r>
          </w:p>
        </w:tc>
        <w:tc>
          <w:tcPr>
            <w:tcW w:w="920" w:type="dxa"/>
            <w:tcBorders>
              <w:top w:val="single" w:sz="8" w:space="0" w:color="FFFFFF"/>
              <w:left w:val="single" w:sz="8" w:space="0" w:color="FFFFFF"/>
              <w:bottom w:val="single" w:sz="24" w:space="0" w:color="FFFFFF"/>
              <w:right w:val="single" w:sz="8" w:space="0" w:color="FFFFFF"/>
            </w:tcBorders>
            <w:shd w:val="clear" w:color="auto" w:fill="FFFFFF"/>
          </w:tcPr>
          <w:p w14:paraId="7DA260E6" w14:textId="471CB5A0"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1080</w:t>
            </w:r>
          </w:p>
        </w:tc>
        <w:tc>
          <w:tcPr>
            <w:tcW w:w="920" w:type="dxa"/>
            <w:tcBorders>
              <w:top w:val="single" w:sz="8" w:space="0" w:color="FFFFFF"/>
              <w:left w:val="single" w:sz="8" w:space="0" w:color="FFFFFF"/>
              <w:bottom w:val="single" w:sz="24" w:space="0" w:color="FFFFFF"/>
              <w:right w:val="single" w:sz="8" w:space="0" w:color="FFFFFF"/>
            </w:tcBorders>
            <w:shd w:val="clear" w:color="auto" w:fill="C5E0B4"/>
          </w:tcPr>
          <w:p w14:paraId="596C580E" w14:textId="337097F6"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1410</w:t>
            </w:r>
          </w:p>
        </w:tc>
        <w:tc>
          <w:tcPr>
            <w:tcW w:w="920" w:type="dxa"/>
            <w:tcBorders>
              <w:top w:val="single" w:sz="8" w:space="0" w:color="FFFFFF"/>
              <w:left w:val="single" w:sz="8" w:space="0" w:color="FFFFFF"/>
              <w:bottom w:val="single" w:sz="24" w:space="0" w:color="FFFFFF"/>
              <w:right w:val="single" w:sz="8" w:space="0" w:color="FFFFFF"/>
            </w:tcBorders>
            <w:shd w:val="clear" w:color="auto" w:fill="548235"/>
          </w:tcPr>
          <w:p w14:paraId="2C7AFEB5" w14:textId="0182943C"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1629</w:t>
            </w:r>
          </w:p>
        </w:tc>
      </w:tr>
      <w:tr w:rsidR="007B69B8" w:rsidRPr="000E417D" w14:paraId="69476A70" w14:textId="77777777" w:rsidTr="007B69B8">
        <w:trPr>
          <w:trHeight w:hRule="exact" w:val="587"/>
          <w:jc w:val="center"/>
        </w:trPr>
        <w:tc>
          <w:tcPr>
            <w:tcW w:w="1276" w:type="dxa"/>
            <w:vMerge/>
            <w:tcBorders>
              <w:top w:val="nil"/>
              <w:left w:val="nil"/>
              <w:bottom w:val="nil"/>
              <w:right w:val="nil"/>
            </w:tcBorders>
          </w:tcPr>
          <w:p w14:paraId="22382D18"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6026AFC2" w14:textId="0D84314D"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775" w:type="dxa"/>
            <w:tcBorders>
              <w:top w:val="nil"/>
              <w:left w:val="nil"/>
              <w:bottom w:val="nil"/>
              <w:right w:val="nil"/>
            </w:tcBorders>
          </w:tcPr>
          <w:p w14:paraId="47318E9A"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53387DB7"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single" w:sz="24" w:space="0" w:color="FFFFFF"/>
              <w:left w:val="single" w:sz="8" w:space="0" w:color="FFFFFF"/>
              <w:bottom w:val="single" w:sz="8" w:space="0" w:color="FFFFFF"/>
              <w:right w:val="single" w:sz="8" w:space="0" w:color="FFFFFF"/>
            </w:tcBorders>
            <w:shd w:val="clear" w:color="auto" w:fill="C5E0B4"/>
          </w:tcPr>
          <w:p w14:paraId="393BB22B" w14:textId="097D6970"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2036</w:t>
            </w:r>
          </w:p>
        </w:tc>
        <w:tc>
          <w:tcPr>
            <w:tcW w:w="946" w:type="dxa"/>
            <w:tcBorders>
              <w:top w:val="single" w:sz="24" w:space="0" w:color="FFFFFF"/>
              <w:left w:val="single" w:sz="8" w:space="0" w:color="FFFFFF"/>
              <w:bottom w:val="single" w:sz="8" w:space="0" w:color="FFFFFF"/>
              <w:right w:val="single" w:sz="8" w:space="0" w:color="FFFFFF"/>
            </w:tcBorders>
            <w:shd w:val="clear" w:color="auto" w:fill="548235"/>
          </w:tcPr>
          <w:p w14:paraId="422EE98C" w14:textId="2B42A48A"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2048</w:t>
            </w:r>
          </w:p>
        </w:tc>
        <w:tc>
          <w:tcPr>
            <w:tcW w:w="920" w:type="dxa"/>
            <w:tcBorders>
              <w:top w:val="single" w:sz="24" w:space="0" w:color="FFFFFF"/>
              <w:left w:val="single" w:sz="8" w:space="0" w:color="FFFFFF"/>
              <w:bottom w:val="single" w:sz="8" w:space="0" w:color="FFFFFF"/>
              <w:right w:val="single" w:sz="8" w:space="0" w:color="FFFFFF"/>
            </w:tcBorders>
            <w:shd w:val="clear" w:color="auto" w:fill="FFFFFF"/>
          </w:tcPr>
          <w:p w14:paraId="1CC2761B" w14:textId="36AEFF9D"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2025</w:t>
            </w:r>
          </w:p>
        </w:tc>
        <w:tc>
          <w:tcPr>
            <w:tcW w:w="920" w:type="dxa"/>
            <w:tcBorders>
              <w:top w:val="single" w:sz="24" w:space="0" w:color="FFFFFF"/>
              <w:left w:val="single" w:sz="8" w:space="0" w:color="FFFFFF"/>
              <w:bottom w:val="single" w:sz="8" w:space="0" w:color="FFFFFF"/>
              <w:right w:val="single" w:sz="8" w:space="0" w:color="FFFFFF"/>
            </w:tcBorders>
            <w:shd w:val="clear" w:color="auto" w:fill="C5E0B4"/>
          </w:tcPr>
          <w:p w14:paraId="6B399FE8" w14:textId="7290F213"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2064</w:t>
            </w:r>
          </w:p>
        </w:tc>
        <w:tc>
          <w:tcPr>
            <w:tcW w:w="920" w:type="dxa"/>
            <w:tcBorders>
              <w:top w:val="single" w:sz="24" w:space="0" w:color="FFFFFF"/>
              <w:left w:val="single" w:sz="8" w:space="0" w:color="FFFFFF"/>
              <w:bottom w:val="single" w:sz="8" w:space="0" w:color="FFFFFF"/>
              <w:right w:val="single" w:sz="8" w:space="0" w:color="FFFFFF"/>
            </w:tcBorders>
            <w:shd w:val="clear" w:color="auto" w:fill="548235"/>
          </w:tcPr>
          <w:p w14:paraId="1CB866AB" w14:textId="3DA3C8BA"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2072</w:t>
            </w:r>
          </w:p>
        </w:tc>
      </w:tr>
      <w:tr w:rsidR="007B69B8" w:rsidRPr="000E417D" w14:paraId="7B2700FA" w14:textId="77777777" w:rsidTr="007B69B8">
        <w:trPr>
          <w:jc w:val="center"/>
        </w:trPr>
        <w:tc>
          <w:tcPr>
            <w:tcW w:w="1276" w:type="dxa"/>
            <w:vMerge/>
            <w:tcBorders>
              <w:top w:val="nil"/>
              <w:left w:val="nil"/>
              <w:bottom w:val="nil"/>
              <w:right w:val="nil"/>
            </w:tcBorders>
          </w:tcPr>
          <w:p w14:paraId="73CB2CFE"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5489F21A" w14:textId="528111F6"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775" w:type="dxa"/>
            <w:tcBorders>
              <w:top w:val="nil"/>
              <w:left w:val="nil"/>
              <w:bottom w:val="nil"/>
              <w:right w:val="nil"/>
            </w:tcBorders>
          </w:tcPr>
          <w:p w14:paraId="4B19A397"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31A5B105"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3C84EC80" w14:textId="4F584AEE"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2067</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5271C29D" w14:textId="093F719E"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2075</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7143F240" w14:textId="61F6761D"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2066</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56B16CB2" w14:textId="471E2DD2"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2078</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6FA3D4C8" w14:textId="6BD0B1B8"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2079</w:t>
            </w:r>
          </w:p>
        </w:tc>
      </w:tr>
      <w:tr w:rsidR="007B69B8" w:rsidRPr="000E417D" w14:paraId="413B8022" w14:textId="77777777" w:rsidTr="007B69B8">
        <w:trPr>
          <w:jc w:val="center"/>
        </w:trPr>
        <w:tc>
          <w:tcPr>
            <w:tcW w:w="1276" w:type="dxa"/>
            <w:vMerge w:val="restart"/>
            <w:tcBorders>
              <w:top w:val="nil"/>
              <w:left w:val="nil"/>
              <w:bottom w:val="nil"/>
              <w:right w:val="nil"/>
            </w:tcBorders>
          </w:tcPr>
          <w:p w14:paraId="479B195C" w14:textId="77777777" w:rsidR="000E417D" w:rsidRDefault="000E417D" w:rsidP="000E417D">
            <w:pPr>
              <w:pStyle w:val="a9"/>
              <w:ind w:left="0"/>
              <w:jc w:val="center"/>
              <w:rPr>
                <w:rFonts w:ascii="宋体" w:eastAsia="宋体" w:hAnsi="宋体" w:cs="宋体" w:hint="eastAsia"/>
                <w:iCs/>
              </w:rPr>
            </w:pPr>
          </w:p>
          <w:p w14:paraId="225D6EA2" w14:textId="403ED748" w:rsidR="007B69B8" w:rsidRPr="008A075D" w:rsidRDefault="00C84E78" w:rsidP="00801EA0">
            <w:pPr>
              <w:pStyle w:val="a9"/>
              <w:ind w:left="0"/>
              <w:jc w:val="center"/>
              <w:rPr>
                <w:rFonts w:hint="eastAsia"/>
                <w:sz w:val="18"/>
                <w:szCs w:val="18"/>
              </w:rPr>
            </w:pPr>
            <m:oMathPara>
              <m:oMath>
                <m:r>
                  <w:rPr>
                    <w:rFonts w:ascii="Cambria Math" w:eastAsia="等线" w:hAnsi="Cambria Math" w:cs="Times New Roman"/>
                  </w:rPr>
                  <m:t>U</m:t>
                </m:r>
              </m:oMath>
            </m:oMathPara>
          </w:p>
        </w:tc>
        <w:tc>
          <w:tcPr>
            <w:tcW w:w="709" w:type="dxa"/>
            <w:tcBorders>
              <w:top w:val="nil"/>
              <w:left w:val="nil"/>
              <w:bottom w:val="nil"/>
              <w:right w:val="nil"/>
            </w:tcBorders>
          </w:tcPr>
          <w:p w14:paraId="756A0168" w14:textId="200BB614"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775" w:type="dxa"/>
            <w:tcBorders>
              <w:top w:val="nil"/>
              <w:left w:val="nil"/>
              <w:bottom w:val="nil"/>
              <w:right w:val="nil"/>
            </w:tcBorders>
          </w:tcPr>
          <w:p w14:paraId="7EC4FAB3"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65D2920C"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5A39BB49" w14:textId="45D5AD50"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1240</w:t>
            </w:r>
          </w:p>
        </w:tc>
        <w:tc>
          <w:tcPr>
            <w:tcW w:w="946" w:type="dxa"/>
            <w:tcBorders>
              <w:top w:val="single" w:sz="8" w:space="0" w:color="FFFFFF"/>
              <w:left w:val="single" w:sz="8" w:space="0" w:color="FFFFFF"/>
              <w:bottom w:val="single" w:sz="8" w:space="0" w:color="FFFFFF"/>
              <w:right w:val="single" w:sz="8" w:space="0" w:color="FFFFFF"/>
            </w:tcBorders>
            <w:shd w:val="clear" w:color="auto" w:fill="C5E0B4"/>
          </w:tcPr>
          <w:p w14:paraId="73D2D30E" w14:textId="3166ACD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1276</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79F7C3BB" w14:textId="4B0127E4"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1312</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311CE2AF" w14:textId="06643EBB"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1381</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3C310FE4" w14:textId="4EC74ACC"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1409</w:t>
            </w:r>
          </w:p>
        </w:tc>
      </w:tr>
      <w:tr w:rsidR="007B69B8" w:rsidRPr="000E417D" w14:paraId="28D0FAAB" w14:textId="77777777" w:rsidTr="007B69B8">
        <w:trPr>
          <w:trHeight w:val="370"/>
          <w:jc w:val="center"/>
        </w:trPr>
        <w:tc>
          <w:tcPr>
            <w:tcW w:w="1276" w:type="dxa"/>
            <w:vMerge/>
            <w:tcBorders>
              <w:top w:val="nil"/>
              <w:left w:val="nil"/>
              <w:bottom w:val="nil"/>
              <w:right w:val="nil"/>
            </w:tcBorders>
          </w:tcPr>
          <w:p w14:paraId="22AF7E2E"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41887EC8" w14:textId="60E3AC23"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775" w:type="dxa"/>
            <w:tcBorders>
              <w:top w:val="nil"/>
              <w:left w:val="nil"/>
              <w:bottom w:val="nil"/>
              <w:right w:val="nil"/>
            </w:tcBorders>
          </w:tcPr>
          <w:p w14:paraId="2C7490DB"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0EE5DF01"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23A8DABE" w14:textId="4E8D5D29"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1914</w:t>
            </w:r>
          </w:p>
        </w:tc>
        <w:tc>
          <w:tcPr>
            <w:tcW w:w="946" w:type="dxa"/>
            <w:tcBorders>
              <w:top w:val="single" w:sz="8" w:space="0" w:color="FFFFFF"/>
              <w:left w:val="single" w:sz="8" w:space="0" w:color="FFFFFF"/>
              <w:bottom w:val="single" w:sz="8" w:space="0" w:color="FFFFFF"/>
              <w:right w:val="single" w:sz="8" w:space="0" w:color="FFFFFF"/>
            </w:tcBorders>
            <w:shd w:val="clear" w:color="auto" w:fill="C5E0B4"/>
          </w:tcPr>
          <w:p w14:paraId="1FDC7967" w14:textId="203BBAB3"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1922</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682A17BE" w14:textId="2E761F79"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1941</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31DDBE20" w14:textId="04A23283"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1944</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22D38CE5" w14:textId="5D787EFD"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1959</w:t>
            </w:r>
          </w:p>
        </w:tc>
      </w:tr>
      <w:tr w:rsidR="007B69B8" w:rsidRPr="000E417D" w14:paraId="3C23A428" w14:textId="77777777" w:rsidTr="007B69B8">
        <w:trPr>
          <w:trHeight w:val="392"/>
          <w:jc w:val="center"/>
        </w:trPr>
        <w:tc>
          <w:tcPr>
            <w:tcW w:w="1276" w:type="dxa"/>
            <w:vMerge/>
            <w:tcBorders>
              <w:top w:val="nil"/>
              <w:left w:val="nil"/>
              <w:bottom w:val="nil"/>
              <w:right w:val="nil"/>
            </w:tcBorders>
          </w:tcPr>
          <w:p w14:paraId="742D44EA"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07B9BA33" w14:textId="1EDA480D"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775" w:type="dxa"/>
            <w:tcBorders>
              <w:top w:val="nil"/>
              <w:left w:val="nil"/>
              <w:bottom w:val="nil"/>
              <w:right w:val="nil"/>
            </w:tcBorders>
          </w:tcPr>
          <w:p w14:paraId="7B28ED4C"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6C247458"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4D9037FF" w14:textId="72ACA0F9"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1982</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30C11E5C" w14:textId="63A87454"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2001</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7BB67866" w14:textId="5083AEBB"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1997</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2235DE1D" w14:textId="66D30B3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2008</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0796B829" w14:textId="4961D0D6"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2008</w:t>
            </w:r>
          </w:p>
        </w:tc>
      </w:tr>
      <w:tr w:rsidR="007B69B8" w:rsidRPr="000E417D" w14:paraId="2DC16AA6" w14:textId="77777777" w:rsidTr="007B69B8">
        <w:trPr>
          <w:jc w:val="center"/>
        </w:trPr>
        <w:tc>
          <w:tcPr>
            <w:tcW w:w="1276" w:type="dxa"/>
            <w:vMerge w:val="restart"/>
            <w:tcBorders>
              <w:top w:val="nil"/>
              <w:left w:val="nil"/>
              <w:bottom w:val="nil"/>
              <w:right w:val="nil"/>
            </w:tcBorders>
          </w:tcPr>
          <w:p w14:paraId="0800B987" w14:textId="77777777" w:rsidR="000E417D" w:rsidRDefault="000E417D" w:rsidP="000E417D">
            <w:pPr>
              <w:pStyle w:val="a9"/>
              <w:ind w:left="0"/>
              <w:jc w:val="center"/>
              <w:rPr>
                <w:rFonts w:ascii="宋体" w:eastAsia="宋体" w:hAnsi="宋体" w:cs="宋体" w:hint="eastAsia"/>
                <w:iCs/>
              </w:rPr>
            </w:pPr>
          </w:p>
          <w:p w14:paraId="221BBE4A" w14:textId="05952052" w:rsidR="007B69B8" w:rsidRPr="008A075D" w:rsidRDefault="00C84E78" w:rsidP="00801EA0">
            <w:pPr>
              <w:pStyle w:val="a9"/>
              <w:ind w:left="0"/>
              <w:jc w:val="center"/>
              <w:rPr>
                <w:rFonts w:hint="eastAsia"/>
                <w:sz w:val="18"/>
                <w:szCs w:val="18"/>
              </w:rPr>
            </w:pPr>
            <m:oMathPara>
              <m:oMath>
                <m:r>
                  <w:rPr>
                    <w:rFonts w:ascii="Cambria Math" w:eastAsia="等线" w:hAnsi="Cambria Math" w:cs="Times New Roman"/>
                  </w:rPr>
                  <m:t>H</m:t>
                </m:r>
              </m:oMath>
            </m:oMathPara>
          </w:p>
        </w:tc>
        <w:tc>
          <w:tcPr>
            <w:tcW w:w="709" w:type="dxa"/>
            <w:tcBorders>
              <w:top w:val="nil"/>
              <w:left w:val="nil"/>
              <w:bottom w:val="nil"/>
              <w:right w:val="nil"/>
            </w:tcBorders>
          </w:tcPr>
          <w:p w14:paraId="1D5FD468" w14:textId="36B773A1"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775" w:type="dxa"/>
            <w:tcBorders>
              <w:top w:val="nil"/>
              <w:left w:val="nil"/>
              <w:bottom w:val="nil"/>
              <w:right w:val="nil"/>
            </w:tcBorders>
          </w:tcPr>
          <w:p w14:paraId="0064641D"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26616735"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01C1185A" w14:textId="4505AB80"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1321</w:t>
            </w:r>
          </w:p>
        </w:tc>
        <w:tc>
          <w:tcPr>
            <w:tcW w:w="946" w:type="dxa"/>
            <w:tcBorders>
              <w:top w:val="single" w:sz="8" w:space="0" w:color="FFFFFF"/>
              <w:left w:val="single" w:sz="8" w:space="0" w:color="FFFFFF"/>
              <w:bottom w:val="single" w:sz="8" w:space="0" w:color="FFFFFF"/>
              <w:right w:val="single" w:sz="8" w:space="0" w:color="FFFFFF"/>
            </w:tcBorders>
            <w:shd w:val="clear" w:color="auto" w:fill="C5E0B4"/>
          </w:tcPr>
          <w:p w14:paraId="67CFEA1E" w14:textId="059132CF"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1333</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2E556E4C" w14:textId="2E56D27E"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1401</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1E752B95" w14:textId="53D5F474"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1431</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1015C208" w14:textId="520FE752"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1452</w:t>
            </w:r>
          </w:p>
        </w:tc>
      </w:tr>
      <w:tr w:rsidR="007B69B8" w:rsidRPr="000E417D" w14:paraId="083AD4B9" w14:textId="77777777" w:rsidTr="007B69B8">
        <w:trPr>
          <w:jc w:val="center"/>
        </w:trPr>
        <w:tc>
          <w:tcPr>
            <w:tcW w:w="1276" w:type="dxa"/>
            <w:vMerge/>
            <w:tcBorders>
              <w:top w:val="nil"/>
              <w:left w:val="nil"/>
              <w:bottom w:val="nil"/>
              <w:right w:val="nil"/>
            </w:tcBorders>
          </w:tcPr>
          <w:p w14:paraId="70252F8E"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5D9E3ED7" w14:textId="2527A120"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775" w:type="dxa"/>
            <w:tcBorders>
              <w:top w:val="nil"/>
              <w:left w:val="nil"/>
              <w:bottom w:val="nil"/>
              <w:right w:val="nil"/>
            </w:tcBorders>
          </w:tcPr>
          <w:p w14:paraId="1ADD9972"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42546E00"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3C0CC9B2" w14:textId="472A252E"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1959</w:t>
            </w:r>
          </w:p>
        </w:tc>
        <w:tc>
          <w:tcPr>
            <w:tcW w:w="946" w:type="dxa"/>
            <w:tcBorders>
              <w:top w:val="single" w:sz="8" w:space="0" w:color="FFFFFF"/>
              <w:left w:val="single" w:sz="8" w:space="0" w:color="FFFFFF"/>
              <w:bottom w:val="single" w:sz="8" w:space="0" w:color="FFFFFF"/>
              <w:right w:val="single" w:sz="8" w:space="0" w:color="FFFFFF"/>
            </w:tcBorders>
            <w:shd w:val="clear" w:color="auto" w:fill="C5E0B4"/>
          </w:tcPr>
          <w:p w14:paraId="51A28762" w14:textId="36E1413C"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1956</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63308CA5" w14:textId="7A90675F"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1959</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5890922C" w14:textId="10DA99C8"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1984</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3D4481F8" w14:textId="2D4A4149"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1981</w:t>
            </w:r>
          </w:p>
        </w:tc>
      </w:tr>
      <w:tr w:rsidR="007B69B8" w:rsidRPr="000E417D" w14:paraId="1182BDDE" w14:textId="77777777" w:rsidTr="007B69B8">
        <w:trPr>
          <w:jc w:val="center"/>
        </w:trPr>
        <w:tc>
          <w:tcPr>
            <w:tcW w:w="1276" w:type="dxa"/>
            <w:vMerge/>
            <w:tcBorders>
              <w:top w:val="nil"/>
              <w:left w:val="nil"/>
              <w:bottom w:val="nil"/>
              <w:right w:val="nil"/>
            </w:tcBorders>
          </w:tcPr>
          <w:p w14:paraId="53FF7793" w14:textId="77777777" w:rsidR="007B69B8" w:rsidRPr="008A075D" w:rsidRDefault="007B69B8" w:rsidP="00801EA0">
            <w:pPr>
              <w:pStyle w:val="a9"/>
              <w:ind w:left="0"/>
              <w:jc w:val="center"/>
              <w:rPr>
                <w:rFonts w:hint="eastAsia"/>
                <w:sz w:val="18"/>
                <w:szCs w:val="18"/>
              </w:rPr>
            </w:pPr>
          </w:p>
        </w:tc>
        <w:tc>
          <w:tcPr>
            <w:tcW w:w="709" w:type="dxa"/>
            <w:tcBorders>
              <w:top w:val="nil"/>
              <w:left w:val="nil"/>
              <w:bottom w:val="nil"/>
              <w:right w:val="nil"/>
            </w:tcBorders>
          </w:tcPr>
          <w:p w14:paraId="0A9B2F5A" w14:textId="10229AB2" w:rsidR="007B69B8" w:rsidRPr="008A075D" w:rsidRDefault="007B69B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775" w:type="dxa"/>
            <w:tcBorders>
              <w:top w:val="nil"/>
              <w:left w:val="nil"/>
              <w:bottom w:val="nil"/>
              <w:right w:val="nil"/>
            </w:tcBorders>
          </w:tcPr>
          <w:p w14:paraId="7E744737"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4DDCF9AC" w14:textId="77777777" w:rsidR="007B69B8" w:rsidRPr="00801EA0" w:rsidRDefault="007B69B8" w:rsidP="007B69B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31631C85" w14:textId="14B746C5"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2006</w:t>
            </w:r>
          </w:p>
        </w:tc>
        <w:tc>
          <w:tcPr>
            <w:tcW w:w="946" w:type="dxa"/>
            <w:tcBorders>
              <w:top w:val="single" w:sz="8" w:space="0" w:color="FFFFFF"/>
              <w:left w:val="single" w:sz="8" w:space="0" w:color="FFFFFF"/>
              <w:bottom w:val="single" w:sz="8" w:space="0" w:color="FFFFFF"/>
              <w:right w:val="single" w:sz="8" w:space="0" w:color="FFFFFF"/>
            </w:tcBorders>
            <w:shd w:val="clear" w:color="auto" w:fill="C5E0B4"/>
          </w:tcPr>
          <w:p w14:paraId="4249D669" w14:textId="56229E59"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2004</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25B3478C" w14:textId="0921B1AC"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1996</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69CC91AF" w14:textId="6CA9D831"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2025</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67FDDFE2" w14:textId="4AD7BF4B" w:rsidR="007B69B8" w:rsidRPr="00801EA0" w:rsidRDefault="007B69B8" w:rsidP="007B69B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2021</w:t>
            </w:r>
          </w:p>
        </w:tc>
      </w:tr>
      <w:tr w:rsidR="00C84E78" w:rsidRPr="000E417D" w14:paraId="6840214A" w14:textId="77777777" w:rsidTr="007B69B8">
        <w:trPr>
          <w:jc w:val="center"/>
        </w:trPr>
        <w:tc>
          <w:tcPr>
            <w:tcW w:w="1276" w:type="dxa"/>
            <w:vMerge w:val="restart"/>
            <w:tcBorders>
              <w:top w:val="nil"/>
              <w:left w:val="nil"/>
              <w:bottom w:val="nil"/>
              <w:right w:val="nil"/>
            </w:tcBorders>
          </w:tcPr>
          <w:p w14:paraId="10B95EA4" w14:textId="77777777" w:rsidR="000E417D" w:rsidRDefault="000E417D" w:rsidP="000E417D">
            <w:pPr>
              <w:pStyle w:val="a9"/>
              <w:ind w:left="0"/>
              <w:jc w:val="center"/>
              <w:rPr>
                <w:rFonts w:ascii="宋体" w:eastAsia="宋体" w:hAnsi="宋体" w:cs="宋体" w:hint="eastAsia"/>
              </w:rPr>
            </w:pPr>
          </w:p>
          <w:p w14:paraId="5FBA9C2D" w14:textId="51D284E0" w:rsidR="00C84E78" w:rsidRPr="008A075D" w:rsidRDefault="00C84E78" w:rsidP="00801EA0">
            <w:pPr>
              <w:pStyle w:val="a9"/>
              <w:ind w:left="0"/>
              <w:jc w:val="center"/>
              <w:rPr>
                <w:rFonts w:hint="eastAsia"/>
                <w:sz w:val="18"/>
                <w:szCs w:val="18"/>
              </w:rPr>
            </w:pPr>
            <m:oMathPara>
              <m:oMath>
                <m:r>
                  <w:rPr>
                    <w:rFonts w:ascii="Cambria Math" w:eastAsia="等线" w:hAnsi="Cambria Math" w:cs="Times New Roman"/>
                  </w:rPr>
                  <m:t>Ex</m:t>
                </m:r>
              </m:oMath>
            </m:oMathPara>
          </w:p>
        </w:tc>
        <w:tc>
          <w:tcPr>
            <w:tcW w:w="709" w:type="dxa"/>
            <w:tcBorders>
              <w:top w:val="nil"/>
              <w:left w:val="nil"/>
              <w:bottom w:val="nil"/>
              <w:right w:val="nil"/>
            </w:tcBorders>
          </w:tcPr>
          <w:p w14:paraId="150662D6" w14:textId="6F99686F"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775" w:type="dxa"/>
            <w:tcBorders>
              <w:top w:val="nil"/>
              <w:left w:val="nil"/>
              <w:bottom w:val="nil"/>
              <w:right w:val="nil"/>
            </w:tcBorders>
          </w:tcPr>
          <w:p w14:paraId="310A6237"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7666B3D7"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24" w:space="0" w:color="FFFFFF"/>
              <w:right w:val="single" w:sz="8" w:space="0" w:color="FFFFFF"/>
            </w:tcBorders>
            <w:shd w:val="clear" w:color="auto" w:fill="C5E0B4"/>
          </w:tcPr>
          <w:p w14:paraId="5D0E3378" w14:textId="14405D0B"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420</w:t>
            </w:r>
          </w:p>
        </w:tc>
        <w:tc>
          <w:tcPr>
            <w:tcW w:w="946" w:type="dxa"/>
            <w:tcBorders>
              <w:top w:val="single" w:sz="8" w:space="0" w:color="FFFFFF"/>
              <w:left w:val="single" w:sz="8" w:space="0" w:color="FFFFFF"/>
              <w:bottom w:val="single" w:sz="24" w:space="0" w:color="FFFFFF"/>
              <w:right w:val="single" w:sz="8" w:space="0" w:color="FFFFFF"/>
            </w:tcBorders>
            <w:shd w:val="clear" w:color="auto" w:fill="548235"/>
          </w:tcPr>
          <w:p w14:paraId="04D95FE2" w14:textId="043E3668"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492</w:t>
            </w:r>
          </w:p>
        </w:tc>
        <w:tc>
          <w:tcPr>
            <w:tcW w:w="920" w:type="dxa"/>
            <w:tcBorders>
              <w:top w:val="single" w:sz="8" w:space="0" w:color="FFFFFF"/>
              <w:left w:val="single" w:sz="8" w:space="0" w:color="FFFFFF"/>
              <w:bottom w:val="single" w:sz="24" w:space="0" w:color="FFFFFF"/>
              <w:right w:val="single" w:sz="8" w:space="0" w:color="FFFFFF"/>
            </w:tcBorders>
            <w:shd w:val="clear" w:color="auto" w:fill="FFFFFF"/>
          </w:tcPr>
          <w:p w14:paraId="22401A0D" w14:textId="61B9EB3A"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367</w:t>
            </w:r>
          </w:p>
        </w:tc>
        <w:tc>
          <w:tcPr>
            <w:tcW w:w="920" w:type="dxa"/>
            <w:tcBorders>
              <w:top w:val="single" w:sz="8" w:space="0" w:color="FFFFFF"/>
              <w:left w:val="single" w:sz="8" w:space="0" w:color="FFFFFF"/>
              <w:bottom w:val="single" w:sz="24" w:space="0" w:color="FFFFFF"/>
              <w:right w:val="single" w:sz="8" w:space="0" w:color="FFFFFF"/>
            </w:tcBorders>
            <w:shd w:val="clear" w:color="auto" w:fill="C5E0B4"/>
          </w:tcPr>
          <w:p w14:paraId="10341A00" w14:textId="3481F9CC"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524</w:t>
            </w:r>
          </w:p>
        </w:tc>
        <w:tc>
          <w:tcPr>
            <w:tcW w:w="920" w:type="dxa"/>
            <w:tcBorders>
              <w:top w:val="single" w:sz="8" w:space="0" w:color="FFFFFF"/>
              <w:left w:val="single" w:sz="8" w:space="0" w:color="FFFFFF"/>
              <w:bottom w:val="single" w:sz="24" w:space="0" w:color="FFFFFF"/>
              <w:right w:val="single" w:sz="8" w:space="0" w:color="FFFFFF"/>
            </w:tcBorders>
            <w:shd w:val="clear" w:color="auto" w:fill="548235"/>
          </w:tcPr>
          <w:p w14:paraId="39D62B19" w14:textId="7958C5E5"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553</w:t>
            </w:r>
          </w:p>
        </w:tc>
      </w:tr>
      <w:tr w:rsidR="00C84E78" w:rsidRPr="000E417D" w14:paraId="76F53576" w14:textId="77777777" w:rsidTr="007B69B8">
        <w:trPr>
          <w:jc w:val="center"/>
        </w:trPr>
        <w:tc>
          <w:tcPr>
            <w:tcW w:w="1276" w:type="dxa"/>
            <w:vMerge/>
            <w:tcBorders>
              <w:top w:val="nil"/>
              <w:left w:val="nil"/>
              <w:bottom w:val="nil"/>
              <w:right w:val="nil"/>
            </w:tcBorders>
          </w:tcPr>
          <w:p w14:paraId="7F4A1176" w14:textId="77777777" w:rsidR="00C84E78" w:rsidRPr="008A075D" w:rsidRDefault="00C84E78" w:rsidP="00801EA0">
            <w:pPr>
              <w:pStyle w:val="a9"/>
              <w:ind w:left="0"/>
              <w:jc w:val="center"/>
              <w:rPr>
                <w:rFonts w:hint="eastAsia"/>
                <w:sz w:val="18"/>
                <w:szCs w:val="18"/>
              </w:rPr>
            </w:pPr>
          </w:p>
        </w:tc>
        <w:tc>
          <w:tcPr>
            <w:tcW w:w="709" w:type="dxa"/>
            <w:tcBorders>
              <w:top w:val="nil"/>
              <w:left w:val="nil"/>
              <w:bottom w:val="nil"/>
              <w:right w:val="nil"/>
            </w:tcBorders>
          </w:tcPr>
          <w:p w14:paraId="578CC630" w14:textId="52FADC7F"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775" w:type="dxa"/>
            <w:tcBorders>
              <w:top w:val="nil"/>
              <w:left w:val="nil"/>
              <w:bottom w:val="nil"/>
              <w:right w:val="nil"/>
            </w:tcBorders>
          </w:tcPr>
          <w:p w14:paraId="4E9C160C"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5506B8CD"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24" w:space="0" w:color="FFFFFF"/>
              <w:left w:val="single" w:sz="8" w:space="0" w:color="FFFFFF"/>
              <w:bottom w:val="single" w:sz="8" w:space="0" w:color="FFFFFF"/>
              <w:right w:val="single" w:sz="8" w:space="0" w:color="FFFFFF"/>
            </w:tcBorders>
            <w:shd w:val="clear" w:color="auto" w:fill="C5E0B4"/>
          </w:tcPr>
          <w:p w14:paraId="7DEC86A2" w14:textId="5DACEAA2"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1233</w:t>
            </w:r>
          </w:p>
        </w:tc>
        <w:tc>
          <w:tcPr>
            <w:tcW w:w="946" w:type="dxa"/>
            <w:tcBorders>
              <w:top w:val="single" w:sz="24" w:space="0" w:color="FFFFFF"/>
              <w:left w:val="single" w:sz="8" w:space="0" w:color="FFFFFF"/>
              <w:bottom w:val="single" w:sz="8" w:space="0" w:color="FFFFFF"/>
              <w:right w:val="single" w:sz="8" w:space="0" w:color="FFFFFF"/>
            </w:tcBorders>
            <w:shd w:val="clear" w:color="auto" w:fill="548235"/>
          </w:tcPr>
          <w:p w14:paraId="75F5DFD9" w14:textId="4DB24036"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1397</w:t>
            </w:r>
          </w:p>
        </w:tc>
        <w:tc>
          <w:tcPr>
            <w:tcW w:w="920" w:type="dxa"/>
            <w:tcBorders>
              <w:top w:val="single" w:sz="24" w:space="0" w:color="FFFFFF"/>
              <w:left w:val="single" w:sz="8" w:space="0" w:color="FFFFFF"/>
              <w:bottom w:val="single" w:sz="8" w:space="0" w:color="FFFFFF"/>
              <w:right w:val="single" w:sz="8" w:space="0" w:color="FFFFFF"/>
            </w:tcBorders>
            <w:shd w:val="clear" w:color="auto" w:fill="FFFFFF"/>
          </w:tcPr>
          <w:p w14:paraId="7499705B" w14:textId="4A563F05"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1229</w:t>
            </w:r>
          </w:p>
        </w:tc>
        <w:tc>
          <w:tcPr>
            <w:tcW w:w="920" w:type="dxa"/>
            <w:tcBorders>
              <w:top w:val="single" w:sz="24" w:space="0" w:color="FFFFFF"/>
              <w:left w:val="single" w:sz="8" w:space="0" w:color="FFFFFF"/>
              <w:bottom w:val="single" w:sz="8" w:space="0" w:color="FFFFFF"/>
              <w:right w:val="single" w:sz="8" w:space="0" w:color="FFFFFF"/>
            </w:tcBorders>
            <w:shd w:val="clear" w:color="auto" w:fill="C5E0B4"/>
          </w:tcPr>
          <w:p w14:paraId="3D783BE2" w14:textId="69BC6FC4"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1343</w:t>
            </w:r>
          </w:p>
        </w:tc>
        <w:tc>
          <w:tcPr>
            <w:tcW w:w="920" w:type="dxa"/>
            <w:tcBorders>
              <w:top w:val="single" w:sz="24" w:space="0" w:color="FFFFFF"/>
              <w:left w:val="single" w:sz="8" w:space="0" w:color="FFFFFF"/>
              <w:bottom w:val="single" w:sz="8" w:space="0" w:color="FFFFFF"/>
              <w:right w:val="single" w:sz="8" w:space="0" w:color="FFFFFF"/>
            </w:tcBorders>
            <w:shd w:val="clear" w:color="auto" w:fill="548235"/>
          </w:tcPr>
          <w:p w14:paraId="489E2B70" w14:textId="7D18A0F2"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1474</w:t>
            </w:r>
          </w:p>
        </w:tc>
      </w:tr>
      <w:tr w:rsidR="00C84E78" w:rsidRPr="000E417D" w14:paraId="4EA83C2A" w14:textId="77777777" w:rsidTr="007B69B8">
        <w:trPr>
          <w:jc w:val="center"/>
        </w:trPr>
        <w:tc>
          <w:tcPr>
            <w:tcW w:w="1276" w:type="dxa"/>
            <w:vMerge/>
            <w:tcBorders>
              <w:top w:val="nil"/>
              <w:left w:val="nil"/>
              <w:bottom w:val="nil"/>
              <w:right w:val="nil"/>
            </w:tcBorders>
          </w:tcPr>
          <w:p w14:paraId="3810DE89" w14:textId="77777777" w:rsidR="00C84E78" w:rsidRPr="008A075D" w:rsidRDefault="00C84E78" w:rsidP="00801EA0">
            <w:pPr>
              <w:pStyle w:val="a9"/>
              <w:ind w:left="0"/>
              <w:jc w:val="center"/>
              <w:rPr>
                <w:rFonts w:hint="eastAsia"/>
                <w:sz w:val="18"/>
                <w:szCs w:val="18"/>
              </w:rPr>
            </w:pPr>
          </w:p>
        </w:tc>
        <w:tc>
          <w:tcPr>
            <w:tcW w:w="709" w:type="dxa"/>
            <w:tcBorders>
              <w:top w:val="nil"/>
              <w:left w:val="nil"/>
              <w:bottom w:val="nil"/>
              <w:right w:val="nil"/>
            </w:tcBorders>
          </w:tcPr>
          <w:p w14:paraId="7A36128B" w14:textId="33C5DC82"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775" w:type="dxa"/>
            <w:tcBorders>
              <w:top w:val="nil"/>
              <w:left w:val="nil"/>
              <w:bottom w:val="nil"/>
              <w:right w:val="nil"/>
            </w:tcBorders>
          </w:tcPr>
          <w:p w14:paraId="07726A77"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4B6B1665"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6646FF40" w14:textId="34E34F96"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1516</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4CBB1CEE" w14:textId="0F710815"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1685</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4151B8C4" w14:textId="7E4FD841"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1548</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772A1D07" w14:textId="58283285"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1619</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25A88FFA" w14:textId="1926EA5E"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1718</w:t>
            </w:r>
          </w:p>
        </w:tc>
      </w:tr>
      <w:tr w:rsidR="00C84E78" w:rsidRPr="000E417D" w14:paraId="42630B2D" w14:textId="77777777" w:rsidTr="007B69B8">
        <w:trPr>
          <w:jc w:val="center"/>
        </w:trPr>
        <w:tc>
          <w:tcPr>
            <w:tcW w:w="1276" w:type="dxa"/>
            <w:vMerge w:val="restart"/>
            <w:tcBorders>
              <w:top w:val="nil"/>
              <w:left w:val="nil"/>
              <w:bottom w:val="nil"/>
              <w:right w:val="nil"/>
            </w:tcBorders>
          </w:tcPr>
          <w:p w14:paraId="0F2AD5DD" w14:textId="77777777" w:rsidR="000E417D" w:rsidRDefault="000E417D" w:rsidP="000E417D">
            <w:pPr>
              <w:pStyle w:val="a9"/>
              <w:ind w:left="0"/>
              <w:jc w:val="center"/>
              <w:rPr>
                <w:rFonts w:ascii="宋体" w:eastAsia="宋体" w:hAnsi="宋体" w:cs="宋体" w:hint="eastAsia"/>
                <w:iCs/>
              </w:rPr>
            </w:pPr>
          </w:p>
          <w:p w14:paraId="3ACE41A0" w14:textId="4A56977E" w:rsidR="00C84E78" w:rsidRPr="00DE480F" w:rsidRDefault="001B1145" w:rsidP="00801EA0">
            <w:pPr>
              <w:pStyle w:val="a9"/>
              <w:ind w:left="0"/>
              <w:jc w:val="center"/>
              <w:rPr>
                <w:rFonts w:hint="eastAsia"/>
                <w:sz w:val="15"/>
                <w:szCs w:val="15"/>
              </w:rPr>
            </w:pPr>
            <m:oMathPara>
              <m:oMath>
                <m:r>
                  <w:ins w:id="686" w:author="帅 张" w:date="2025-12-21T22:08:00Z" w16du:dateUtc="2025-12-21T14:08:00Z">
                    <w:rPr>
                      <w:rFonts w:ascii="Cambria Math" w:eastAsia="等线" w:hAnsi="Cambria Math" w:cs="Times New Roman"/>
                    </w:rPr>
                    <m:t>γ</m:t>
                  </w:ins>
                </m:r>
                <m:r>
                  <w:del w:id="687" w:author="帅 张" w:date="2025-12-21T22:08:00Z" w16du:dateUtc="2025-12-21T14:08:00Z">
                    <w:rPr>
                      <w:rFonts w:ascii="Cambria Math" w:eastAsia="等线" w:hAnsi="Cambria Math" w:cs="Times New Roman"/>
                    </w:rPr>
                    <m:t>γ</m:t>
                  </w:del>
                </m:r>
              </m:oMath>
            </m:oMathPara>
          </w:p>
        </w:tc>
        <w:tc>
          <w:tcPr>
            <w:tcW w:w="709" w:type="dxa"/>
            <w:tcBorders>
              <w:top w:val="nil"/>
              <w:left w:val="nil"/>
              <w:bottom w:val="nil"/>
              <w:right w:val="nil"/>
            </w:tcBorders>
          </w:tcPr>
          <w:p w14:paraId="15B869C6" w14:textId="1BF92B7A"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775" w:type="dxa"/>
            <w:tcBorders>
              <w:top w:val="nil"/>
              <w:left w:val="nil"/>
              <w:bottom w:val="nil"/>
              <w:right w:val="nil"/>
            </w:tcBorders>
          </w:tcPr>
          <w:p w14:paraId="5EBE91D1"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4FECE44E"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4DFF54F5" w14:textId="6C7E22AF"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1326</w:t>
            </w:r>
          </w:p>
        </w:tc>
        <w:tc>
          <w:tcPr>
            <w:tcW w:w="946" w:type="dxa"/>
            <w:tcBorders>
              <w:top w:val="single" w:sz="8" w:space="0" w:color="FFFFFF"/>
              <w:left w:val="single" w:sz="8" w:space="0" w:color="FFFFFF"/>
              <w:bottom w:val="single" w:sz="8" w:space="0" w:color="FFFFFF"/>
              <w:right w:val="single" w:sz="8" w:space="0" w:color="FFFFFF"/>
            </w:tcBorders>
            <w:shd w:val="clear" w:color="auto" w:fill="C5E0B4"/>
          </w:tcPr>
          <w:p w14:paraId="576B25ED" w14:textId="3E05749B"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1417</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449AD6A8" w14:textId="725740D6"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1436</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0329B18B" w14:textId="185F4C7A"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1380</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718CD20C" w14:textId="1B05AC2E"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1456</w:t>
            </w:r>
          </w:p>
        </w:tc>
      </w:tr>
      <w:tr w:rsidR="00C84E78" w:rsidRPr="000E417D" w14:paraId="354B98EB" w14:textId="77777777" w:rsidTr="007B69B8">
        <w:trPr>
          <w:jc w:val="center"/>
        </w:trPr>
        <w:tc>
          <w:tcPr>
            <w:tcW w:w="1276" w:type="dxa"/>
            <w:vMerge/>
            <w:tcBorders>
              <w:top w:val="nil"/>
              <w:left w:val="nil"/>
              <w:bottom w:val="nil"/>
              <w:right w:val="nil"/>
            </w:tcBorders>
          </w:tcPr>
          <w:p w14:paraId="6CB08EA4" w14:textId="77777777" w:rsidR="00C84E78" w:rsidRPr="008A075D" w:rsidRDefault="00C84E78" w:rsidP="00801EA0">
            <w:pPr>
              <w:pStyle w:val="a9"/>
              <w:ind w:left="0"/>
              <w:jc w:val="center"/>
              <w:rPr>
                <w:rFonts w:hint="eastAsia"/>
                <w:sz w:val="18"/>
                <w:szCs w:val="18"/>
              </w:rPr>
            </w:pPr>
          </w:p>
        </w:tc>
        <w:tc>
          <w:tcPr>
            <w:tcW w:w="709" w:type="dxa"/>
            <w:tcBorders>
              <w:top w:val="nil"/>
              <w:left w:val="nil"/>
              <w:bottom w:val="nil"/>
              <w:right w:val="nil"/>
            </w:tcBorders>
          </w:tcPr>
          <w:p w14:paraId="4C5D2CDA" w14:textId="113DFCB2"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775" w:type="dxa"/>
            <w:tcBorders>
              <w:top w:val="nil"/>
              <w:left w:val="nil"/>
              <w:bottom w:val="nil"/>
              <w:right w:val="nil"/>
            </w:tcBorders>
          </w:tcPr>
          <w:p w14:paraId="2D8E8A07"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5051F86C"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73B424D1" w14:textId="43AB1B9B"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2023</w:t>
            </w:r>
          </w:p>
        </w:tc>
        <w:tc>
          <w:tcPr>
            <w:tcW w:w="946" w:type="dxa"/>
            <w:tcBorders>
              <w:top w:val="single" w:sz="8" w:space="0" w:color="FFFFFF"/>
              <w:left w:val="single" w:sz="8" w:space="0" w:color="FFFFFF"/>
              <w:bottom w:val="single" w:sz="8" w:space="0" w:color="FFFFFF"/>
              <w:right w:val="single" w:sz="8" w:space="0" w:color="FFFFFF"/>
            </w:tcBorders>
            <w:shd w:val="clear" w:color="auto" w:fill="C5E0B4"/>
          </w:tcPr>
          <w:p w14:paraId="60F5611B" w14:textId="164EDA4F"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2060</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409B3A53" w14:textId="6A19C9BC"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2062</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1E19631D" w14:textId="7A5D249C"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2048</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4EFC04A9" w14:textId="6252636A"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2054</w:t>
            </w:r>
          </w:p>
        </w:tc>
      </w:tr>
      <w:tr w:rsidR="00C84E78" w:rsidRPr="000E417D" w14:paraId="2310C8C4" w14:textId="77777777" w:rsidTr="007B69B8">
        <w:trPr>
          <w:trHeight w:hRule="exact" w:val="337"/>
          <w:jc w:val="center"/>
        </w:trPr>
        <w:tc>
          <w:tcPr>
            <w:tcW w:w="1276" w:type="dxa"/>
            <w:vMerge/>
            <w:tcBorders>
              <w:top w:val="nil"/>
              <w:left w:val="nil"/>
              <w:bottom w:val="nil"/>
              <w:right w:val="nil"/>
            </w:tcBorders>
          </w:tcPr>
          <w:p w14:paraId="30363AD3" w14:textId="77777777" w:rsidR="00C84E78" w:rsidRPr="008A075D" w:rsidRDefault="00C84E78" w:rsidP="00801EA0">
            <w:pPr>
              <w:pStyle w:val="a9"/>
              <w:ind w:left="0"/>
              <w:jc w:val="center"/>
              <w:rPr>
                <w:rFonts w:hint="eastAsia"/>
                <w:sz w:val="18"/>
                <w:szCs w:val="18"/>
              </w:rPr>
            </w:pPr>
          </w:p>
        </w:tc>
        <w:tc>
          <w:tcPr>
            <w:tcW w:w="709" w:type="dxa"/>
            <w:tcBorders>
              <w:top w:val="nil"/>
              <w:left w:val="nil"/>
              <w:bottom w:val="nil"/>
              <w:right w:val="nil"/>
            </w:tcBorders>
          </w:tcPr>
          <w:p w14:paraId="2B7B871F" w14:textId="223168EC"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775" w:type="dxa"/>
            <w:tcBorders>
              <w:top w:val="nil"/>
              <w:left w:val="nil"/>
              <w:bottom w:val="nil"/>
              <w:right w:val="nil"/>
            </w:tcBorders>
          </w:tcPr>
          <w:p w14:paraId="3CFB7B44"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16B4B2BA"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2D3946F0" w14:textId="0DBCC555"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2070</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096335F7" w14:textId="1DEB0FF8"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 xml:space="preserve">2070 </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3E19F0DD" w14:textId="5DD05883"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2070</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043A279B" w14:textId="1CE07501" w:rsidR="00C84E78" w:rsidRPr="00801EA0" w:rsidRDefault="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2070</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460E0634" w14:textId="69F571EA"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2070</w:t>
            </w:r>
          </w:p>
        </w:tc>
      </w:tr>
      <w:tr w:rsidR="00C84E78" w:rsidRPr="000E417D" w14:paraId="24EBFCCC" w14:textId="77777777" w:rsidTr="00801EA0">
        <w:trPr>
          <w:trHeight w:val="439"/>
          <w:jc w:val="center"/>
        </w:trPr>
        <w:tc>
          <w:tcPr>
            <w:tcW w:w="1276" w:type="dxa"/>
            <w:vMerge w:val="restart"/>
            <w:tcBorders>
              <w:top w:val="nil"/>
              <w:left w:val="nil"/>
              <w:bottom w:val="nil"/>
              <w:right w:val="nil"/>
            </w:tcBorders>
          </w:tcPr>
          <w:p w14:paraId="55D3B2BB" w14:textId="77777777" w:rsidR="000E417D" w:rsidRDefault="000E417D" w:rsidP="000E417D">
            <w:pPr>
              <w:pStyle w:val="a9"/>
              <w:ind w:left="0"/>
              <w:jc w:val="center"/>
              <w:rPr>
                <w:rFonts w:ascii="宋体" w:eastAsia="宋体" w:hAnsi="宋体" w:cs="宋体" w:hint="eastAsia"/>
                <w:iCs/>
                <w:kern w:val="0"/>
                <w14:ligatures w14:val="none"/>
              </w:rPr>
            </w:pPr>
          </w:p>
          <w:p w14:paraId="55F2D2CE" w14:textId="082013F3" w:rsidR="00C84E78" w:rsidRPr="008A075D" w:rsidRDefault="00000000" w:rsidP="00801EA0">
            <w:pPr>
              <w:pStyle w:val="a9"/>
              <w:ind w:left="0"/>
              <w:jc w:val="center"/>
              <w:rPr>
                <w:rFonts w:hint="eastAsia"/>
                <w:sz w:val="18"/>
                <w:szCs w:val="18"/>
              </w:rPr>
            </w:pPr>
            <m:oMathPara>
              <m:oMath>
                <m:sSub>
                  <m:sSubPr>
                    <m:ctrlPr>
                      <w:rPr>
                        <w:rFonts w:ascii="Cambria Math" w:eastAsia="等线" w:hAnsi="Cambria Math" w:cs="Times New Roman"/>
                        <w:i/>
                        <w:iCs/>
                        <w:kern w:val="0"/>
                        <w14:ligatures w14:val="none"/>
                      </w:rPr>
                    </m:ctrlPr>
                  </m:sSubPr>
                  <m:e>
                    <m:r>
                      <w:rPr>
                        <w:rFonts w:ascii="Cambria Math" w:eastAsia="等线" w:hAnsi="Cambria Math" w:cs="Times New Roman"/>
                      </w:rPr>
                      <m:t>ρ</m:t>
                    </m:r>
                  </m:e>
                  <m:sub>
                    <m:r>
                      <w:rPr>
                        <w:rFonts w:ascii="Cambria Math" w:eastAsia="等线" w:hAnsi="Cambria Math" w:cs="Times New Roman"/>
                      </w:rPr>
                      <m:t>L</m:t>
                    </m:r>
                  </m:sub>
                </m:sSub>
              </m:oMath>
            </m:oMathPara>
          </w:p>
        </w:tc>
        <w:tc>
          <w:tcPr>
            <w:tcW w:w="709" w:type="dxa"/>
            <w:tcBorders>
              <w:top w:val="nil"/>
              <w:left w:val="nil"/>
              <w:bottom w:val="nil"/>
              <w:right w:val="nil"/>
            </w:tcBorders>
          </w:tcPr>
          <w:p w14:paraId="5F8E0D3D" w14:textId="0D60C7B8"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775" w:type="dxa"/>
            <w:tcBorders>
              <w:top w:val="nil"/>
              <w:left w:val="nil"/>
              <w:bottom w:val="nil"/>
              <w:right w:val="nil"/>
            </w:tcBorders>
          </w:tcPr>
          <w:p w14:paraId="679EC648"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5129B24A"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47A99D92" w14:textId="51AA0102"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1348</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510EB7F7" w14:textId="01F57841"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1537</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3CB454F9" w14:textId="411316E0"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1515</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6D2CB0EB" w14:textId="1461713D"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1434</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668C06C1" w14:textId="7941DDD0"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1518</w:t>
            </w:r>
          </w:p>
        </w:tc>
      </w:tr>
      <w:tr w:rsidR="00C84E78" w:rsidRPr="000E417D" w14:paraId="18EC3F8C" w14:textId="77777777" w:rsidTr="007B69B8">
        <w:trPr>
          <w:jc w:val="center"/>
        </w:trPr>
        <w:tc>
          <w:tcPr>
            <w:tcW w:w="1276" w:type="dxa"/>
            <w:vMerge/>
            <w:tcBorders>
              <w:top w:val="nil"/>
              <w:left w:val="nil"/>
              <w:bottom w:val="nil"/>
              <w:right w:val="nil"/>
            </w:tcBorders>
          </w:tcPr>
          <w:p w14:paraId="0C4DDA0E" w14:textId="77777777" w:rsidR="00C84E78" w:rsidRPr="008A075D" w:rsidRDefault="00C84E78" w:rsidP="00801EA0">
            <w:pPr>
              <w:pStyle w:val="a9"/>
              <w:ind w:left="0"/>
              <w:jc w:val="center"/>
              <w:rPr>
                <w:rFonts w:hint="eastAsia"/>
                <w:sz w:val="18"/>
                <w:szCs w:val="18"/>
              </w:rPr>
            </w:pPr>
          </w:p>
        </w:tc>
        <w:tc>
          <w:tcPr>
            <w:tcW w:w="709" w:type="dxa"/>
            <w:tcBorders>
              <w:top w:val="nil"/>
              <w:left w:val="nil"/>
              <w:bottom w:val="nil"/>
              <w:right w:val="nil"/>
            </w:tcBorders>
          </w:tcPr>
          <w:p w14:paraId="21B30A8D" w14:textId="5E0BDF39"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775" w:type="dxa"/>
            <w:tcBorders>
              <w:top w:val="nil"/>
              <w:left w:val="nil"/>
              <w:bottom w:val="nil"/>
              <w:right w:val="nil"/>
            </w:tcBorders>
          </w:tcPr>
          <w:p w14:paraId="6CA8974A"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1AC0EA72"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75EED4ED" w14:textId="6EE77EA7"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2022</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666B8D2B" w14:textId="41F2C3E1"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2068</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47139B3D" w14:textId="19516848"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2062</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56374D39" w14:textId="631A47F4"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2053</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229A6A49" w14:textId="02474585"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2064</w:t>
            </w:r>
          </w:p>
        </w:tc>
      </w:tr>
      <w:tr w:rsidR="00C84E78" w:rsidRPr="000E417D" w14:paraId="177956F4" w14:textId="77777777" w:rsidTr="007B69B8">
        <w:trPr>
          <w:jc w:val="center"/>
        </w:trPr>
        <w:tc>
          <w:tcPr>
            <w:tcW w:w="1276" w:type="dxa"/>
            <w:vMerge/>
            <w:tcBorders>
              <w:top w:val="nil"/>
              <w:left w:val="nil"/>
              <w:bottom w:val="nil"/>
              <w:right w:val="nil"/>
            </w:tcBorders>
          </w:tcPr>
          <w:p w14:paraId="3A4EAD36" w14:textId="77777777" w:rsidR="00C84E78" w:rsidRPr="008A075D" w:rsidRDefault="00C84E78" w:rsidP="00801EA0">
            <w:pPr>
              <w:pStyle w:val="a9"/>
              <w:ind w:left="0"/>
              <w:jc w:val="center"/>
              <w:rPr>
                <w:rFonts w:hint="eastAsia"/>
                <w:sz w:val="18"/>
                <w:szCs w:val="18"/>
              </w:rPr>
            </w:pPr>
          </w:p>
        </w:tc>
        <w:tc>
          <w:tcPr>
            <w:tcW w:w="709" w:type="dxa"/>
            <w:tcBorders>
              <w:top w:val="nil"/>
              <w:left w:val="nil"/>
              <w:bottom w:val="nil"/>
              <w:right w:val="nil"/>
            </w:tcBorders>
          </w:tcPr>
          <w:p w14:paraId="7757B1CD" w14:textId="1A18FE84"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775" w:type="dxa"/>
            <w:tcBorders>
              <w:top w:val="nil"/>
              <w:left w:val="nil"/>
              <w:bottom w:val="nil"/>
              <w:right w:val="nil"/>
            </w:tcBorders>
          </w:tcPr>
          <w:p w14:paraId="7A4D06B9"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7807CDC8"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5E6E651F" w14:textId="0342A5AF"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2070</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4C2A2CA7" w14:textId="2EDADE0E"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 xml:space="preserve">2070 </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08FFED12" w14:textId="1D858165"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2070</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5D367C51" w14:textId="25C1C860"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2070</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0E4C12C9" w14:textId="1630C5B2"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2070</w:t>
            </w:r>
          </w:p>
        </w:tc>
      </w:tr>
      <w:tr w:rsidR="00C84E78" w:rsidRPr="000E417D" w14:paraId="09488CE4" w14:textId="77777777" w:rsidTr="007B69B8">
        <w:trPr>
          <w:jc w:val="center"/>
        </w:trPr>
        <w:tc>
          <w:tcPr>
            <w:tcW w:w="1276" w:type="dxa"/>
            <w:vMerge w:val="restart"/>
            <w:tcBorders>
              <w:top w:val="nil"/>
              <w:left w:val="nil"/>
              <w:bottom w:val="nil"/>
              <w:right w:val="nil"/>
            </w:tcBorders>
          </w:tcPr>
          <w:p w14:paraId="4283619D" w14:textId="77777777" w:rsidR="000E417D" w:rsidRDefault="000E417D" w:rsidP="000E417D">
            <w:pPr>
              <w:pStyle w:val="a9"/>
              <w:ind w:left="0"/>
              <w:jc w:val="center"/>
              <w:rPr>
                <w:rFonts w:ascii="宋体" w:eastAsia="宋体" w:hAnsi="宋体" w:cs="宋体" w:hint="eastAsia"/>
                <w:iCs/>
              </w:rPr>
            </w:pPr>
          </w:p>
          <w:p w14:paraId="7ACE53AD" w14:textId="4C885E56" w:rsidR="00C84E78" w:rsidRPr="00DE480F" w:rsidRDefault="00C84E78" w:rsidP="00801EA0">
            <w:pPr>
              <w:pStyle w:val="a9"/>
              <w:ind w:left="0"/>
              <w:jc w:val="center"/>
              <w:rPr>
                <w:rFonts w:hint="eastAsia"/>
                <w:sz w:val="15"/>
                <w:szCs w:val="15"/>
              </w:rPr>
            </w:pPr>
            <m:oMathPara>
              <m:oMath>
                <m:r>
                  <w:rPr>
                    <w:rFonts w:ascii="Cambria Math" w:eastAsia="等线" w:hAnsi="Cambria Math" w:cs="Times New Roman"/>
                  </w:rPr>
                  <m:t>G</m:t>
                </m:r>
              </m:oMath>
            </m:oMathPara>
          </w:p>
        </w:tc>
        <w:tc>
          <w:tcPr>
            <w:tcW w:w="709" w:type="dxa"/>
            <w:tcBorders>
              <w:top w:val="nil"/>
              <w:left w:val="nil"/>
              <w:bottom w:val="nil"/>
              <w:right w:val="nil"/>
            </w:tcBorders>
          </w:tcPr>
          <w:p w14:paraId="586D1313" w14:textId="3FDAB663"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775" w:type="dxa"/>
            <w:tcBorders>
              <w:top w:val="nil"/>
              <w:left w:val="nil"/>
              <w:bottom w:val="nil"/>
              <w:right w:val="nil"/>
            </w:tcBorders>
          </w:tcPr>
          <w:p w14:paraId="6B81AA39"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686C433E"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1C5C8927" w14:textId="2697E328"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810</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250658AA" w14:textId="2BF24E2C"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843</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7F842DC6" w14:textId="09ADC342"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468</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0CDCF1BB" w14:textId="6A286336"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1001</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13323C86" w14:textId="2A72FD37"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1021</w:t>
            </w:r>
          </w:p>
        </w:tc>
      </w:tr>
      <w:tr w:rsidR="00C84E78" w:rsidRPr="000E417D" w14:paraId="5621D375" w14:textId="77777777" w:rsidTr="00801EA0">
        <w:trPr>
          <w:trHeight w:val="428"/>
          <w:jc w:val="center"/>
        </w:trPr>
        <w:tc>
          <w:tcPr>
            <w:tcW w:w="1276" w:type="dxa"/>
            <w:vMerge/>
            <w:tcBorders>
              <w:top w:val="nil"/>
              <w:left w:val="nil"/>
              <w:bottom w:val="nil"/>
              <w:right w:val="nil"/>
            </w:tcBorders>
          </w:tcPr>
          <w:p w14:paraId="3F51C0C0" w14:textId="77777777" w:rsidR="00C84E78" w:rsidRPr="008A075D" w:rsidRDefault="00C84E78" w:rsidP="00801EA0">
            <w:pPr>
              <w:pStyle w:val="a9"/>
              <w:ind w:left="0"/>
              <w:jc w:val="center"/>
              <w:rPr>
                <w:rFonts w:hint="eastAsia"/>
                <w:sz w:val="18"/>
                <w:szCs w:val="18"/>
              </w:rPr>
            </w:pPr>
          </w:p>
        </w:tc>
        <w:tc>
          <w:tcPr>
            <w:tcW w:w="709" w:type="dxa"/>
            <w:tcBorders>
              <w:top w:val="nil"/>
              <w:left w:val="nil"/>
              <w:bottom w:val="nil"/>
              <w:right w:val="nil"/>
            </w:tcBorders>
          </w:tcPr>
          <w:p w14:paraId="3E5C48E3" w14:textId="72EF84AA"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775" w:type="dxa"/>
            <w:tcBorders>
              <w:top w:val="nil"/>
              <w:left w:val="nil"/>
              <w:bottom w:val="nil"/>
              <w:right w:val="nil"/>
            </w:tcBorders>
          </w:tcPr>
          <w:p w14:paraId="7564FCB6"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bottom w:val="nil"/>
              <w:right w:val="nil"/>
            </w:tcBorders>
          </w:tcPr>
          <w:p w14:paraId="3E3FC090"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2ECB2443" w14:textId="1868DE5B"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1454</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423AF0E9" w14:textId="0A270574"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1506</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6A38FAED" w14:textId="1608F60E"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1264</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26FF3F99" w14:textId="70D4326D"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1623</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2937A0D5" w14:textId="179F7A68"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1645</w:t>
            </w:r>
          </w:p>
        </w:tc>
      </w:tr>
      <w:tr w:rsidR="00C84E78" w:rsidRPr="000E417D" w14:paraId="58CAB71B" w14:textId="77777777" w:rsidTr="00801EA0">
        <w:trPr>
          <w:trHeight w:val="322"/>
          <w:jc w:val="center"/>
        </w:trPr>
        <w:tc>
          <w:tcPr>
            <w:tcW w:w="1276" w:type="dxa"/>
            <w:vMerge/>
            <w:tcBorders>
              <w:top w:val="nil"/>
              <w:left w:val="nil"/>
              <w:right w:val="nil"/>
            </w:tcBorders>
          </w:tcPr>
          <w:p w14:paraId="6ABA25AA" w14:textId="77777777" w:rsidR="00C84E78" w:rsidRPr="008A075D" w:rsidRDefault="00C84E78" w:rsidP="00801EA0">
            <w:pPr>
              <w:pStyle w:val="a9"/>
              <w:ind w:left="0"/>
              <w:jc w:val="center"/>
              <w:rPr>
                <w:rFonts w:hint="eastAsia"/>
                <w:sz w:val="18"/>
                <w:szCs w:val="18"/>
              </w:rPr>
            </w:pPr>
          </w:p>
        </w:tc>
        <w:tc>
          <w:tcPr>
            <w:tcW w:w="709" w:type="dxa"/>
            <w:tcBorders>
              <w:top w:val="nil"/>
              <w:left w:val="nil"/>
              <w:right w:val="nil"/>
            </w:tcBorders>
          </w:tcPr>
          <w:p w14:paraId="0243D5C2" w14:textId="3A09661E" w:rsidR="00C84E78" w:rsidRPr="008A075D" w:rsidRDefault="00C84E78" w:rsidP="00801EA0">
            <w:pPr>
              <w:pStyle w:val="a9"/>
              <w:ind w:left="0"/>
              <w:jc w:val="center"/>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775" w:type="dxa"/>
            <w:tcBorders>
              <w:top w:val="nil"/>
              <w:left w:val="nil"/>
              <w:right w:val="nil"/>
            </w:tcBorders>
          </w:tcPr>
          <w:p w14:paraId="7F6C35A2"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nil"/>
              <w:left w:val="nil"/>
              <w:right w:val="nil"/>
            </w:tcBorders>
          </w:tcPr>
          <w:p w14:paraId="755296F7" w14:textId="77777777" w:rsidR="00C84E78" w:rsidRPr="00801EA0" w:rsidRDefault="00C84E78" w:rsidP="00C84E78">
            <w:pPr>
              <w:pStyle w:val="a9"/>
              <w:ind w:left="0"/>
              <w:jc w:val="center"/>
              <w:rPr>
                <w:rFonts w:ascii="Times New Roman" w:hAnsi="Times New Roman" w:cs="Times New Roman"/>
                <w:sz w:val="24"/>
              </w:rPr>
            </w:pP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7C767019" w14:textId="5C27B688"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1663</w:t>
            </w:r>
          </w:p>
        </w:tc>
        <w:tc>
          <w:tcPr>
            <w:tcW w:w="946" w:type="dxa"/>
            <w:tcBorders>
              <w:top w:val="single" w:sz="8" w:space="0" w:color="FFFFFF"/>
              <w:left w:val="single" w:sz="8" w:space="0" w:color="FFFFFF"/>
              <w:bottom w:val="single" w:sz="8" w:space="0" w:color="FFFFFF"/>
              <w:right w:val="single" w:sz="8" w:space="0" w:color="FFFFFF"/>
            </w:tcBorders>
            <w:shd w:val="clear" w:color="auto" w:fill="548235"/>
          </w:tcPr>
          <w:p w14:paraId="66B75E59" w14:textId="7A925592"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 xml:space="preserve">1744 </w:t>
            </w:r>
          </w:p>
        </w:tc>
        <w:tc>
          <w:tcPr>
            <w:tcW w:w="920" w:type="dxa"/>
            <w:tcBorders>
              <w:top w:val="single" w:sz="8" w:space="0" w:color="FFFFFF"/>
              <w:left w:val="single" w:sz="8" w:space="0" w:color="FFFFFF"/>
              <w:bottom w:val="single" w:sz="8" w:space="0" w:color="FFFFFF"/>
              <w:right w:val="single" w:sz="8" w:space="0" w:color="FFFFFF"/>
            </w:tcBorders>
            <w:shd w:val="clear" w:color="auto" w:fill="FFFFFF"/>
          </w:tcPr>
          <w:p w14:paraId="23AB727F" w14:textId="5AE9BDE5"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1529</w:t>
            </w:r>
          </w:p>
        </w:tc>
        <w:tc>
          <w:tcPr>
            <w:tcW w:w="920" w:type="dxa"/>
            <w:tcBorders>
              <w:top w:val="single" w:sz="8" w:space="0" w:color="FFFFFF"/>
              <w:left w:val="single" w:sz="8" w:space="0" w:color="FFFFFF"/>
              <w:bottom w:val="single" w:sz="8" w:space="0" w:color="FFFFFF"/>
              <w:right w:val="single" w:sz="8" w:space="0" w:color="FFFFFF"/>
            </w:tcBorders>
            <w:shd w:val="clear" w:color="auto" w:fill="C5E0B4"/>
          </w:tcPr>
          <w:p w14:paraId="035436C6" w14:textId="5426DDC5"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1802</w:t>
            </w:r>
          </w:p>
        </w:tc>
        <w:tc>
          <w:tcPr>
            <w:tcW w:w="920" w:type="dxa"/>
            <w:tcBorders>
              <w:top w:val="single" w:sz="8" w:space="0" w:color="FFFFFF"/>
              <w:left w:val="single" w:sz="8" w:space="0" w:color="FFFFFF"/>
              <w:bottom w:val="single" w:sz="8" w:space="0" w:color="FFFFFF"/>
              <w:right w:val="single" w:sz="8" w:space="0" w:color="FFFFFF"/>
            </w:tcBorders>
            <w:shd w:val="clear" w:color="auto" w:fill="548235"/>
          </w:tcPr>
          <w:p w14:paraId="50C60C17" w14:textId="7216B7C3" w:rsidR="00C84E78" w:rsidRPr="00801EA0" w:rsidRDefault="00C84E78" w:rsidP="00C84E78">
            <w:pPr>
              <w:pStyle w:val="a9"/>
              <w:ind w:left="0"/>
              <w:jc w:val="center"/>
              <w:rPr>
                <w:rFonts w:ascii="Times New Roman" w:eastAsia="等线" w:hAnsi="Times New Roman" w:cs="Times New Roman"/>
                <w:b/>
                <w:bCs/>
                <w:color w:val="000000"/>
                <w:sz w:val="24"/>
              </w:rPr>
            </w:pPr>
            <w:r w:rsidRPr="00801EA0">
              <w:rPr>
                <w:rFonts w:ascii="Times New Roman" w:eastAsia="等线" w:hAnsi="Times New Roman" w:cs="Times New Roman"/>
                <w:b/>
                <w:bCs/>
                <w:color w:val="000000"/>
                <w:sz w:val="24"/>
              </w:rPr>
              <w:t>1811</w:t>
            </w:r>
          </w:p>
        </w:tc>
      </w:tr>
    </w:tbl>
    <w:p w14:paraId="086B85C5" w14:textId="77777777" w:rsidR="00AB0C44" w:rsidRPr="00AB0C44" w:rsidRDefault="00AB0C44" w:rsidP="007B69B8">
      <w:pPr>
        <w:jc w:val="center"/>
        <w:rPr>
          <w:rFonts w:ascii="Times New Roman" w:hAnsi="Times New Roman" w:cs="Times New Roman"/>
          <w:sz w:val="22"/>
          <w:szCs w:val="22"/>
        </w:rPr>
      </w:pPr>
    </w:p>
    <w:p w14:paraId="73DF751A" w14:textId="2C7B9CD1" w:rsidR="00827D2B" w:rsidRDefault="0066764F" w:rsidP="00801EA0">
      <w:pPr>
        <w:spacing w:line="360" w:lineRule="auto"/>
        <w:ind w:firstLineChars="200" w:firstLine="440"/>
        <w:jc w:val="both"/>
        <w:rPr>
          <w:ins w:id="688" w:author="帅 张" w:date="2025-12-21T22:38:00Z" w16du:dateUtc="2025-12-21T14:38:00Z"/>
          <w:rFonts w:ascii="Cambria Math" w:hAnsi="Cambria Math" w:cs="Times New Roman"/>
          <w:kern w:val="2"/>
          <w:sz w:val="22"/>
          <w:szCs w:val="22"/>
        </w:rPr>
      </w:pPr>
      <w:ins w:id="689" w:author="帅 张" w:date="2025-12-22T21:24:00Z" w16du:dateUtc="2025-12-22T13:24:00Z">
        <w:r w:rsidRPr="002B268A">
          <w:rPr>
            <w:rFonts w:ascii="Times New Roman" w:hAnsi="Times New Roman" w:cs="Times New Roman" w:hint="eastAsia"/>
            <w:sz w:val="22"/>
            <w:szCs w:val="22"/>
          </w:rPr>
          <w:t>Table.</w:t>
        </w:r>
        <w:r>
          <w:rPr>
            <w:rFonts w:ascii="Times New Roman" w:hAnsi="Times New Roman" w:cs="Times New Roman" w:hint="eastAsia"/>
            <w:sz w:val="22"/>
            <w:szCs w:val="22"/>
          </w:rPr>
          <w:t>4</w:t>
        </w:r>
      </w:ins>
      <w:del w:id="690" w:author="帅 张" w:date="2025-12-22T21:24:00Z" w16du:dateUtc="2025-12-22T13:24:00Z">
        <w:r w:rsidR="00827D2B" w:rsidRPr="009D74E6" w:rsidDel="0066764F">
          <w:rPr>
            <w:rFonts w:ascii="Cambria Math" w:hAnsi="Cambria Math" w:cs="Times New Roman"/>
            <w:kern w:val="2"/>
            <w:sz w:val="22"/>
            <w:szCs w:val="22"/>
          </w:rPr>
          <w:delText>The table above</w:delText>
        </w:r>
      </w:del>
      <w:r w:rsidR="00827D2B" w:rsidRPr="009D74E6">
        <w:rPr>
          <w:rFonts w:ascii="Cambria Math" w:hAnsi="Cambria Math" w:cs="Times New Roman"/>
          <w:kern w:val="2"/>
          <w:sz w:val="22"/>
          <w:szCs w:val="22"/>
        </w:rPr>
        <w:t xml:space="preserve"> presents the total number of predictions with absolute deviations within ≤1%, ≤5%, and ≤10% across all models. It is clearly observed that nearly all models incorporating the two proposed strategies show significant improvement in prediction counts across all error thresholds compared to their original counterparts. Particularly in the ≤10% deviation range, the reduction in MSE is distinctly reflected, typically accompanied by an increase of approximately 100 data points falling within this accuracy threshold.</w:t>
      </w:r>
    </w:p>
    <w:p w14:paraId="746D2BF5" w14:textId="6048A3E6" w:rsidR="00D55886" w:rsidRPr="00ED28FC" w:rsidRDefault="00D55886">
      <w:pPr>
        <w:spacing w:line="360" w:lineRule="auto"/>
        <w:jc w:val="both"/>
        <w:rPr>
          <w:ins w:id="691" w:author="帅 张" w:date="2025-12-21T22:01:00Z" w16du:dateUtc="2025-12-21T14:01:00Z"/>
          <w:rFonts w:ascii="Cambria Math" w:hAnsi="Cambria Math" w:cs="Times New Roman"/>
          <w:color w:val="EE0000"/>
          <w:kern w:val="2"/>
          <w:sz w:val="22"/>
          <w:szCs w:val="22"/>
          <w:rPrChange w:id="692" w:author="帅 张" w:date="2025-12-22T12:27:00Z" w16du:dateUtc="2025-12-22T04:27:00Z">
            <w:rPr>
              <w:ins w:id="693" w:author="帅 张" w:date="2025-12-21T22:01:00Z" w16du:dateUtc="2025-12-21T14:01:00Z"/>
              <w:rFonts w:ascii="Cambria Math" w:hAnsi="Cambria Math" w:cs="Times New Roman"/>
              <w:kern w:val="2"/>
              <w:sz w:val="22"/>
              <w:szCs w:val="22"/>
            </w:rPr>
          </w:rPrChange>
        </w:rPr>
        <w:pPrChange w:id="694" w:author="帅 张" w:date="2025-12-21T22:38:00Z" w16du:dateUtc="2025-12-21T14:38:00Z">
          <w:pPr>
            <w:spacing w:line="360" w:lineRule="auto"/>
            <w:ind w:firstLineChars="200" w:firstLine="440"/>
            <w:jc w:val="both"/>
          </w:pPr>
        </w:pPrChange>
      </w:pPr>
      <w:ins w:id="695" w:author="帅 张" w:date="2025-12-21T22:38:00Z" w16du:dateUtc="2025-12-21T14:38:00Z">
        <w:r w:rsidRPr="00ED28FC">
          <w:rPr>
            <w:rFonts w:ascii="Times New Roman" w:hAnsi="Times New Roman" w:cs="Times New Roman" w:hint="eastAsia"/>
            <w:color w:val="EE0000"/>
            <w:sz w:val="22"/>
            <w:szCs w:val="22"/>
            <w:rPrChange w:id="696" w:author="帅 张" w:date="2025-12-22T12:27:00Z" w16du:dateUtc="2025-12-22T04:27:00Z">
              <w:rPr>
                <w:rFonts w:ascii="Times New Roman" w:hAnsi="Times New Roman" w:cs="Times New Roman" w:hint="eastAsia"/>
                <w:sz w:val="22"/>
                <w:szCs w:val="22"/>
              </w:rPr>
            </w:rPrChange>
          </w:rPr>
          <w:t>Table.</w:t>
        </w:r>
        <w:proofErr w:type="gramStart"/>
        <w:r w:rsidRPr="00ED28FC">
          <w:rPr>
            <w:rFonts w:ascii="Times New Roman" w:hAnsi="Times New Roman" w:cs="Times New Roman" w:hint="eastAsia"/>
            <w:color w:val="EE0000"/>
            <w:sz w:val="22"/>
            <w:szCs w:val="22"/>
            <w:rPrChange w:id="697" w:author="帅 张" w:date="2025-12-22T12:27:00Z" w16du:dateUtc="2025-12-22T04:27:00Z">
              <w:rPr>
                <w:rFonts w:ascii="Times New Roman" w:hAnsi="Times New Roman" w:cs="Times New Roman" w:hint="eastAsia"/>
                <w:sz w:val="22"/>
                <w:szCs w:val="22"/>
              </w:rPr>
            </w:rPrChange>
          </w:rPr>
          <w:t xml:space="preserve">5  </w:t>
        </w:r>
      </w:ins>
      <w:ins w:id="698" w:author="帅 张" w:date="2025-12-22T21:12:00Z">
        <w:r w:rsidR="005C765C" w:rsidRPr="005C765C">
          <w:rPr>
            <w:rFonts w:ascii="Times New Roman" w:hAnsi="Times New Roman" w:cs="Times New Roman"/>
            <w:color w:val="EE0000"/>
            <w:sz w:val="22"/>
            <w:szCs w:val="22"/>
          </w:rPr>
          <w:t>MSE</w:t>
        </w:r>
        <w:proofErr w:type="gramEnd"/>
        <w:r w:rsidR="005C765C" w:rsidRPr="005C765C">
          <w:rPr>
            <w:rFonts w:ascii="Times New Roman" w:hAnsi="Times New Roman" w:cs="Times New Roman"/>
            <w:color w:val="EE0000"/>
            <w:sz w:val="22"/>
            <w:szCs w:val="22"/>
          </w:rPr>
          <w:t xml:space="preserve"> Improvement Results under Substance Referencing Strategies 1 and 2: Percentage improvement in MSE relative to the original model for each property. Positive values indicate reduced MSE, whereas negative values indicate increased MSE. Blank entries denote cases where the corresponding strategy/model combination was not applicable.</w:t>
        </w:r>
      </w:ins>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699" w:author="帅 张" w:date="2025-12-22T20:59:00Z" w16du:dateUtc="2025-12-22T12:59:00Z">
          <w:tblPr>
            <w:tblStyle w:val="af7"/>
            <w:tblW w:w="0" w:type="auto"/>
            <w:tblLook w:val="04A0" w:firstRow="1" w:lastRow="0" w:firstColumn="1" w:lastColumn="0" w:noHBand="0" w:noVBand="1"/>
          </w:tblPr>
        </w:tblPrChange>
      </w:tblPr>
      <w:tblGrid>
        <w:gridCol w:w="1659"/>
        <w:gridCol w:w="1659"/>
        <w:gridCol w:w="1659"/>
        <w:gridCol w:w="1659"/>
        <w:gridCol w:w="1660"/>
        <w:tblGridChange w:id="700">
          <w:tblGrid>
            <w:gridCol w:w="5"/>
            <w:gridCol w:w="1654"/>
            <w:gridCol w:w="5"/>
            <w:gridCol w:w="1654"/>
            <w:gridCol w:w="5"/>
            <w:gridCol w:w="1654"/>
            <w:gridCol w:w="5"/>
            <w:gridCol w:w="1654"/>
            <w:gridCol w:w="5"/>
            <w:gridCol w:w="1655"/>
            <w:gridCol w:w="5"/>
          </w:tblGrid>
        </w:tblGridChange>
      </w:tblGrid>
      <w:tr w:rsidR="00ED28FC" w:rsidRPr="00ED28FC" w14:paraId="512E4FD5" w14:textId="77777777" w:rsidTr="002F018A">
        <w:trPr>
          <w:ins w:id="701" w:author="帅 张" w:date="2025-12-21T22:05:00Z"/>
          <w:trPrChange w:id="702" w:author="帅 张" w:date="2025-12-22T20:59:00Z" w16du:dateUtc="2025-12-22T12:59:00Z">
            <w:trPr>
              <w:gridBefore w:val="1"/>
            </w:trPr>
          </w:trPrChange>
        </w:trPr>
        <w:tc>
          <w:tcPr>
            <w:tcW w:w="1659" w:type="dxa"/>
            <w:tcBorders>
              <w:bottom w:val="single" w:sz="4" w:space="0" w:color="auto"/>
            </w:tcBorders>
            <w:tcPrChange w:id="703" w:author="帅 张" w:date="2025-12-22T20:59:00Z" w16du:dateUtc="2025-12-22T12:59:00Z">
              <w:tcPr>
                <w:tcW w:w="1659" w:type="dxa"/>
                <w:gridSpan w:val="2"/>
              </w:tcPr>
            </w:tcPrChange>
          </w:tcPr>
          <w:p w14:paraId="7E1D36F4" w14:textId="31DF7ADC" w:rsidR="001B1145" w:rsidRPr="00ED28FC" w:rsidRDefault="001B1145">
            <w:pPr>
              <w:spacing w:line="360" w:lineRule="auto"/>
              <w:jc w:val="center"/>
              <w:rPr>
                <w:ins w:id="704" w:author="帅 张" w:date="2025-12-21T22:05:00Z" w16du:dateUtc="2025-12-21T14:05:00Z"/>
                <w:rFonts w:ascii="Cambria Math" w:hAnsi="Cambria Math" w:cs="Times New Roman"/>
                <w:color w:val="EE0000"/>
                <w:kern w:val="2"/>
                <w:sz w:val="22"/>
                <w:szCs w:val="22"/>
                <w:rPrChange w:id="705" w:author="帅 张" w:date="2025-12-22T12:27:00Z" w16du:dateUtc="2025-12-22T04:27:00Z">
                  <w:rPr>
                    <w:ins w:id="706" w:author="帅 张" w:date="2025-12-21T22:05:00Z" w16du:dateUtc="2025-12-21T14:05:00Z"/>
                    <w:rFonts w:ascii="Cambria Math" w:hAnsi="Cambria Math" w:cs="Times New Roman"/>
                    <w:kern w:val="2"/>
                    <w:sz w:val="22"/>
                    <w:szCs w:val="22"/>
                  </w:rPr>
                </w:rPrChange>
              </w:rPr>
              <w:pPrChange w:id="707" w:author="帅 张" w:date="2025-12-21T22:05:00Z" w16du:dateUtc="2025-12-21T14:05:00Z">
                <w:pPr>
                  <w:spacing w:line="360" w:lineRule="auto"/>
                  <w:jc w:val="both"/>
                </w:pPr>
              </w:pPrChange>
            </w:pPr>
            <w:ins w:id="708" w:author="帅 张" w:date="2025-12-21T22:05:00Z" w16du:dateUtc="2025-12-21T14:05:00Z">
              <w:r w:rsidRPr="00ED28FC">
                <w:rPr>
                  <w:rFonts w:ascii="Cambria Math" w:hAnsi="Cambria Math" w:cs="Times New Roman" w:hint="eastAsia"/>
                  <w:color w:val="EE0000"/>
                  <w:kern w:val="2"/>
                  <w:sz w:val="22"/>
                  <w:szCs w:val="22"/>
                  <w:rPrChange w:id="709" w:author="帅 张" w:date="2025-12-22T12:27:00Z" w16du:dateUtc="2025-12-22T04:27:00Z">
                    <w:rPr>
                      <w:rFonts w:ascii="Cambria Math" w:hAnsi="Cambria Math" w:cs="Times New Roman" w:hint="eastAsia"/>
                      <w:kern w:val="2"/>
                      <w:sz w:val="22"/>
                      <w:szCs w:val="22"/>
                    </w:rPr>
                  </w:rPrChange>
                </w:rPr>
                <w:t>Properties</w:t>
              </w:r>
            </w:ins>
          </w:p>
        </w:tc>
        <w:tc>
          <w:tcPr>
            <w:tcW w:w="1659" w:type="dxa"/>
            <w:tcBorders>
              <w:bottom w:val="single" w:sz="4" w:space="0" w:color="auto"/>
            </w:tcBorders>
            <w:tcPrChange w:id="710" w:author="帅 张" w:date="2025-12-22T20:59:00Z" w16du:dateUtc="2025-12-22T12:59:00Z">
              <w:tcPr>
                <w:tcW w:w="1659" w:type="dxa"/>
                <w:gridSpan w:val="2"/>
              </w:tcPr>
            </w:tcPrChange>
          </w:tcPr>
          <w:p w14:paraId="41D23716" w14:textId="15B1E12E" w:rsidR="001B1145" w:rsidRPr="00ED28FC" w:rsidRDefault="001B1145">
            <w:pPr>
              <w:spacing w:line="360" w:lineRule="auto"/>
              <w:jc w:val="center"/>
              <w:rPr>
                <w:ins w:id="711" w:author="帅 张" w:date="2025-12-21T22:05:00Z" w16du:dateUtc="2025-12-21T14:05:00Z"/>
                <w:rFonts w:ascii="Cambria Math" w:hAnsi="Cambria Math" w:cs="Times New Roman"/>
                <w:color w:val="EE0000"/>
                <w:kern w:val="2"/>
                <w:sz w:val="22"/>
                <w:szCs w:val="22"/>
                <w:rPrChange w:id="712" w:author="帅 张" w:date="2025-12-22T12:27:00Z" w16du:dateUtc="2025-12-22T04:27:00Z">
                  <w:rPr>
                    <w:ins w:id="713" w:author="帅 张" w:date="2025-12-21T22:05:00Z" w16du:dateUtc="2025-12-21T14:05:00Z"/>
                    <w:rFonts w:ascii="Cambria Math" w:hAnsi="Cambria Math" w:cs="Times New Roman"/>
                    <w:kern w:val="2"/>
                    <w:sz w:val="22"/>
                    <w:szCs w:val="22"/>
                  </w:rPr>
                </w:rPrChange>
              </w:rPr>
              <w:pPrChange w:id="714" w:author="帅 张" w:date="2025-12-21T22:05:00Z" w16du:dateUtc="2025-12-21T14:05:00Z">
                <w:pPr>
                  <w:spacing w:line="360" w:lineRule="auto"/>
                  <w:jc w:val="both"/>
                </w:pPr>
              </w:pPrChange>
            </w:pPr>
            <w:ins w:id="715" w:author="帅 张" w:date="2025-12-21T22:05:00Z" w16du:dateUtc="2025-12-21T14:05:00Z">
              <w:r w:rsidRPr="00ED28FC">
                <w:rPr>
                  <w:rFonts w:ascii="Cambria Math" w:hAnsi="Cambria Math" w:cs="Times New Roman" w:hint="eastAsia"/>
                  <w:color w:val="EE0000"/>
                  <w:kern w:val="2"/>
                  <w:sz w:val="22"/>
                  <w:szCs w:val="22"/>
                  <w:rPrChange w:id="716" w:author="帅 张" w:date="2025-12-22T12:27:00Z" w16du:dateUtc="2025-12-22T04:27:00Z">
                    <w:rPr>
                      <w:rFonts w:ascii="Cambria Math" w:hAnsi="Cambria Math" w:cs="Times New Roman" w:hint="eastAsia"/>
                      <w:kern w:val="2"/>
                      <w:sz w:val="22"/>
                      <w:szCs w:val="22"/>
                    </w:rPr>
                  </w:rPrChange>
                </w:rPr>
                <w:t>GC</w:t>
              </w:r>
            </w:ins>
            <w:ins w:id="717" w:author="帅 张" w:date="2025-12-22T12:24:00Z" w16du:dateUtc="2025-12-22T04:24:00Z">
              <w:r w:rsidR="00ED28FC" w:rsidRPr="00ED28FC">
                <w:rPr>
                  <w:rFonts w:ascii="Cambria Math" w:hAnsi="Cambria Math" w:cs="Times New Roman" w:hint="eastAsia"/>
                  <w:color w:val="EE0000"/>
                  <w:kern w:val="2"/>
                  <w:sz w:val="22"/>
                  <w:szCs w:val="22"/>
                  <w:rPrChange w:id="718" w:author="帅 张" w:date="2025-12-22T12:27:00Z" w16du:dateUtc="2025-12-22T04:27:00Z">
                    <w:rPr>
                      <w:rFonts w:ascii="Cambria Math" w:hAnsi="Cambria Math" w:cs="Times New Roman" w:hint="eastAsia"/>
                      <w:kern w:val="2"/>
                      <w:sz w:val="22"/>
                      <w:szCs w:val="22"/>
                    </w:rPr>
                  </w:rPrChange>
                </w:rPr>
                <w:t>+</w:t>
              </w:r>
            </w:ins>
          </w:p>
        </w:tc>
        <w:tc>
          <w:tcPr>
            <w:tcW w:w="1659" w:type="dxa"/>
            <w:tcBorders>
              <w:bottom w:val="single" w:sz="4" w:space="0" w:color="auto"/>
            </w:tcBorders>
            <w:tcPrChange w:id="719" w:author="帅 张" w:date="2025-12-22T20:59:00Z" w16du:dateUtc="2025-12-22T12:59:00Z">
              <w:tcPr>
                <w:tcW w:w="1659" w:type="dxa"/>
                <w:gridSpan w:val="2"/>
              </w:tcPr>
            </w:tcPrChange>
          </w:tcPr>
          <w:p w14:paraId="389817FE" w14:textId="758EBC3E" w:rsidR="001B1145" w:rsidRPr="00ED28FC" w:rsidRDefault="001B1145">
            <w:pPr>
              <w:spacing w:line="360" w:lineRule="auto"/>
              <w:jc w:val="center"/>
              <w:rPr>
                <w:ins w:id="720" w:author="帅 张" w:date="2025-12-21T22:05:00Z" w16du:dateUtc="2025-12-21T14:05:00Z"/>
                <w:rFonts w:ascii="Cambria Math" w:hAnsi="Cambria Math" w:cs="Times New Roman"/>
                <w:color w:val="EE0000"/>
                <w:kern w:val="2"/>
                <w:sz w:val="22"/>
                <w:szCs w:val="22"/>
                <w:rPrChange w:id="721" w:author="帅 张" w:date="2025-12-22T12:27:00Z" w16du:dateUtc="2025-12-22T04:27:00Z">
                  <w:rPr>
                    <w:ins w:id="722" w:author="帅 张" w:date="2025-12-21T22:05:00Z" w16du:dateUtc="2025-12-21T14:05:00Z"/>
                    <w:rFonts w:ascii="Cambria Math" w:hAnsi="Cambria Math" w:cs="Times New Roman"/>
                    <w:kern w:val="2"/>
                    <w:sz w:val="22"/>
                    <w:szCs w:val="22"/>
                  </w:rPr>
                </w:rPrChange>
              </w:rPr>
              <w:pPrChange w:id="723" w:author="帅 张" w:date="2025-12-21T22:05:00Z" w16du:dateUtc="2025-12-21T14:05:00Z">
                <w:pPr>
                  <w:spacing w:line="360" w:lineRule="auto"/>
                  <w:jc w:val="both"/>
                </w:pPr>
              </w:pPrChange>
            </w:pPr>
            <w:ins w:id="724" w:author="帅 张" w:date="2025-12-21T22:05:00Z" w16du:dateUtc="2025-12-21T14:05:00Z">
              <w:r w:rsidRPr="00ED28FC">
                <w:rPr>
                  <w:rFonts w:ascii="Cambria Math" w:hAnsi="Cambria Math" w:cs="Times New Roman" w:hint="eastAsia"/>
                  <w:color w:val="EE0000"/>
                  <w:kern w:val="2"/>
                  <w:sz w:val="22"/>
                  <w:szCs w:val="22"/>
                  <w:rPrChange w:id="725" w:author="帅 张" w:date="2025-12-22T12:27:00Z" w16du:dateUtc="2025-12-22T04:27:00Z">
                    <w:rPr>
                      <w:rFonts w:ascii="Cambria Math" w:hAnsi="Cambria Math" w:cs="Times New Roman" w:hint="eastAsia"/>
                      <w:kern w:val="2"/>
                      <w:sz w:val="22"/>
                      <w:szCs w:val="22"/>
                    </w:rPr>
                  </w:rPrChange>
                </w:rPr>
                <w:t>ML+</w:t>
              </w:r>
            </w:ins>
          </w:p>
        </w:tc>
        <w:tc>
          <w:tcPr>
            <w:tcW w:w="1659" w:type="dxa"/>
            <w:tcBorders>
              <w:bottom w:val="single" w:sz="4" w:space="0" w:color="auto"/>
            </w:tcBorders>
            <w:tcPrChange w:id="726" w:author="帅 张" w:date="2025-12-22T20:59:00Z" w16du:dateUtc="2025-12-22T12:59:00Z">
              <w:tcPr>
                <w:tcW w:w="1659" w:type="dxa"/>
                <w:gridSpan w:val="2"/>
              </w:tcPr>
            </w:tcPrChange>
          </w:tcPr>
          <w:p w14:paraId="3DDD2C50" w14:textId="07CAED7B" w:rsidR="001B1145" w:rsidRPr="00ED28FC" w:rsidRDefault="001B1145">
            <w:pPr>
              <w:spacing w:line="360" w:lineRule="auto"/>
              <w:jc w:val="center"/>
              <w:rPr>
                <w:ins w:id="727" w:author="帅 张" w:date="2025-12-21T22:05:00Z" w16du:dateUtc="2025-12-21T14:05:00Z"/>
                <w:rFonts w:ascii="Cambria Math" w:hAnsi="Cambria Math" w:cs="Times New Roman"/>
                <w:color w:val="EE0000"/>
                <w:kern w:val="2"/>
                <w:sz w:val="22"/>
                <w:szCs w:val="22"/>
                <w:rPrChange w:id="728" w:author="帅 张" w:date="2025-12-22T12:27:00Z" w16du:dateUtc="2025-12-22T04:27:00Z">
                  <w:rPr>
                    <w:ins w:id="729" w:author="帅 张" w:date="2025-12-21T22:05:00Z" w16du:dateUtc="2025-12-21T14:05:00Z"/>
                    <w:rFonts w:ascii="Cambria Math" w:hAnsi="Cambria Math" w:cs="Times New Roman"/>
                    <w:kern w:val="2"/>
                    <w:sz w:val="22"/>
                    <w:szCs w:val="22"/>
                  </w:rPr>
                </w:rPrChange>
              </w:rPr>
              <w:pPrChange w:id="730" w:author="帅 张" w:date="2025-12-21T22:05:00Z" w16du:dateUtc="2025-12-21T14:05:00Z">
                <w:pPr>
                  <w:spacing w:line="360" w:lineRule="auto"/>
                  <w:jc w:val="both"/>
                </w:pPr>
              </w:pPrChange>
            </w:pPr>
            <w:ins w:id="731" w:author="帅 张" w:date="2025-12-21T22:05:00Z" w16du:dateUtc="2025-12-21T14:05:00Z">
              <w:r w:rsidRPr="00ED28FC">
                <w:rPr>
                  <w:rFonts w:ascii="Cambria Math" w:hAnsi="Cambria Math" w:cs="Times New Roman" w:hint="eastAsia"/>
                  <w:color w:val="EE0000"/>
                  <w:kern w:val="2"/>
                  <w:sz w:val="22"/>
                  <w:szCs w:val="22"/>
                  <w:rPrChange w:id="732" w:author="帅 张" w:date="2025-12-22T12:27:00Z" w16du:dateUtc="2025-12-22T04:27:00Z">
                    <w:rPr>
                      <w:rFonts w:ascii="Cambria Math" w:hAnsi="Cambria Math" w:cs="Times New Roman" w:hint="eastAsia"/>
                      <w:kern w:val="2"/>
                      <w:sz w:val="22"/>
                      <w:szCs w:val="22"/>
                    </w:rPr>
                  </w:rPrChange>
                </w:rPr>
                <w:t>ML</w:t>
              </w:r>
            </w:ins>
            <w:ins w:id="733" w:author="帅 张" w:date="2025-12-21T22:06:00Z" w16du:dateUtc="2025-12-21T14:06:00Z">
              <w:r w:rsidRPr="00ED28FC">
                <w:rPr>
                  <w:rFonts w:ascii="Cambria Math" w:hAnsi="Cambria Math" w:cs="Times New Roman" w:hint="eastAsia"/>
                  <w:color w:val="EE0000"/>
                  <w:kern w:val="2"/>
                  <w:sz w:val="22"/>
                  <w:szCs w:val="22"/>
                  <w:rPrChange w:id="734" w:author="帅 张" w:date="2025-12-22T12:27:00Z" w16du:dateUtc="2025-12-22T04:27:00Z">
                    <w:rPr>
                      <w:rFonts w:ascii="Cambria Math" w:hAnsi="Cambria Math" w:cs="Times New Roman" w:hint="eastAsia"/>
                      <w:kern w:val="2"/>
                      <w:sz w:val="22"/>
                      <w:szCs w:val="22"/>
                    </w:rPr>
                  </w:rPrChange>
                </w:rPr>
                <w:t>++</w:t>
              </w:r>
            </w:ins>
          </w:p>
        </w:tc>
        <w:tc>
          <w:tcPr>
            <w:tcW w:w="1660" w:type="dxa"/>
            <w:tcBorders>
              <w:bottom w:val="single" w:sz="4" w:space="0" w:color="auto"/>
            </w:tcBorders>
            <w:tcPrChange w:id="735" w:author="帅 张" w:date="2025-12-22T20:59:00Z" w16du:dateUtc="2025-12-22T12:59:00Z">
              <w:tcPr>
                <w:tcW w:w="1660" w:type="dxa"/>
                <w:gridSpan w:val="2"/>
              </w:tcPr>
            </w:tcPrChange>
          </w:tcPr>
          <w:p w14:paraId="68F9C603" w14:textId="42BBF95A" w:rsidR="001B1145" w:rsidRPr="00ED28FC" w:rsidRDefault="001B1145">
            <w:pPr>
              <w:spacing w:line="360" w:lineRule="auto"/>
              <w:jc w:val="center"/>
              <w:rPr>
                <w:ins w:id="736" w:author="帅 张" w:date="2025-12-21T22:05:00Z" w16du:dateUtc="2025-12-21T14:05:00Z"/>
                <w:rFonts w:ascii="Cambria Math" w:hAnsi="Cambria Math" w:cs="Times New Roman"/>
                <w:color w:val="EE0000"/>
                <w:kern w:val="2"/>
                <w:sz w:val="22"/>
                <w:szCs w:val="22"/>
                <w:rPrChange w:id="737" w:author="帅 张" w:date="2025-12-22T12:27:00Z" w16du:dateUtc="2025-12-22T04:27:00Z">
                  <w:rPr>
                    <w:ins w:id="738" w:author="帅 张" w:date="2025-12-21T22:05:00Z" w16du:dateUtc="2025-12-21T14:05:00Z"/>
                    <w:rFonts w:ascii="Cambria Math" w:hAnsi="Cambria Math" w:cs="Times New Roman"/>
                    <w:kern w:val="2"/>
                    <w:sz w:val="22"/>
                    <w:szCs w:val="22"/>
                  </w:rPr>
                </w:rPrChange>
              </w:rPr>
              <w:pPrChange w:id="739" w:author="帅 张" w:date="2025-12-21T22:05:00Z" w16du:dateUtc="2025-12-21T14:05:00Z">
                <w:pPr>
                  <w:spacing w:line="360" w:lineRule="auto"/>
                  <w:jc w:val="both"/>
                </w:pPr>
              </w:pPrChange>
            </w:pPr>
            <w:ins w:id="740" w:author="帅 张" w:date="2025-12-21T22:06:00Z" w16du:dateUtc="2025-12-21T14:06:00Z">
              <w:r w:rsidRPr="00ED28FC">
                <w:rPr>
                  <w:rFonts w:ascii="Cambria Math" w:hAnsi="Cambria Math" w:cs="Times New Roman" w:hint="eastAsia"/>
                  <w:color w:val="EE0000"/>
                  <w:kern w:val="2"/>
                  <w:sz w:val="22"/>
                  <w:szCs w:val="22"/>
                  <w:rPrChange w:id="741" w:author="帅 张" w:date="2025-12-22T12:27:00Z" w16du:dateUtc="2025-12-22T04:27:00Z">
                    <w:rPr>
                      <w:rFonts w:ascii="Cambria Math" w:hAnsi="Cambria Math" w:cs="Times New Roman" w:hint="eastAsia"/>
                      <w:kern w:val="2"/>
                      <w:sz w:val="22"/>
                      <w:szCs w:val="22"/>
                    </w:rPr>
                  </w:rPrChange>
                </w:rPr>
                <w:t>QSPR</w:t>
              </w:r>
            </w:ins>
            <w:ins w:id="742" w:author="帅 张" w:date="2025-12-22T12:24:00Z" w16du:dateUtc="2025-12-22T04:24:00Z">
              <w:r w:rsidR="00ED28FC" w:rsidRPr="00ED28FC">
                <w:rPr>
                  <w:rFonts w:ascii="Cambria Math" w:hAnsi="Cambria Math" w:cs="Times New Roman" w:hint="eastAsia"/>
                  <w:color w:val="EE0000"/>
                  <w:kern w:val="2"/>
                  <w:sz w:val="22"/>
                  <w:szCs w:val="22"/>
                  <w:rPrChange w:id="743" w:author="帅 张" w:date="2025-12-22T12:27:00Z" w16du:dateUtc="2025-12-22T04:27:00Z">
                    <w:rPr>
                      <w:rFonts w:ascii="Cambria Math" w:hAnsi="Cambria Math" w:cs="Times New Roman" w:hint="eastAsia"/>
                      <w:kern w:val="2"/>
                      <w:sz w:val="22"/>
                      <w:szCs w:val="22"/>
                    </w:rPr>
                  </w:rPrChange>
                </w:rPr>
                <w:t>+</w:t>
              </w:r>
            </w:ins>
          </w:p>
        </w:tc>
      </w:tr>
      <w:tr w:rsidR="00ED28FC" w:rsidRPr="00ED28FC" w14:paraId="143360CC" w14:textId="77777777" w:rsidTr="002F018A">
        <w:trPr>
          <w:ins w:id="744" w:author="帅 张" w:date="2025-12-21T22:05:00Z"/>
          <w:trPrChange w:id="745" w:author="帅 张" w:date="2025-12-22T20:59:00Z" w16du:dateUtc="2025-12-22T12:59:00Z">
            <w:trPr>
              <w:gridBefore w:val="1"/>
            </w:trPr>
          </w:trPrChange>
        </w:trPr>
        <w:tc>
          <w:tcPr>
            <w:tcW w:w="1659" w:type="dxa"/>
            <w:tcBorders>
              <w:top w:val="single" w:sz="4" w:space="0" w:color="auto"/>
            </w:tcBorders>
            <w:tcPrChange w:id="746" w:author="帅 张" w:date="2025-12-22T20:59:00Z" w16du:dateUtc="2025-12-22T12:59:00Z">
              <w:tcPr>
                <w:tcW w:w="1659" w:type="dxa"/>
                <w:gridSpan w:val="2"/>
              </w:tcPr>
            </w:tcPrChange>
          </w:tcPr>
          <w:p w14:paraId="78B98A0C" w14:textId="5170C063" w:rsidR="000D685D" w:rsidRPr="00ED28FC" w:rsidRDefault="00000000">
            <w:pPr>
              <w:spacing w:line="360" w:lineRule="auto"/>
              <w:jc w:val="center"/>
              <w:rPr>
                <w:ins w:id="747" w:author="帅 张" w:date="2025-12-21T22:05:00Z" w16du:dateUtc="2025-12-21T14:05:00Z"/>
                <w:rFonts w:ascii="Cambria Math" w:hAnsi="Cambria Math" w:cs="Times New Roman"/>
                <w:color w:val="EE0000"/>
                <w:kern w:val="2"/>
                <w:sz w:val="22"/>
                <w:szCs w:val="22"/>
                <w:rPrChange w:id="748" w:author="帅 张" w:date="2025-12-22T12:27:00Z" w16du:dateUtc="2025-12-22T04:27:00Z">
                  <w:rPr>
                    <w:ins w:id="749" w:author="帅 张" w:date="2025-12-21T22:05:00Z" w16du:dateUtc="2025-12-21T14:05:00Z"/>
                    <w:rFonts w:ascii="Cambria Math" w:hAnsi="Cambria Math" w:cs="Times New Roman"/>
                    <w:kern w:val="2"/>
                    <w:sz w:val="22"/>
                    <w:szCs w:val="22"/>
                  </w:rPr>
                </w:rPrChange>
              </w:rPr>
              <w:pPrChange w:id="750" w:author="帅 张" w:date="2025-12-21T22:05:00Z" w16du:dateUtc="2025-12-21T14:05:00Z">
                <w:pPr>
                  <w:spacing w:line="360" w:lineRule="auto"/>
                  <w:jc w:val="both"/>
                </w:pPr>
              </w:pPrChange>
            </w:pPr>
            <m:oMathPara>
              <m:oMath>
                <m:sSub>
                  <m:sSubPr>
                    <m:ctrlPr>
                      <w:ins w:id="751" w:author="帅 张" w:date="2025-12-21T22:06:00Z" w16du:dateUtc="2025-12-21T14:06:00Z">
                        <w:rPr>
                          <w:rFonts w:ascii="Cambria Math" w:hAnsi="Cambria Math" w:cs="Times New Roman"/>
                          <w:color w:val="EE0000"/>
                          <w:szCs w:val="22"/>
                          <w:rPrChange w:id="752" w:author="帅 张" w:date="2025-12-22T12:27:00Z" w16du:dateUtc="2025-12-22T04:27:00Z">
                            <w:rPr>
                              <w:rFonts w:ascii="Cambria Math" w:hAnsi="Cambria Math" w:cs="Times New Roman"/>
                              <w:szCs w:val="22"/>
                            </w:rPr>
                          </w:rPrChange>
                        </w:rPr>
                      </w:ins>
                    </m:ctrlPr>
                  </m:sSubPr>
                  <m:e>
                    <m:r>
                      <w:ins w:id="753" w:author="帅 张" w:date="2025-12-21T22:06:00Z" w16du:dateUtc="2025-12-21T14:06:00Z">
                        <w:rPr>
                          <w:rFonts w:ascii="Cambria Math" w:hAnsi="Cambria Math" w:cs="Times New Roman"/>
                          <w:color w:val="EE0000"/>
                          <w:szCs w:val="22"/>
                          <w:rPrChange w:id="754" w:author="帅 张" w:date="2025-12-22T12:27:00Z" w16du:dateUtc="2025-12-22T04:27:00Z">
                            <w:rPr>
                              <w:rFonts w:ascii="Cambria Math" w:hAnsi="Cambria Math" w:cs="Times New Roman"/>
                              <w:szCs w:val="22"/>
                            </w:rPr>
                          </w:rPrChange>
                        </w:rPr>
                        <m:t>C</m:t>
                      </w:ins>
                    </m:r>
                  </m:e>
                  <m:sub>
                    <m:r>
                      <w:ins w:id="755" w:author="帅 张" w:date="2025-12-21T22:06:00Z" w16du:dateUtc="2025-12-21T14:06:00Z">
                        <w:rPr>
                          <w:rFonts w:ascii="Cambria Math" w:hAnsi="Cambria Math" w:cs="Times New Roman"/>
                          <w:color w:val="EE0000"/>
                          <w:szCs w:val="22"/>
                          <w:rPrChange w:id="756" w:author="帅 张" w:date="2025-12-22T12:27:00Z" w16du:dateUtc="2025-12-22T04:27:00Z">
                            <w:rPr>
                              <w:rFonts w:ascii="Cambria Math" w:hAnsi="Cambria Math" w:cs="Times New Roman"/>
                              <w:szCs w:val="22"/>
                            </w:rPr>
                          </w:rPrChange>
                        </w:rPr>
                        <m:t>p</m:t>
                      </w:ins>
                    </m:r>
                  </m:sub>
                </m:sSub>
              </m:oMath>
            </m:oMathPara>
          </w:p>
        </w:tc>
        <w:tc>
          <w:tcPr>
            <w:tcW w:w="1659" w:type="dxa"/>
            <w:tcBorders>
              <w:top w:val="single" w:sz="4" w:space="0" w:color="auto"/>
            </w:tcBorders>
            <w:tcPrChange w:id="757" w:author="帅 张" w:date="2025-12-22T20:59:00Z" w16du:dateUtc="2025-12-22T12:59:00Z">
              <w:tcPr>
                <w:tcW w:w="1659" w:type="dxa"/>
                <w:gridSpan w:val="2"/>
              </w:tcPr>
            </w:tcPrChange>
          </w:tcPr>
          <w:p w14:paraId="00F1EF3D" w14:textId="00EC67B6" w:rsidR="000D685D" w:rsidRPr="00ED28FC" w:rsidRDefault="000D685D">
            <w:pPr>
              <w:spacing w:line="360" w:lineRule="auto"/>
              <w:jc w:val="center"/>
              <w:rPr>
                <w:ins w:id="758" w:author="帅 张" w:date="2025-12-21T22:05:00Z" w16du:dateUtc="2025-12-21T14:05:00Z"/>
                <w:rFonts w:ascii="Cambria Math" w:hAnsi="Cambria Math" w:cs="Times New Roman"/>
                <w:color w:val="EE0000"/>
                <w:kern w:val="2"/>
                <w:sz w:val="22"/>
                <w:szCs w:val="22"/>
                <w:rPrChange w:id="759" w:author="帅 张" w:date="2025-12-22T12:27:00Z" w16du:dateUtc="2025-12-22T04:27:00Z">
                  <w:rPr>
                    <w:ins w:id="760" w:author="帅 张" w:date="2025-12-21T22:05:00Z" w16du:dateUtc="2025-12-21T14:05:00Z"/>
                    <w:rFonts w:ascii="Cambria Math" w:hAnsi="Cambria Math" w:cs="Times New Roman"/>
                    <w:kern w:val="2"/>
                    <w:sz w:val="22"/>
                    <w:szCs w:val="22"/>
                  </w:rPr>
                </w:rPrChange>
              </w:rPr>
              <w:pPrChange w:id="761" w:author="帅 张" w:date="2025-12-21T22:05:00Z" w16du:dateUtc="2025-12-21T14:05:00Z">
                <w:pPr>
                  <w:spacing w:line="360" w:lineRule="auto"/>
                  <w:jc w:val="both"/>
                </w:pPr>
              </w:pPrChange>
            </w:pPr>
            <w:ins w:id="762" w:author="帅 张" w:date="2025-12-21T22:30:00Z" w16du:dateUtc="2025-12-21T14:30:00Z">
              <w:r w:rsidRPr="00ED28FC">
                <w:rPr>
                  <w:rFonts w:hint="eastAsia"/>
                  <w:color w:val="EE0000"/>
                  <w:rPrChange w:id="763" w:author="帅 张" w:date="2025-12-22T12:27:00Z" w16du:dateUtc="2025-12-22T04:27:00Z">
                    <w:rPr>
                      <w:rFonts w:hint="eastAsia"/>
                    </w:rPr>
                  </w:rPrChange>
                </w:rPr>
                <w:t>7.40%</w:t>
              </w:r>
            </w:ins>
          </w:p>
        </w:tc>
        <w:tc>
          <w:tcPr>
            <w:tcW w:w="1659" w:type="dxa"/>
            <w:tcBorders>
              <w:top w:val="single" w:sz="4" w:space="0" w:color="auto"/>
            </w:tcBorders>
            <w:tcPrChange w:id="764" w:author="帅 张" w:date="2025-12-22T20:59:00Z" w16du:dateUtc="2025-12-22T12:59:00Z">
              <w:tcPr>
                <w:tcW w:w="1659" w:type="dxa"/>
                <w:gridSpan w:val="2"/>
              </w:tcPr>
            </w:tcPrChange>
          </w:tcPr>
          <w:p w14:paraId="5C73BAD2" w14:textId="031303B7" w:rsidR="000D685D" w:rsidRPr="00ED28FC" w:rsidRDefault="000D685D">
            <w:pPr>
              <w:spacing w:line="360" w:lineRule="auto"/>
              <w:jc w:val="center"/>
              <w:rPr>
                <w:ins w:id="765" w:author="帅 张" w:date="2025-12-21T22:05:00Z" w16du:dateUtc="2025-12-21T14:05:00Z"/>
                <w:rFonts w:ascii="Cambria Math" w:hAnsi="Cambria Math" w:cs="Times New Roman"/>
                <w:color w:val="EE0000"/>
                <w:kern w:val="2"/>
                <w:sz w:val="22"/>
                <w:szCs w:val="22"/>
                <w:rPrChange w:id="766" w:author="帅 张" w:date="2025-12-22T12:27:00Z" w16du:dateUtc="2025-12-22T04:27:00Z">
                  <w:rPr>
                    <w:ins w:id="767" w:author="帅 张" w:date="2025-12-21T22:05:00Z" w16du:dateUtc="2025-12-21T14:05:00Z"/>
                    <w:rFonts w:ascii="Cambria Math" w:hAnsi="Cambria Math" w:cs="Times New Roman"/>
                    <w:kern w:val="2"/>
                    <w:sz w:val="22"/>
                    <w:szCs w:val="22"/>
                  </w:rPr>
                </w:rPrChange>
              </w:rPr>
              <w:pPrChange w:id="768" w:author="帅 张" w:date="2025-12-21T22:05:00Z" w16du:dateUtc="2025-12-21T14:05:00Z">
                <w:pPr>
                  <w:spacing w:line="360" w:lineRule="auto"/>
                  <w:jc w:val="both"/>
                </w:pPr>
              </w:pPrChange>
            </w:pPr>
            <w:ins w:id="769" w:author="帅 张" w:date="2025-12-21T22:30:00Z" w16du:dateUtc="2025-12-21T14:30:00Z">
              <w:r w:rsidRPr="00ED28FC">
                <w:rPr>
                  <w:rFonts w:hint="eastAsia"/>
                  <w:color w:val="EE0000"/>
                  <w:rPrChange w:id="770" w:author="帅 张" w:date="2025-12-22T12:27:00Z" w16du:dateUtc="2025-12-22T04:27:00Z">
                    <w:rPr>
                      <w:rFonts w:hint="eastAsia"/>
                    </w:rPr>
                  </w:rPrChange>
                </w:rPr>
                <w:t>12.59%</w:t>
              </w:r>
            </w:ins>
          </w:p>
        </w:tc>
        <w:tc>
          <w:tcPr>
            <w:tcW w:w="1659" w:type="dxa"/>
            <w:tcBorders>
              <w:top w:val="single" w:sz="4" w:space="0" w:color="auto"/>
            </w:tcBorders>
            <w:tcPrChange w:id="771" w:author="帅 张" w:date="2025-12-22T20:59:00Z" w16du:dateUtc="2025-12-22T12:59:00Z">
              <w:tcPr>
                <w:tcW w:w="1659" w:type="dxa"/>
                <w:gridSpan w:val="2"/>
              </w:tcPr>
            </w:tcPrChange>
          </w:tcPr>
          <w:p w14:paraId="5ED2E4F4" w14:textId="1B906D1E" w:rsidR="000D685D" w:rsidRPr="00ED28FC" w:rsidRDefault="000D685D">
            <w:pPr>
              <w:spacing w:line="360" w:lineRule="auto"/>
              <w:jc w:val="center"/>
              <w:rPr>
                <w:ins w:id="772" w:author="帅 张" w:date="2025-12-21T22:05:00Z" w16du:dateUtc="2025-12-21T14:05:00Z"/>
                <w:rFonts w:ascii="Cambria Math" w:hAnsi="Cambria Math" w:cs="Times New Roman"/>
                <w:color w:val="EE0000"/>
                <w:kern w:val="2"/>
                <w:sz w:val="22"/>
                <w:szCs w:val="22"/>
                <w:rPrChange w:id="773" w:author="帅 张" w:date="2025-12-22T12:27:00Z" w16du:dateUtc="2025-12-22T04:27:00Z">
                  <w:rPr>
                    <w:ins w:id="774" w:author="帅 张" w:date="2025-12-21T22:05:00Z" w16du:dateUtc="2025-12-21T14:05:00Z"/>
                    <w:rFonts w:ascii="Cambria Math" w:hAnsi="Cambria Math" w:cs="Times New Roman"/>
                    <w:kern w:val="2"/>
                    <w:sz w:val="22"/>
                    <w:szCs w:val="22"/>
                  </w:rPr>
                </w:rPrChange>
              </w:rPr>
              <w:pPrChange w:id="775" w:author="帅 张" w:date="2025-12-21T22:05:00Z" w16du:dateUtc="2025-12-21T14:05:00Z">
                <w:pPr>
                  <w:spacing w:line="360" w:lineRule="auto"/>
                  <w:jc w:val="both"/>
                </w:pPr>
              </w:pPrChange>
            </w:pPr>
            <w:ins w:id="776" w:author="帅 张" w:date="2025-12-21T22:30:00Z" w16du:dateUtc="2025-12-21T14:30:00Z">
              <w:r w:rsidRPr="00ED28FC">
                <w:rPr>
                  <w:rFonts w:hint="eastAsia"/>
                  <w:color w:val="EE0000"/>
                  <w:rPrChange w:id="777" w:author="帅 张" w:date="2025-12-22T12:27:00Z" w16du:dateUtc="2025-12-22T04:27:00Z">
                    <w:rPr>
                      <w:rFonts w:hint="eastAsia"/>
                    </w:rPr>
                  </w:rPrChange>
                </w:rPr>
                <w:t>-31.65%</w:t>
              </w:r>
            </w:ins>
          </w:p>
        </w:tc>
        <w:tc>
          <w:tcPr>
            <w:tcW w:w="1660" w:type="dxa"/>
            <w:tcBorders>
              <w:top w:val="single" w:sz="4" w:space="0" w:color="auto"/>
            </w:tcBorders>
            <w:tcPrChange w:id="778" w:author="帅 张" w:date="2025-12-22T20:59:00Z" w16du:dateUtc="2025-12-22T12:59:00Z">
              <w:tcPr>
                <w:tcW w:w="1660" w:type="dxa"/>
                <w:gridSpan w:val="2"/>
              </w:tcPr>
            </w:tcPrChange>
          </w:tcPr>
          <w:p w14:paraId="5BA641B3" w14:textId="19D07788" w:rsidR="000D685D" w:rsidRPr="00ED28FC" w:rsidRDefault="000D685D">
            <w:pPr>
              <w:spacing w:line="360" w:lineRule="auto"/>
              <w:jc w:val="center"/>
              <w:rPr>
                <w:ins w:id="779" w:author="帅 张" w:date="2025-12-21T22:05:00Z" w16du:dateUtc="2025-12-21T14:05:00Z"/>
                <w:rFonts w:ascii="Cambria Math" w:hAnsi="Cambria Math" w:cs="Times New Roman"/>
                <w:color w:val="EE0000"/>
                <w:kern w:val="2"/>
                <w:sz w:val="22"/>
                <w:szCs w:val="22"/>
                <w:rPrChange w:id="780" w:author="帅 张" w:date="2025-12-22T12:27:00Z" w16du:dateUtc="2025-12-22T04:27:00Z">
                  <w:rPr>
                    <w:ins w:id="781" w:author="帅 张" w:date="2025-12-21T22:05:00Z" w16du:dateUtc="2025-12-21T14:05:00Z"/>
                    <w:rFonts w:ascii="Cambria Math" w:hAnsi="Cambria Math" w:cs="Times New Roman"/>
                    <w:kern w:val="2"/>
                    <w:sz w:val="22"/>
                    <w:szCs w:val="22"/>
                  </w:rPr>
                </w:rPrChange>
              </w:rPr>
              <w:pPrChange w:id="782" w:author="帅 张" w:date="2025-12-21T22:05:00Z" w16du:dateUtc="2025-12-21T14:05:00Z">
                <w:pPr>
                  <w:spacing w:line="360" w:lineRule="auto"/>
                  <w:jc w:val="both"/>
                </w:pPr>
              </w:pPrChange>
            </w:pPr>
            <w:ins w:id="783" w:author="帅 张" w:date="2025-12-21T22:30:00Z" w16du:dateUtc="2025-12-21T14:30:00Z">
              <w:r w:rsidRPr="00ED28FC">
                <w:rPr>
                  <w:rFonts w:hint="eastAsia"/>
                  <w:color w:val="EE0000"/>
                  <w:rPrChange w:id="784" w:author="帅 张" w:date="2025-12-22T12:27:00Z" w16du:dateUtc="2025-12-22T04:27:00Z">
                    <w:rPr>
                      <w:rFonts w:hint="eastAsia"/>
                    </w:rPr>
                  </w:rPrChange>
                </w:rPr>
                <w:t>4.20%</w:t>
              </w:r>
            </w:ins>
          </w:p>
        </w:tc>
      </w:tr>
      <w:tr w:rsidR="00ED28FC" w:rsidRPr="00ED28FC" w14:paraId="37FD4E31" w14:textId="77777777" w:rsidTr="002F018A">
        <w:trPr>
          <w:ins w:id="785" w:author="帅 张" w:date="2025-12-21T22:05:00Z"/>
          <w:trPrChange w:id="786" w:author="帅 张" w:date="2025-12-22T20:59:00Z" w16du:dateUtc="2025-12-22T12:59:00Z">
            <w:trPr>
              <w:gridBefore w:val="1"/>
            </w:trPr>
          </w:trPrChange>
        </w:trPr>
        <w:tc>
          <w:tcPr>
            <w:tcW w:w="1659" w:type="dxa"/>
            <w:tcPrChange w:id="787" w:author="帅 张" w:date="2025-12-22T20:59:00Z" w16du:dateUtc="2025-12-22T12:59:00Z">
              <w:tcPr>
                <w:tcW w:w="1659" w:type="dxa"/>
                <w:gridSpan w:val="2"/>
              </w:tcPr>
            </w:tcPrChange>
          </w:tcPr>
          <w:p w14:paraId="121533C0" w14:textId="5652CCFE" w:rsidR="000D685D" w:rsidRPr="00ED28FC" w:rsidRDefault="00000000">
            <w:pPr>
              <w:spacing w:line="360" w:lineRule="auto"/>
              <w:jc w:val="center"/>
              <w:rPr>
                <w:ins w:id="788" w:author="帅 张" w:date="2025-12-21T22:05:00Z" w16du:dateUtc="2025-12-21T14:05:00Z"/>
                <w:rFonts w:ascii="Cambria Math" w:hAnsi="Cambria Math" w:cs="Times New Roman"/>
                <w:color w:val="EE0000"/>
                <w:kern w:val="2"/>
                <w:sz w:val="22"/>
                <w:szCs w:val="22"/>
                <w:rPrChange w:id="789" w:author="帅 张" w:date="2025-12-22T12:27:00Z" w16du:dateUtc="2025-12-22T04:27:00Z">
                  <w:rPr>
                    <w:ins w:id="790" w:author="帅 张" w:date="2025-12-21T22:05:00Z" w16du:dateUtc="2025-12-21T14:05:00Z"/>
                    <w:rFonts w:ascii="Cambria Math" w:hAnsi="Cambria Math" w:cs="Times New Roman"/>
                    <w:kern w:val="2"/>
                    <w:sz w:val="22"/>
                    <w:szCs w:val="22"/>
                  </w:rPr>
                </w:rPrChange>
              </w:rPr>
              <w:pPrChange w:id="791" w:author="帅 张" w:date="2025-12-21T22:05:00Z" w16du:dateUtc="2025-12-21T14:05:00Z">
                <w:pPr>
                  <w:spacing w:line="360" w:lineRule="auto"/>
                  <w:jc w:val="both"/>
                </w:pPr>
              </w:pPrChange>
            </w:pPr>
            <m:oMathPara>
              <m:oMath>
                <m:sSub>
                  <m:sSubPr>
                    <m:ctrlPr>
                      <w:ins w:id="792" w:author="帅 张" w:date="2025-12-21T22:07:00Z" w16du:dateUtc="2025-12-21T14:07:00Z">
                        <w:rPr>
                          <w:rFonts w:ascii="Cambria Math" w:eastAsia="等线" w:hAnsi="Cambria Math" w:cs="Times New Roman"/>
                          <w:iCs/>
                          <w:color w:val="EE0000"/>
                          <w:rPrChange w:id="793" w:author="帅 张" w:date="2025-12-22T12:27:00Z" w16du:dateUtc="2025-12-22T04:27:00Z">
                            <w:rPr>
                              <w:rFonts w:ascii="Cambria Math" w:eastAsia="等线" w:hAnsi="Cambria Math" w:cs="Times New Roman"/>
                              <w:iCs/>
                            </w:rPr>
                          </w:rPrChange>
                        </w:rPr>
                      </w:ins>
                    </m:ctrlPr>
                  </m:sSubPr>
                  <m:e>
                    <m:r>
                      <w:ins w:id="794" w:author="帅 张" w:date="2025-12-21T22:07:00Z" w16du:dateUtc="2025-12-21T14:07:00Z">
                        <w:rPr>
                          <w:rFonts w:ascii="Cambria Math" w:eastAsia="等线" w:hAnsi="Cambria Math" w:cs="Times New Roman"/>
                          <w:color w:val="EE0000"/>
                          <w:rPrChange w:id="795" w:author="帅 张" w:date="2025-12-22T12:27:00Z" w16du:dateUtc="2025-12-22T04:27:00Z">
                            <w:rPr>
                              <w:rFonts w:ascii="Cambria Math" w:eastAsia="等线" w:hAnsi="Cambria Math" w:cs="Times New Roman"/>
                            </w:rPr>
                          </w:rPrChange>
                        </w:rPr>
                        <m:t>P</m:t>
                      </w:ins>
                    </m:r>
                  </m:e>
                  <m:sub>
                    <m:r>
                      <w:ins w:id="796" w:author="帅 张" w:date="2025-12-21T22:07:00Z" w16du:dateUtc="2025-12-21T14:07:00Z">
                        <w:rPr>
                          <w:rFonts w:ascii="Cambria Math" w:eastAsia="等线" w:hAnsi="Cambria Math" w:cs="Times New Roman"/>
                          <w:color w:val="EE0000"/>
                          <w:rPrChange w:id="797" w:author="帅 张" w:date="2025-12-22T12:27:00Z" w16du:dateUtc="2025-12-22T04:27:00Z">
                            <w:rPr>
                              <w:rFonts w:ascii="Cambria Math" w:eastAsia="等线" w:hAnsi="Cambria Math" w:cs="Times New Roman"/>
                            </w:rPr>
                          </w:rPrChange>
                        </w:rPr>
                        <m:t>vap</m:t>
                      </w:ins>
                    </m:r>
                  </m:sub>
                </m:sSub>
              </m:oMath>
            </m:oMathPara>
          </w:p>
        </w:tc>
        <w:tc>
          <w:tcPr>
            <w:tcW w:w="1659" w:type="dxa"/>
            <w:tcPrChange w:id="798" w:author="帅 张" w:date="2025-12-22T20:59:00Z" w16du:dateUtc="2025-12-22T12:59:00Z">
              <w:tcPr>
                <w:tcW w:w="1659" w:type="dxa"/>
                <w:gridSpan w:val="2"/>
              </w:tcPr>
            </w:tcPrChange>
          </w:tcPr>
          <w:p w14:paraId="526F04B8" w14:textId="555FDB03" w:rsidR="000D685D" w:rsidRPr="00ED28FC" w:rsidRDefault="000D685D">
            <w:pPr>
              <w:spacing w:line="360" w:lineRule="auto"/>
              <w:jc w:val="center"/>
              <w:rPr>
                <w:ins w:id="799" w:author="帅 张" w:date="2025-12-21T22:05:00Z" w16du:dateUtc="2025-12-21T14:05:00Z"/>
                <w:rFonts w:ascii="Cambria Math" w:hAnsi="Cambria Math" w:cs="Times New Roman"/>
                <w:color w:val="EE0000"/>
                <w:kern w:val="2"/>
                <w:sz w:val="22"/>
                <w:szCs w:val="22"/>
                <w:rPrChange w:id="800" w:author="帅 张" w:date="2025-12-22T12:27:00Z" w16du:dateUtc="2025-12-22T04:27:00Z">
                  <w:rPr>
                    <w:ins w:id="801" w:author="帅 张" w:date="2025-12-21T22:05:00Z" w16du:dateUtc="2025-12-21T14:05:00Z"/>
                    <w:rFonts w:ascii="Cambria Math" w:hAnsi="Cambria Math" w:cs="Times New Roman"/>
                    <w:kern w:val="2"/>
                    <w:sz w:val="22"/>
                    <w:szCs w:val="22"/>
                  </w:rPr>
                </w:rPrChange>
              </w:rPr>
              <w:pPrChange w:id="802" w:author="帅 张" w:date="2025-12-21T22:05:00Z" w16du:dateUtc="2025-12-21T14:05:00Z">
                <w:pPr>
                  <w:spacing w:line="360" w:lineRule="auto"/>
                  <w:jc w:val="both"/>
                </w:pPr>
              </w:pPrChange>
            </w:pPr>
            <w:ins w:id="803" w:author="帅 张" w:date="2025-12-21T22:30:00Z" w16du:dateUtc="2025-12-21T14:30:00Z">
              <w:r w:rsidRPr="00ED28FC">
                <w:rPr>
                  <w:rFonts w:hint="eastAsia"/>
                  <w:color w:val="EE0000"/>
                  <w:rPrChange w:id="804" w:author="帅 张" w:date="2025-12-22T12:27:00Z" w16du:dateUtc="2025-12-22T04:27:00Z">
                    <w:rPr>
                      <w:rFonts w:hint="eastAsia"/>
                    </w:rPr>
                  </w:rPrChange>
                </w:rPr>
                <w:t>16.59%</w:t>
              </w:r>
            </w:ins>
          </w:p>
        </w:tc>
        <w:tc>
          <w:tcPr>
            <w:tcW w:w="1659" w:type="dxa"/>
            <w:tcPrChange w:id="805" w:author="帅 张" w:date="2025-12-22T20:59:00Z" w16du:dateUtc="2025-12-22T12:59:00Z">
              <w:tcPr>
                <w:tcW w:w="1659" w:type="dxa"/>
                <w:gridSpan w:val="2"/>
              </w:tcPr>
            </w:tcPrChange>
          </w:tcPr>
          <w:p w14:paraId="0814FAFD" w14:textId="1D63E6ED" w:rsidR="000D685D" w:rsidRPr="00ED28FC" w:rsidRDefault="000D685D">
            <w:pPr>
              <w:spacing w:line="360" w:lineRule="auto"/>
              <w:jc w:val="center"/>
              <w:rPr>
                <w:ins w:id="806" w:author="帅 张" w:date="2025-12-21T22:05:00Z" w16du:dateUtc="2025-12-21T14:05:00Z"/>
                <w:rFonts w:ascii="Cambria Math" w:hAnsi="Cambria Math" w:cs="Times New Roman"/>
                <w:color w:val="EE0000"/>
                <w:kern w:val="2"/>
                <w:sz w:val="22"/>
                <w:szCs w:val="22"/>
                <w:rPrChange w:id="807" w:author="帅 张" w:date="2025-12-22T12:27:00Z" w16du:dateUtc="2025-12-22T04:27:00Z">
                  <w:rPr>
                    <w:ins w:id="808" w:author="帅 张" w:date="2025-12-21T22:05:00Z" w16du:dateUtc="2025-12-21T14:05:00Z"/>
                    <w:rFonts w:ascii="Cambria Math" w:hAnsi="Cambria Math" w:cs="Times New Roman"/>
                    <w:kern w:val="2"/>
                    <w:sz w:val="22"/>
                    <w:szCs w:val="22"/>
                  </w:rPr>
                </w:rPrChange>
              </w:rPr>
              <w:pPrChange w:id="809" w:author="帅 张" w:date="2025-12-21T22:05:00Z" w16du:dateUtc="2025-12-21T14:05:00Z">
                <w:pPr>
                  <w:spacing w:line="360" w:lineRule="auto"/>
                  <w:jc w:val="both"/>
                </w:pPr>
              </w:pPrChange>
            </w:pPr>
            <w:ins w:id="810" w:author="帅 张" w:date="2025-12-21T22:30:00Z" w16du:dateUtc="2025-12-21T14:30:00Z">
              <w:r w:rsidRPr="00ED28FC">
                <w:rPr>
                  <w:rFonts w:hint="eastAsia"/>
                  <w:color w:val="EE0000"/>
                  <w:rPrChange w:id="811" w:author="帅 张" w:date="2025-12-22T12:27:00Z" w16du:dateUtc="2025-12-22T04:27:00Z">
                    <w:rPr>
                      <w:rFonts w:hint="eastAsia"/>
                    </w:rPr>
                  </w:rPrChange>
                </w:rPr>
                <w:t>19.49%</w:t>
              </w:r>
            </w:ins>
          </w:p>
        </w:tc>
        <w:tc>
          <w:tcPr>
            <w:tcW w:w="1659" w:type="dxa"/>
            <w:tcPrChange w:id="812" w:author="帅 张" w:date="2025-12-22T20:59:00Z" w16du:dateUtc="2025-12-22T12:59:00Z">
              <w:tcPr>
                <w:tcW w:w="1659" w:type="dxa"/>
                <w:gridSpan w:val="2"/>
              </w:tcPr>
            </w:tcPrChange>
          </w:tcPr>
          <w:p w14:paraId="27ED5DDB" w14:textId="118A3007" w:rsidR="000D685D" w:rsidRPr="00ED28FC" w:rsidRDefault="000D685D">
            <w:pPr>
              <w:spacing w:line="360" w:lineRule="auto"/>
              <w:jc w:val="center"/>
              <w:rPr>
                <w:ins w:id="813" w:author="帅 张" w:date="2025-12-21T22:05:00Z" w16du:dateUtc="2025-12-21T14:05:00Z"/>
                <w:rFonts w:ascii="Cambria Math" w:hAnsi="Cambria Math" w:cs="Times New Roman"/>
                <w:color w:val="EE0000"/>
                <w:kern w:val="2"/>
                <w:sz w:val="22"/>
                <w:szCs w:val="22"/>
                <w:rPrChange w:id="814" w:author="帅 张" w:date="2025-12-22T12:27:00Z" w16du:dateUtc="2025-12-22T04:27:00Z">
                  <w:rPr>
                    <w:ins w:id="815" w:author="帅 张" w:date="2025-12-21T22:05:00Z" w16du:dateUtc="2025-12-21T14:05:00Z"/>
                    <w:rFonts w:ascii="Cambria Math" w:hAnsi="Cambria Math" w:cs="Times New Roman"/>
                    <w:kern w:val="2"/>
                    <w:sz w:val="22"/>
                    <w:szCs w:val="22"/>
                  </w:rPr>
                </w:rPrChange>
              </w:rPr>
              <w:pPrChange w:id="816" w:author="帅 张" w:date="2025-12-21T22:05:00Z" w16du:dateUtc="2025-12-21T14:05:00Z">
                <w:pPr>
                  <w:spacing w:line="360" w:lineRule="auto"/>
                  <w:jc w:val="both"/>
                </w:pPr>
              </w:pPrChange>
            </w:pPr>
            <w:ins w:id="817" w:author="帅 张" w:date="2025-12-21T22:30:00Z" w16du:dateUtc="2025-12-21T14:30:00Z">
              <w:r w:rsidRPr="00ED28FC">
                <w:rPr>
                  <w:rFonts w:hint="eastAsia"/>
                  <w:color w:val="EE0000"/>
                  <w:rPrChange w:id="818" w:author="帅 张" w:date="2025-12-22T12:27:00Z" w16du:dateUtc="2025-12-22T04:27:00Z">
                    <w:rPr>
                      <w:rFonts w:hint="eastAsia"/>
                    </w:rPr>
                  </w:rPrChange>
                </w:rPr>
                <w:t>75.74%</w:t>
              </w:r>
            </w:ins>
          </w:p>
        </w:tc>
        <w:tc>
          <w:tcPr>
            <w:tcW w:w="1660" w:type="dxa"/>
            <w:tcPrChange w:id="819" w:author="帅 张" w:date="2025-12-22T20:59:00Z" w16du:dateUtc="2025-12-22T12:59:00Z">
              <w:tcPr>
                <w:tcW w:w="1660" w:type="dxa"/>
                <w:gridSpan w:val="2"/>
              </w:tcPr>
            </w:tcPrChange>
          </w:tcPr>
          <w:p w14:paraId="583658E6" w14:textId="14148626" w:rsidR="000D685D" w:rsidRPr="00ED28FC" w:rsidRDefault="000D685D">
            <w:pPr>
              <w:spacing w:line="360" w:lineRule="auto"/>
              <w:jc w:val="center"/>
              <w:rPr>
                <w:ins w:id="820" w:author="帅 张" w:date="2025-12-21T22:05:00Z" w16du:dateUtc="2025-12-21T14:05:00Z"/>
                <w:rFonts w:ascii="Cambria Math" w:hAnsi="Cambria Math" w:cs="Times New Roman"/>
                <w:color w:val="EE0000"/>
                <w:kern w:val="2"/>
                <w:sz w:val="22"/>
                <w:szCs w:val="22"/>
                <w:rPrChange w:id="821" w:author="帅 张" w:date="2025-12-22T12:27:00Z" w16du:dateUtc="2025-12-22T04:27:00Z">
                  <w:rPr>
                    <w:ins w:id="822" w:author="帅 张" w:date="2025-12-21T22:05:00Z" w16du:dateUtc="2025-12-21T14:05:00Z"/>
                    <w:rFonts w:ascii="Cambria Math" w:hAnsi="Cambria Math" w:cs="Times New Roman"/>
                    <w:kern w:val="2"/>
                    <w:sz w:val="22"/>
                    <w:szCs w:val="22"/>
                  </w:rPr>
                </w:rPrChange>
              </w:rPr>
              <w:pPrChange w:id="823" w:author="帅 张" w:date="2025-12-21T22:05:00Z" w16du:dateUtc="2025-12-21T14:05:00Z">
                <w:pPr>
                  <w:spacing w:line="360" w:lineRule="auto"/>
                  <w:jc w:val="both"/>
                </w:pPr>
              </w:pPrChange>
            </w:pPr>
            <w:ins w:id="824" w:author="帅 张" w:date="2025-12-21T22:30:00Z" w16du:dateUtc="2025-12-21T14:30:00Z">
              <w:r w:rsidRPr="00ED28FC">
                <w:rPr>
                  <w:rFonts w:hint="eastAsia"/>
                  <w:color w:val="EE0000"/>
                  <w:rPrChange w:id="825" w:author="帅 张" w:date="2025-12-22T12:27:00Z" w16du:dateUtc="2025-12-22T04:27:00Z">
                    <w:rPr>
                      <w:rFonts w:hint="eastAsia"/>
                    </w:rPr>
                  </w:rPrChange>
                </w:rPr>
                <w:t>13.23%</w:t>
              </w:r>
            </w:ins>
          </w:p>
        </w:tc>
      </w:tr>
      <w:tr w:rsidR="00ED28FC" w:rsidRPr="00ED28FC" w14:paraId="51DA4CFE" w14:textId="77777777" w:rsidTr="002F018A">
        <w:trPr>
          <w:ins w:id="826" w:author="帅 张" w:date="2025-12-21T22:05:00Z"/>
          <w:trPrChange w:id="827" w:author="帅 张" w:date="2025-12-22T20:59:00Z" w16du:dateUtc="2025-12-22T12:59:00Z">
            <w:trPr>
              <w:gridBefore w:val="1"/>
            </w:trPr>
          </w:trPrChange>
        </w:trPr>
        <w:tc>
          <w:tcPr>
            <w:tcW w:w="1659" w:type="dxa"/>
            <w:tcPrChange w:id="828" w:author="帅 张" w:date="2025-12-22T20:59:00Z" w16du:dateUtc="2025-12-22T12:59:00Z">
              <w:tcPr>
                <w:tcW w:w="1659" w:type="dxa"/>
                <w:gridSpan w:val="2"/>
              </w:tcPr>
            </w:tcPrChange>
          </w:tcPr>
          <w:p w14:paraId="0BAD7117" w14:textId="054F0F16" w:rsidR="000D685D" w:rsidRPr="00ED28FC" w:rsidRDefault="000D685D">
            <w:pPr>
              <w:spacing w:line="360" w:lineRule="auto"/>
              <w:jc w:val="center"/>
              <w:rPr>
                <w:ins w:id="829" w:author="帅 张" w:date="2025-12-21T22:05:00Z" w16du:dateUtc="2025-12-21T14:05:00Z"/>
                <w:rFonts w:ascii="Cambria Math" w:hAnsi="Cambria Math" w:cs="Times New Roman"/>
                <w:color w:val="EE0000"/>
                <w:kern w:val="2"/>
                <w:sz w:val="22"/>
                <w:szCs w:val="22"/>
                <w:rPrChange w:id="830" w:author="帅 张" w:date="2025-12-22T12:27:00Z" w16du:dateUtc="2025-12-22T04:27:00Z">
                  <w:rPr>
                    <w:ins w:id="831" w:author="帅 张" w:date="2025-12-21T22:05:00Z" w16du:dateUtc="2025-12-21T14:05:00Z"/>
                    <w:rFonts w:ascii="Cambria Math" w:hAnsi="Cambria Math" w:cs="Times New Roman"/>
                    <w:kern w:val="2"/>
                    <w:sz w:val="22"/>
                    <w:szCs w:val="22"/>
                  </w:rPr>
                </w:rPrChange>
              </w:rPr>
              <w:pPrChange w:id="832" w:author="帅 张" w:date="2025-12-21T22:05:00Z" w16du:dateUtc="2025-12-21T14:05:00Z">
                <w:pPr>
                  <w:spacing w:line="360" w:lineRule="auto"/>
                  <w:jc w:val="both"/>
                </w:pPr>
              </w:pPrChange>
            </w:pPr>
            <m:oMathPara>
              <m:oMath>
                <m:r>
                  <w:ins w:id="833" w:author="帅 张" w:date="2025-12-21T22:07:00Z" w16du:dateUtc="2025-12-21T14:07:00Z">
                    <w:rPr>
                      <w:rFonts w:ascii="Cambria Math" w:eastAsia="等线" w:hAnsi="Cambria Math" w:cs="Times New Roman"/>
                      <w:color w:val="EE0000"/>
                      <w:rPrChange w:id="834" w:author="帅 张" w:date="2025-12-22T12:27:00Z" w16du:dateUtc="2025-12-22T04:27:00Z">
                        <w:rPr>
                          <w:rFonts w:ascii="Cambria Math" w:eastAsia="等线" w:hAnsi="Cambria Math" w:cs="Times New Roman"/>
                        </w:rPr>
                      </w:rPrChange>
                    </w:rPr>
                    <m:t>ΔHvap</m:t>
                  </w:ins>
                </m:r>
              </m:oMath>
            </m:oMathPara>
          </w:p>
        </w:tc>
        <w:tc>
          <w:tcPr>
            <w:tcW w:w="1659" w:type="dxa"/>
            <w:tcPrChange w:id="835" w:author="帅 张" w:date="2025-12-22T20:59:00Z" w16du:dateUtc="2025-12-22T12:59:00Z">
              <w:tcPr>
                <w:tcW w:w="1659" w:type="dxa"/>
                <w:gridSpan w:val="2"/>
              </w:tcPr>
            </w:tcPrChange>
          </w:tcPr>
          <w:p w14:paraId="17D8372E" w14:textId="10008C25" w:rsidR="000D685D" w:rsidRPr="00ED28FC" w:rsidRDefault="000D685D">
            <w:pPr>
              <w:spacing w:line="360" w:lineRule="auto"/>
              <w:jc w:val="center"/>
              <w:rPr>
                <w:ins w:id="836" w:author="帅 张" w:date="2025-12-21T22:05:00Z" w16du:dateUtc="2025-12-21T14:05:00Z"/>
                <w:rFonts w:ascii="Cambria Math" w:hAnsi="Cambria Math" w:cs="Times New Roman"/>
                <w:color w:val="EE0000"/>
                <w:kern w:val="2"/>
                <w:sz w:val="22"/>
                <w:szCs w:val="22"/>
                <w:rPrChange w:id="837" w:author="帅 张" w:date="2025-12-22T12:27:00Z" w16du:dateUtc="2025-12-22T04:27:00Z">
                  <w:rPr>
                    <w:ins w:id="838" w:author="帅 张" w:date="2025-12-21T22:05:00Z" w16du:dateUtc="2025-12-21T14:05:00Z"/>
                    <w:rFonts w:ascii="Cambria Math" w:hAnsi="Cambria Math" w:cs="Times New Roman"/>
                    <w:kern w:val="2"/>
                    <w:sz w:val="22"/>
                    <w:szCs w:val="22"/>
                  </w:rPr>
                </w:rPrChange>
              </w:rPr>
              <w:pPrChange w:id="839" w:author="帅 张" w:date="2025-12-21T22:05:00Z" w16du:dateUtc="2025-12-21T14:05:00Z">
                <w:pPr>
                  <w:spacing w:line="360" w:lineRule="auto"/>
                  <w:jc w:val="both"/>
                </w:pPr>
              </w:pPrChange>
            </w:pPr>
            <w:ins w:id="840" w:author="帅 张" w:date="2025-12-21T22:30:00Z" w16du:dateUtc="2025-12-21T14:30:00Z">
              <w:r w:rsidRPr="00ED28FC">
                <w:rPr>
                  <w:rFonts w:hint="eastAsia"/>
                  <w:color w:val="EE0000"/>
                  <w:rPrChange w:id="841" w:author="帅 张" w:date="2025-12-22T12:27:00Z" w16du:dateUtc="2025-12-22T04:27:00Z">
                    <w:rPr>
                      <w:rFonts w:hint="eastAsia"/>
                    </w:rPr>
                  </w:rPrChange>
                </w:rPr>
                <w:t>37.01%</w:t>
              </w:r>
            </w:ins>
          </w:p>
        </w:tc>
        <w:tc>
          <w:tcPr>
            <w:tcW w:w="1659" w:type="dxa"/>
            <w:tcPrChange w:id="842" w:author="帅 张" w:date="2025-12-22T20:59:00Z" w16du:dateUtc="2025-12-22T12:59:00Z">
              <w:tcPr>
                <w:tcW w:w="1659" w:type="dxa"/>
                <w:gridSpan w:val="2"/>
              </w:tcPr>
            </w:tcPrChange>
          </w:tcPr>
          <w:p w14:paraId="5CC99F8C" w14:textId="103C0D27" w:rsidR="000D685D" w:rsidRPr="00ED28FC" w:rsidRDefault="000D685D">
            <w:pPr>
              <w:spacing w:line="360" w:lineRule="auto"/>
              <w:jc w:val="center"/>
              <w:rPr>
                <w:ins w:id="843" w:author="帅 张" w:date="2025-12-21T22:05:00Z" w16du:dateUtc="2025-12-21T14:05:00Z"/>
                <w:rFonts w:ascii="Cambria Math" w:hAnsi="Cambria Math" w:cs="Times New Roman"/>
                <w:color w:val="EE0000"/>
                <w:kern w:val="2"/>
                <w:sz w:val="22"/>
                <w:szCs w:val="22"/>
                <w:rPrChange w:id="844" w:author="帅 张" w:date="2025-12-22T12:27:00Z" w16du:dateUtc="2025-12-22T04:27:00Z">
                  <w:rPr>
                    <w:ins w:id="845" w:author="帅 张" w:date="2025-12-21T22:05:00Z" w16du:dateUtc="2025-12-21T14:05:00Z"/>
                    <w:rFonts w:ascii="Cambria Math" w:hAnsi="Cambria Math" w:cs="Times New Roman"/>
                    <w:kern w:val="2"/>
                    <w:sz w:val="22"/>
                    <w:szCs w:val="22"/>
                  </w:rPr>
                </w:rPrChange>
              </w:rPr>
              <w:pPrChange w:id="846" w:author="帅 张" w:date="2025-12-21T22:05:00Z" w16du:dateUtc="2025-12-21T14:05:00Z">
                <w:pPr>
                  <w:spacing w:line="360" w:lineRule="auto"/>
                  <w:jc w:val="both"/>
                </w:pPr>
              </w:pPrChange>
            </w:pPr>
            <w:ins w:id="847" w:author="帅 张" w:date="2025-12-21T22:30:00Z" w16du:dateUtc="2025-12-21T14:30:00Z">
              <w:r w:rsidRPr="00ED28FC">
                <w:rPr>
                  <w:rFonts w:hint="eastAsia"/>
                  <w:color w:val="EE0000"/>
                  <w:rPrChange w:id="848" w:author="帅 张" w:date="2025-12-22T12:27:00Z" w16du:dateUtc="2025-12-22T04:27:00Z">
                    <w:rPr>
                      <w:rFonts w:hint="eastAsia"/>
                    </w:rPr>
                  </w:rPrChange>
                </w:rPr>
                <w:t>53.68%</w:t>
              </w:r>
            </w:ins>
          </w:p>
        </w:tc>
        <w:tc>
          <w:tcPr>
            <w:tcW w:w="1659" w:type="dxa"/>
            <w:tcPrChange w:id="849" w:author="帅 张" w:date="2025-12-22T20:59:00Z" w16du:dateUtc="2025-12-22T12:59:00Z">
              <w:tcPr>
                <w:tcW w:w="1659" w:type="dxa"/>
                <w:gridSpan w:val="2"/>
              </w:tcPr>
            </w:tcPrChange>
          </w:tcPr>
          <w:p w14:paraId="3DFAB4C5" w14:textId="796B8B75" w:rsidR="000D685D" w:rsidRPr="00ED28FC" w:rsidRDefault="000D685D">
            <w:pPr>
              <w:spacing w:line="360" w:lineRule="auto"/>
              <w:jc w:val="center"/>
              <w:rPr>
                <w:ins w:id="850" w:author="帅 张" w:date="2025-12-21T22:05:00Z" w16du:dateUtc="2025-12-21T14:05:00Z"/>
                <w:rFonts w:ascii="Cambria Math" w:hAnsi="Cambria Math" w:cs="Times New Roman"/>
                <w:color w:val="EE0000"/>
                <w:kern w:val="2"/>
                <w:sz w:val="22"/>
                <w:szCs w:val="22"/>
                <w:rPrChange w:id="851" w:author="帅 张" w:date="2025-12-22T12:27:00Z" w16du:dateUtc="2025-12-22T04:27:00Z">
                  <w:rPr>
                    <w:ins w:id="852" w:author="帅 张" w:date="2025-12-21T22:05:00Z" w16du:dateUtc="2025-12-21T14:05:00Z"/>
                    <w:rFonts w:ascii="Cambria Math" w:hAnsi="Cambria Math" w:cs="Times New Roman"/>
                    <w:kern w:val="2"/>
                    <w:sz w:val="22"/>
                    <w:szCs w:val="22"/>
                  </w:rPr>
                </w:rPrChange>
              </w:rPr>
              <w:pPrChange w:id="853" w:author="帅 张" w:date="2025-12-21T22:05:00Z" w16du:dateUtc="2025-12-21T14:05:00Z">
                <w:pPr>
                  <w:spacing w:line="360" w:lineRule="auto"/>
                  <w:jc w:val="both"/>
                </w:pPr>
              </w:pPrChange>
            </w:pPr>
            <w:ins w:id="854" w:author="帅 张" w:date="2025-12-21T22:30:00Z" w16du:dateUtc="2025-12-21T14:30:00Z">
              <w:r w:rsidRPr="00ED28FC">
                <w:rPr>
                  <w:rFonts w:hint="eastAsia"/>
                  <w:color w:val="EE0000"/>
                  <w:rPrChange w:id="855" w:author="帅 张" w:date="2025-12-22T12:27:00Z" w16du:dateUtc="2025-12-22T04:27:00Z">
                    <w:rPr>
                      <w:rFonts w:hint="eastAsia"/>
                    </w:rPr>
                  </w:rPrChange>
                </w:rPr>
                <w:t>45.14%</w:t>
              </w:r>
            </w:ins>
          </w:p>
        </w:tc>
        <w:tc>
          <w:tcPr>
            <w:tcW w:w="1660" w:type="dxa"/>
            <w:tcPrChange w:id="856" w:author="帅 张" w:date="2025-12-22T20:59:00Z" w16du:dateUtc="2025-12-22T12:59:00Z">
              <w:tcPr>
                <w:tcW w:w="1660" w:type="dxa"/>
                <w:gridSpan w:val="2"/>
              </w:tcPr>
            </w:tcPrChange>
          </w:tcPr>
          <w:p w14:paraId="55F5CD85" w14:textId="69B2E836" w:rsidR="000D685D" w:rsidRPr="00ED28FC" w:rsidRDefault="000D685D">
            <w:pPr>
              <w:spacing w:line="360" w:lineRule="auto"/>
              <w:jc w:val="center"/>
              <w:rPr>
                <w:ins w:id="857" w:author="帅 张" w:date="2025-12-21T22:05:00Z" w16du:dateUtc="2025-12-21T14:05:00Z"/>
                <w:rFonts w:ascii="Cambria Math" w:hAnsi="Cambria Math" w:cs="Times New Roman"/>
                <w:color w:val="EE0000"/>
                <w:kern w:val="2"/>
                <w:sz w:val="22"/>
                <w:szCs w:val="22"/>
                <w:rPrChange w:id="858" w:author="帅 张" w:date="2025-12-22T12:27:00Z" w16du:dateUtc="2025-12-22T04:27:00Z">
                  <w:rPr>
                    <w:ins w:id="859" w:author="帅 张" w:date="2025-12-21T22:05:00Z" w16du:dateUtc="2025-12-21T14:05:00Z"/>
                    <w:rFonts w:ascii="Cambria Math" w:hAnsi="Cambria Math" w:cs="Times New Roman"/>
                    <w:kern w:val="2"/>
                    <w:sz w:val="22"/>
                    <w:szCs w:val="22"/>
                  </w:rPr>
                </w:rPrChange>
              </w:rPr>
              <w:pPrChange w:id="860" w:author="帅 张" w:date="2025-12-21T22:05:00Z" w16du:dateUtc="2025-12-21T14:05:00Z">
                <w:pPr>
                  <w:spacing w:line="360" w:lineRule="auto"/>
                  <w:jc w:val="both"/>
                </w:pPr>
              </w:pPrChange>
            </w:pPr>
            <w:ins w:id="861" w:author="帅 张" w:date="2025-12-21T22:30:00Z" w16du:dateUtc="2025-12-21T14:30:00Z">
              <w:r w:rsidRPr="00ED28FC">
                <w:rPr>
                  <w:rFonts w:hint="eastAsia"/>
                  <w:color w:val="EE0000"/>
                  <w:rPrChange w:id="862" w:author="帅 张" w:date="2025-12-22T12:27:00Z" w16du:dateUtc="2025-12-22T04:27:00Z">
                    <w:rPr>
                      <w:rFonts w:hint="eastAsia"/>
                    </w:rPr>
                  </w:rPrChange>
                </w:rPr>
                <w:t>44.72%</w:t>
              </w:r>
            </w:ins>
          </w:p>
        </w:tc>
      </w:tr>
      <w:tr w:rsidR="00ED28FC" w:rsidRPr="00ED28FC" w14:paraId="2FAA7D8F" w14:textId="77777777" w:rsidTr="002F018A">
        <w:trPr>
          <w:ins w:id="863" w:author="帅 张" w:date="2025-12-21T22:05:00Z"/>
          <w:trPrChange w:id="864" w:author="帅 张" w:date="2025-12-22T20:59:00Z" w16du:dateUtc="2025-12-22T12:59:00Z">
            <w:trPr>
              <w:gridBefore w:val="1"/>
            </w:trPr>
          </w:trPrChange>
        </w:trPr>
        <w:tc>
          <w:tcPr>
            <w:tcW w:w="1659" w:type="dxa"/>
            <w:tcPrChange w:id="865" w:author="帅 张" w:date="2025-12-22T20:59:00Z" w16du:dateUtc="2025-12-22T12:59:00Z">
              <w:tcPr>
                <w:tcW w:w="1659" w:type="dxa"/>
                <w:gridSpan w:val="2"/>
              </w:tcPr>
            </w:tcPrChange>
          </w:tcPr>
          <w:p w14:paraId="3EC898C5" w14:textId="68885BDF" w:rsidR="000D685D" w:rsidRPr="00ED28FC" w:rsidRDefault="000D685D">
            <w:pPr>
              <w:spacing w:line="360" w:lineRule="auto"/>
              <w:jc w:val="center"/>
              <w:rPr>
                <w:ins w:id="866" w:author="帅 张" w:date="2025-12-21T22:05:00Z" w16du:dateUtc="2025-12-21T14:05:00Z"/>
                <w:rFonts w:ascii="Cambria Math" w:hAnsi="Cambria Math" w:cs="Times New Roman"/>
                <w:color w:val="EE0000"/>
                <w:kern w:val="2"/>
                <w:sz w:val="22"/>
                <w:szCs w:val="22"/>
                <w:rPrChange w:id="867" w:author="帅 张" w:date="2025-12-22T12:27:00Z" w16du:dateUtc="2025-12-22T04:27:00Z">
                  <w:rPr>
                    <w:ins w:id="868" w:author="帅 张" w:date="2025-12-21T22:05:00Z" w16du:dateUtc="2025-12-21T14:05:00Z"/>
                    <w:rFonts w:ascii="Cambria Math" w:hAnsi="Cambria Math" w:cs="Times New Roman"/>
                    <w:kern w:val="2"/>
                    <w:sz w:val="22"/>
                    <w:szCs w:val="22"/>
                  </w:rPr>
                </w:rPrChange>
              </w:rPr>
              <w:pPrChange w:id="869" w:author="帅 张" w:date="2025-12-21T22:05:00Z" w16du:dateUtc="2025-12-21T14:05:00Z">
                <w:pPr>
                  <w:spacing w:line="360" w:lineRule="auto"/>
                  <w:jc w:val="both"/>
                </w:pPr>
              </w:pPrChange>
            </w:pPr>
            <m:oMathPara>
              <m:oMath>
                <m:r>
                  <w:ins w:id="870" w:author="帅 张" w:date="2025-12-21T22:07:00Z" w16du:dateUtc="2025-12-21T14:07:00Z">
                    <w:rPr>
                      <w:rFonts w:ascii="Cambria Math" w:eastAsia="等线" w:hAnsi="Cambria Math" w:cs="Times New Roman"/>
                      <w:color w:val="EE0000"/>
                      <w:rPrChange w:id="871" w:author="帅 张" w:date="2025-12-22T12:27:00Z" w16du:dateUtc="2025-12-22T04:27:00Z">
                        <w:rPr>
                          <w:rFonts w:ascii="Cambria Math" w:eastAsia="等线" w:hAnsi="Cambria Math" w:cs="Times New Roman"/>
                        </w:rPr>
                      </w:rPrChange>
                    </w:rPr>
                    <m:t>V</m:t>
                  </w:ins>
                </m:r>
              </m:oMath>
            </m:oMathPara>
          </w:p>
        </w:tc>
        <w:tc>
          <w:tcPr>
            <w:tcW w:w="1659" w:type="dxa"/>
            <w:tcPrChange w:id="872" w:author="帅 张" w:date="2025-12-22T20:59:00Z" w16du:dateUtc="2025-12-22T12:59:00Z">
              <w:tcPr>
                <w:tcW w:w="1659" w:type="dxa"/>
                <w:gridSpan w:val="2"/>
              </w:tcPr>
            </w:tcPrChange>
          </w:tcPr>
          <w:p w14:paraId="30999802" w14:textId="77777777" w:rsidR="000D685D" w:rsidRPr="00ED28FC" w:rsidRDefault="000D685D">
            <w:pPr>
              <w:spacing w:line="360" w:lineRule="auto"/>
              <w:jc w:val="center"/>
              <w:rPr>
                <w:ins w:id="873" w:author="帅 张" w:date="2025-12-21T22:05:00Z" w16du:dateUtc="2025-12-21T14:05:00Z"/>
                <w:rFonts w:ascii="Cambria Math" w:hAnsi="Cambria Math" w:cs="Times New Roman"/>
                <w:color w:val="EE0000"/>
                <w:kern w:val="2"/>
                <w:sz w:val="22"/>
                <w:szCs w:val="22"/>
                <w:rPrChange w:id="874" w:author="帅 张" w:date="2025-12-22T12:27:00Z" w16du:dateUtc="2025-12-22T04:27:00Z">
                  <w:rPr>
                    <w:ins w:id="875" w:author="帅 张" w:date="2025-12-21T22:05:00Z" w16du:dateUtc="2025-12-21T14:05:00Z"/>
                    <w:rFonts w:ascii="Cambria Math" w:hAnsi="Cambria Math" w:cs="Times New Roman"/>
                    <w:kern w:val="2"/>
                    <w:sz w:val="22"/>
                    <w:szCs w:val="22"/>
                  </w:rPr>
                </w:rPrChange>
              </w:rPr>
              <w:pPrChange w:id="876" w:author="帅 张" w:date="2025-12-21T22:05:00Z" w16du:dateUtc="2025-12-21T14:05:00Z">
                <w:pPr>
                  <w:spacing w:line="360" w:lineRule="auto"/>
                  <w:jc w:val="both"/>
                </w:pPr>
              </w:pPrChange>
            </w:pPr>
          </w:p>
        </w:tc>
        <w:tc>
          <w:tcPr>
            <w:tcW w:w="1659" w:type="dxa"/>
            <w:tcPrChange w:id="877" w:author="帅 张" w:date="2025-12-22T20:59:00Z" w16du:dateUtc="2025-12-22T12:59:00Z">
              <w:tcPr>
                <w:tcW w:w="1659" w:type="dxa"/>
                <w:gridSpan w:val="2"/>
              </w:tcPr>
            </w:tcPrChange>
          </w:tcPr>
          <w:p w14:paraId="0F69416C" w14:textId="3B004F7E" w:rsidR="000D685D" w:rsidRPr="00ED28FC" w:rsidRDefault="000D685D">
            <w:pPr>
              <w:spacing w:line="360" w:lineRule="auto"/>
              <w:jc w:val="center"/>
              <w:rPr>
                <w:ins w:id="878" w:author="帅 张" w:date="2025-12-21T22:05:00Z" w16du:dateUtc="2025-12-21T14:05:00Z"/>
                <w:rFonts w:ascii="Cambria Math" w:hAnsi="Cambria Math" w:cs="Times New Roman"/>
                <w:color w:val="EE0000"/>
                <w:kern w:val="2"/>
                <w:sz w:val="22"/>
                <w:szCs w:val="22"/>
                <w:rPrChange w:id="879" w:author="帅 张" w:date="2025-12-22T12:27:00Z" w16du:dateUtc="2025-12-22T04:27:00Z">
                  <w:rPr>
                    <w:ins w:id="880" w:author="帅 张" w:date="2025-12-21T22:05:00Z" w16du:dateUtc="2025-12-21T14:05:00Z"/>
                    <w:rFonts w:ascii="Cambria Math" w:hAnsi="Cambria Math" w:cs="Times New Roman"/>
                    <w:kern w:val="2"/>
                    <w:sz w:val="22"/>
                    <w:szCs w:val="22"/>
                  </w:rPr>
                </w:rPrChange>
              </w:rPr>
              <w:pPrChange w:id="881" w:author="帅 张" w:date="2025-12-21T22:05:00Z" w16du:dateUtc="2025-12-21T14:05:00Z">
                <w:pPr>
                  <w:spacing w:line="360" w:lineRule="auto"/>
                  <w:jc w:val="both"/>
                </w:pPr>
              </w:pPrChange>
            </w:pPr>
            <w:ins w:id="882" w:author="帅 张" w:date="2025-12-21T22:30:00Z" w16du:dateUtc="2025-12-21T14:30:00Z">
              <w:r w:rsidRPr="00ED28FC">
                <w:rPr>
                  <w:rFonts w:hint="eastAsia"/>
                  <w:color w:val="EE0000"/>
                  <w:rPrChange w:id="883" w:author="帅 张" w:date="2025-12-22T12:27:00Z" w16du:dateUtc="2025-12-22T04:27:00Z">
                    <w:rPr>
                      <w:rFonts w:hint="eastAsia"/>
                    </w:rPr>
                  </w:rPrChange>
                </w:rPr>
                <w:t>35.64%</w:t>
              </w:r>
            </w:ins>
          </w:p>
        </w:tc>
        <w:tc>
          <w:tcPr>
            <w:tcW w:w="1659" w:type="dxa"/>
            <w:tcPrChange w:id="884" w:author="帅 张" w:date="2025-12-22T20:59:00Z" w16du:dateUtc="2025-12-22T12:59:00Z">
              <w:tcPr>
                <w:tcW w:w="1659" w:type="dxa"/>
                <w:gridSpan w:val="2"/>
              </w:tcPr>
            </w:tcPrChange>
          </w:tcPr>
          <w:p w14:paraId="53FF84A8" w14:textId="28188491" w:rsidR="000D685D" w:rsidRPr="00ED28FC" w:rsidRDefault="000D685D">
            <w:pPr>
              <w:spacing w:line="360" w:lineRule="auto"/>
              <w:jc w:val="center"/>
              <w:rPr>
                <w:ins w:id="885" w:author="帅 张" w:date="2025-12-21T22:05:00Z" w16du:dateUtc="2025-12-21T14:05:00Z"/>
                <w:rFonts w:ascii="Cambria Math" w:hAnsi="Cambria Math" w:cs="Times New Roman"/>
                <w:color w:val="EE0000"/>
                <w:kern w:val="2"/>
                <w:sz w:val="22"/>
                <w:szCs w:val="22"/>
                <w:rPrChange w:id="886" w:author="帅 张" w:date="2025-12-22T12:27:00Z" w16du:dateUtc="2025-12-22T04:27:00Z">
                  <w:rPr>
                    <w:ins w:id="887" w:author="帅 张" w:date="2025-12-21T22:05:00Z" w16du:dateUtc="2025-12-21T14:05:00Z"/>
                    <w:rFonts w:ascii="Cambria Math" w:hAnsi="Cambria Math" w:cs="Times New Roman"/>
                    <w:kern w:val="2"/>
                    <w:sz w:val="22"/>
                    <w:szCs w:val="22"/>
                  </w:rPr>
                </w:rPrChange>
              </w:rPr>
              <w:pPrChange w:id="888" w:author="帅 张" w:date="2025-12-21T22:05:00Z" w16du:dateUtc="2025-12-21T14:05:00Z">
                <w:pPr>
                  <w:spacing w:line="360" w:lineRule="auto"/>
                  <w:jc w:val="both"/>
                </w:pPr>
              </w:pPrChange>
            </w:pPr>
            <w:ins w:id="889" w:author="帅 张" w:date="2025-12-21T22:30:00Z" w16du:dateUtc="2025-12-21T14:30:00Z">
              <w:r w:rsidRPr="00ED28FC">
                <w:rPr>
                  <w:rFonts w:hint="eastAsia"/>
                  <w:color w:val="EE0000"/>
                  <w:rPrChange w:id="890" w:author="帅 张" w:date="2025-12-22T12:27:00Z" w16du:dateUtc="2025-12-22T04:27:00Z">
                    <w:rPr>
                      <w:rFonts w:hint="eastAsia"/>
                    </w:rPr>
                  </w:rPrChange>
                </w:rPr>
                <w:t>17.74%</w:t>
              </w:r>
            </w:ins>
          </w:p>
        </w:tc>
        <w:tc>
          <w:tcPr>
            <w:tcW w:w="1660" w:type="dxa"/>
            <w:tcPrChange w:id="891" w:author="帅 张" w:date="2025-12-22T20:59:00Z" w16du:dateUtc="2025-12-22T12:59:00Z">
              <w:tcPr>
                <w:tcW w:w="1660" w:type="dxa"/>
                <w:gridSpan w:val="2"/>
              </w:tcPr>
            </w:tcPrChange>
          </w:tcPr>
          <w:p w14:paraId="0C90F242" w14:textId="246E1A67" w:rsidR="000D685D" w:rsidRPr="00ED28FC" w:rsidRDefault="000D685D">
            <w:pPr>
              <w:spacing w:line="360" w:lineRule="auto"/>
              <w:jc w:val="center"/>
              <w:rPr>
                <w:ins w:id="892" w:author="帅 张" w:date="2025-12-21T22:05:00Z" w16du:dateUtc="2025-12-21T14:05:00Z"/>
                <w:rFonts w:ascii="Cambria Math" w:hAnsi="Cambria Math" w:cs="Times New Roman"/>
                <w:color w:val="EE0000"/>
                <w:kern w:val="2"/>
                <w:sz w:val="22"/>
                <w:szCs w:val="22"/>
                <w:rPrChange w:id="893" w:author="帅 张" w:date="2025-12-22T12:27:00Z" w16du:dateUtc="2025-12-22T04:27:00Z">
                  <w:rPr>
                    <w:ins w:id="894" w:author="帅 张" w:date="2025-12-21T22:05:00Z" w16du:dateUtc="2025-12-21T14:05:00Z"/>
                    <w:rFonts w:ascii="Cambria Math" w:hAnsi="Cambria Math" w:cs="Times New Roman"/>
                    <w:kern w:val="2"/>
                    <w:sz w:val="22"/>
                    <w:szCs w:val="22"/>
                  </w:rPr>
                </w:rPrChange>
              </w:rPr>
              <w:pPrChange w:id="895" w:author="帅 张" w:date="2025-12-21T22:05:00Z" w16du:dateUtc="2025-12-21T14:05:00Z">
                <w:pPr>
                  <w:spacing w:line="360" w:lineRule="auto"/>
                  <w:jc w:val="both"/>
                </w:pPr>
              </w:pPrChange>
            </w:pPr>
            <w:ins w:id="896" w:author="帅 张" w:date="2025-12-21T22:30:00Z" w16du:dateUtc="2025-12-21T14:30:00Z">
              <w:r w:rsidRPr="00ED28FC">
                <w:rPr>
                  <w:rFonts w:hint="eastAsia"/>
                  <w:color w:val="EE0000"/>
                  <w:rPrChange w:id="897" w:author="帅 张" w:date="2025-12-22T12:27:00Z" w16du:dateUtc="2025-12-22T04:27:00Z">
                    <w:rPr>
                      <w:rFonts w:hint="eastAsia"/>
                    </w:rPr>
                  </w:rPrChange>
                </w:rPr>
                <w:t>9.68%</w:t>
              </w:r>
            </w:ins>
          </w:p>
        </w:tc>
      </w:tr>
      <w:tr w:rsidR="00ED28FC" w:rsidRPr="00ED28FC" w14:paraId="0DB7C46A" w14:textId="77777777" w:rsidTr="002F018A">
        <w:trPr>
          <w:ins w:id="898" w:author="帅 张" w:date="2025-12-21T22:05:00Z"/>
          <w:trPrChange w:id="899" w:author="帅 张" w:date="2025-12-22T20:59:00Z" w16du:dateUtc="2025-12-22T12:59:00Z">
            <w:trPr>
              <w:gridBefore w:val="1"/>
            </w:trPr>
          </w:trPrChange>
        </w:trPr>
        <w:tc>
          <w:tcPr>
            <w:tcW w:w="1659" w:type="dxa"/>
            <w:tcPrChange w:id="900" w:author="帅 张" w:date="2025-12-22T20:59:00Z" w16du:dateUtc="2025-12-22T12:59:00Z">
              <w:tcPr>
                <w:tcW w:w="1659" w:type="dxa"/>
                <w:gridSpan w:val="2"/>
              </w:tcPr>
            </w:tcPrChange>
          </w:tcPr>
          <w:p w14:paraId="3A9F978A" w14:textId="4DC91310" w:rsidR="000D685D" w:rsidRPr="00ED28FC" w:rsidRDefault="000D685D">
            <w:pPr>
              <w:spacing w:line="360" w:lineRule="auto"/>
              <w:jc w:val="center"/>
              <w:rPr>
                <w:ins w:id="901" w:author="帅 张" w:date="2025-12-21T22:05:00Z" w16du:dateUtc="2025-12-21T14:05:00Z"/>
                <w:rFonts w:ascii="Cambria Math" w:hAnsi="Cambria Math" w:cs="Times New Roman"/>
                <w:color w:val="EE0000"/>
                <w:kern w:val="2"/>
                <w:sz w:val="22"/>
                <w:szCs w:val="22"/>
                <w:rPrChange w:id="902" w:author="帅 张" w:date="2025-12-22T12:27:00Z" w16du:dateUtc="2025-12-22T04:27:00Z">
                  <w:rPr>
                    <w:ins w:id="903" w:author="帅 张" w:date="2025-12-21T22:05:00Z" w16du:dateUtc="2025-12-21T14:05:00Z"/>
                    <w:rFonts w:ascii="Cambria Math" w:hAnsi="Cambria Math" w:cs="Times New Roman"/>
                    <w:kern w:val="2"/>
                    <w:sz w:val="22"/>
                    <w:szCs w:val="22"/>
                  </w:rPr>
                </w:rPrChange>
              </w:rPr>
              <w:pPrChange w:id="904" w:author="帅 张" w:date="2025-12-21T22:05:00Z" w16du:dateUtc="2025-12-21T14:05:00Z">
                <w:pPr>
                  <w:spacing w:line="360" w:lineRule="auto"/>
                  <w:jc w:val="both"/>
                </w:pPr>
              </w:pPrChange>
            </w:pPr>
            <m:oMathPara>
              <m:oMath>
                <m:r>
                  <w:ins w:id="905" w:author="帅 张" w:date="2025-12-21T22:07:00Z" w16du:dateUtc="2025-12-21T14:07:00Z">
                    <w:rPr>
                      <w:rFonts w:ascii="Cambria Math" w:eastAsia="等线" w:hAnsi="Cambria Math" w:cs="Times New Roman"/>
                      <w:color w:val="EE0000"/>
                      <w:rPrChange w:id="906" w:author="帅 张" w:date="2025-12-22T12:27:00Z" w16du:dateUtc="2025-12-22T04:27:00Z">
                        <w:rPr>
                          <w:rFonts w:ascii="Cambria Math" w:eastAsia="等线" w:hAnsi="Cambria Math" w:cs="Times New Roman"/>
                        </w:rPr>
                      </w:rPrChange>
                    </w:rPr>
                    <m:t>U</m:t>
                  </w:ins>
                </m:r>
              </m:oMath>
            </m:oMathPara>
          </w:p>
        </w:tc>
        <w:tc>
          <w:tcPr>
            <w:tcW w:w="1659" w:type="dxa"/>
            <w:tcPrChange w:id="907" w:author="帅 张" w:date="2025-12-22T20:59:00Z" w16du:dateUtc="2025-12-22T12:59:00Z">
              <w:tcPr>
                <w:tcW w:w="1659" w:type="dxa"/>
                <w:gridSpan w:val="2"/>
              </w:tcPr>
            </w:tcPrChange>
          </w:tcPr>
          <w:p w14:paraId="178552A4" w14:textId="77777777" w:rsidR="000D685D" w:rsidRPr="00ED28FC" w:rsidRDefault="000D685D">
            <w:pPr>
              <w:spacing w:line="360" w:lineRule="auto"/>
              <w:jc w:val="center"/>
              <w:rPr>
                <w:ins w:id="908" w:author="帅 张" w:date="2025-12-21T22:05:00Z" w16du:dateUtc="2025-12-21T14:05:00Z"/>
                <w:rFonts w:ascii="Cambria Math" w:hAnsi="Cambria Math" w:cs="Times New Roman"/>
                <w:color w:val="EE0000"/>
                <w:kern w:val="2"/>
                <w:sz w:val="22"/>
                <w:szCs w:val="22"/>
                <w:rPrChange w:id="909" w:author="帅 张" w:date="2025-12-22T12:27:00Z" w16du:dateUtc="2025-12-22T04:27:00Z">
                  <w:rPr>
                    <w:ins w:id="910" w:author="帅 张" w:date="2025-12-21T22:05:00Z" w16du:dateUtc="2025-12-21T14:05:00Z"/>
                    <w:rFonts w:ascii="Cambria Math" w:hAnsi="Cambria Math" w:cs="Times New Roman"/>
                    <w:kern w:val="2"/>
                    <w:sz w:val="22"/>
                    <w:szCs w:val="22"/>
                  </w:rPr>
                </w:rPrChange>
              </w:rPr>
              <w:pPrChange w:id="911" w:author="帅 张" w:date="2025-12-21T22:05:00Z" w16du:dateUtc="2025-12-21T14:05:00Z">
                <w:pPr>
                  <w:spacing w:line="360" w:lineRule="auto"/>
                  <w:jc w:val="both"/>
                </w:pPr>
              </w:pPrChange>
            </w:pPr>
          </w:p>
        </w:tc>
        <w:tc>
          <w:tcPr>
            <w:tcW w:w="1659" w:type="dxa"/>
            <w:tcPrChange w:id="912" w:author="帅 张" w:date="2025-12-22T20:59:00Z" w16du:dateUtc="2025-12-22T12:59:00Z">
              <w:tcPr>
                <w:tcW w:w="1659" w:type="dxa"/>
                <w:gridSpan w:val="2"/>
              </w:tcPr>
            </w:tcPrChange>
          </w:tcPr>
          <w:p w14:paraId="70C01852" w14:textId="6BEF7D29" w:rsidR="000D685D" w:rsidRPr="00ED28FC" w:rsidRDefault="000D685D">
            <w:pPr>
              <w:spacing w:line="360" w:lineRule="auto"/>
              <w:jc w:val="center"/>
              <w:rPr>
                <w:ins w:id="913" w:author="帅 张" w:date="2025-12-21T22:05:00Z" w16du:dateUtc="2025-12-21T14:05:00Z"/>
                <w:rFonts w:ascii="Cambria Math" w:hAnsi="Cambria Math" w:cs="Times New Roman"/>
                <w:color w:val="EE0000"/>
                <w:kern w:val="2"/>
                <w:sz w:val="22"/>
                <w:szCs w:val="22"/>
                <w:rPrChange w:id="914" w:author="帅 张" w:date="2025-12-22T12:27:00Z" w16du:dateUtc="2025-12-22T04:27:00Z">
                  <w:rPr>
                    <w:ins w:id="915" w:author="帅 张" w:date="2025-12-21T22:05:00Z" w16du:dateUtc="2025-12-21T14:05:00Z"/>
                    <w:rFonts w:ascii="Cambria Math" w:hAnsi="Cambria Math" w:cs="Times New Roman"/>
                    <w:kern w:val="2"/>
                    <w:sz w:val="22"/>
                    <w:szCs w:val="22"/>
                  </w:rPr>
                </w:rPrChange>
              </w:rPr>
              <w:pPrChange w:id="916" w:author="帅 张" w:date="2025-12-21T22:05:00Z" w16du:dateUtc="2025-12-21T14:05:00Z">
                <w:pPr>
                  <w:spacing w:line="360" w:lineRule="auto"/>
                  <w:jc w:val="both"/>
                </w:pPr>
              </w:pPrChange>
            </w:pPr>
            <w:ins w:id="917" w:author="帅 张" w:date="2025-12-21T22:30:00Z" w16du:dateUtc="2025-12-21T14:30:00Z">
              <w:r w:rsidRPr="00ED28FC">
                <w:rPr>
                  <w:rFonts w:hint="eastAsia"/>
                  <w:color w:val="EE0000"/>
                  <w:rPrChange w:id="918" w:author="帅 张" w:date="2025-12-22T12:27:00Z" w16du:dateUtc="2025-12-22T04:27:00Z">
                    <w:rPr>
                      <w:rFonts w:hint="eastAsia"/>
                    </w:rPr>
                  </w:rPrChange>
                </w:rPr>
                <w:t>15.43%</w:t>
              </w:r>
            </w:ins>
          </w:p>
        </w:tc>
        <w:tc>
          <w:tcPr>
            <w:tcW w:w="1659" w:type="dxa"/>
            <w:tcPrChange w:id="919" w:author="帅 张" w:date="2025-12-22T20:59:00Z" w16du:dateUtc="2025-12-22T12:59:00Z">
              <w:tcPr>
                <w:tcW w:w="1659" w:type="dxa"/>
                <w:gridSpan w:val="2"/>
              </w:tcPr>
            </w:tcPrChange>
          </w:tcPr>
          <w:p w14:paraId="1471EB37" w14:textId="19708B48" w:rsidR="000D685D" w:rsidRPr="00ED28FC" w:rsidRDefault="000D685D">
            <w:pPr>
              <w:spacing w:line="360" w:lineRule="auto"/>
              <w:jc w:val="center"/>
              <w:rPr>
                <w:ins w:id="920" w:author="帅 张" w:date="2025-12-21T22:05:00Z" w16du:dateUtc="2025-12-21T14:05:00Z"/>
                <w:rFonts w:ascii="Cambria Math" w:hAnsi="Cambria Math" w:cs="Times New Roman"/>
                <w:color w:val="EE0000"/>
                <w:kern w:val="2"/>
                <w:sz w:val="22"/>
                <w:szCs w:val="22"/>
                <w:rPrChange w:id="921" w:author="帅 张" w:date="2025-12-22T12:27:00Z" w16du:dateUtc="2025-12-22T04:27:00Z">
                  <w:rPr>
                    <w:ins w:id="922" w:author="帅 张" w:date="2025-12-21T22:05:00Z" w16du:dateUtc="2025-12-21T14:05:00Z"/>
                    <w:rFonts w:ascii="Cambria Math" w:hAnsi="Cambria Math" w:cs="Times New Roman"/>
                    <w:kern w:val="2"/>
                    <w:sz w:val="22"/>
                    <w:szCs w:val="22"/>
                  </w:rPr>
                </w:rPrChange>
              </w:rPr>
              <w:pPrChange w:id="923" w:author="帅 张" w:date="2025-12-21T22:05:00Z" w16du:dateUtc="2025-12-21T14:05:00Z">
                <w:pPr>
                  <w:spacing w:line="360" w:lineRule="auto"/>
                  <w:jc w:val="both"/>
                </w:pPr>
              </w:pPrChange>
            </w:pPr>
            <w:ins w:id="924" w:author="帅 张" w:date="2025-12-21T22:30:00Z" w16du:dateUtc="2025-12-21T14:30:00Z">
              <w:r w:rsidRPr="00ED28FC">
                <w:rPr>
                  <w:rFonts w:hint="eastAsia"/>
                  <w:color w:val="EE0000"/>
                  <w:rPrChange w:id="925" w:author="帅 张" w:date="2025-12-22T12:27:00Z" w16du:dateUtc="2025-12-22T04:27:00Z">
                    <w:rPr>
                      <w:rFonts w:hint="eastAsia"/>
                    </w:rPr>
                  </w:rPrChange>
                </w:rPr>
                <w:t>65.70%</w:t>
              </w:r>
            </w:ins>
          </w:p>
        </w:tc>
        <w:tc>
          <w:tcPr>
            <w:tcW w:w="1660" w:type="dxa"/>
            <w:tcPrChange w:id="926" w:author="帅 张" w:date="2025-12-22T20:59:00Z" w16du:dateUtc="2025-12-22T12:59:00Z">
              <w:tcPr>
                <w:tcW w:w="1660" w:type="dxa"/>
                <w:gridSpan w:val="2"/>
              </w:tcPr>
            </w:tcPrChange>
          </w:tcPr>
          <w:p w14:paraId="71596655" w14:textId="388492FE" w:rsidR="000D685D" w:rsidRPr="00ED28FC" w:rsidRDefault="000D685D">
            <w:pPr>
              <w:spacing w:line="360" w:lineRule="auto"/>
              <w:jc w:val="center"/>
              <w:rPr>
                <w:ins w:id="927" w:author="帅 张" w:date="2025-12-21T22:05:00Z" w16du:dateUtc="2025-12-21T14:05:00Z"/>
                <w:rFonts w:ascii="Cambria Math" w:hAnsi="Cambria Math" w:cs="Times New Roman"/>
                <w:color w:val="EE0000"/>
                <w:kern w:val="2"/>
                <w:sz w:val="22"/>
                <w:szCs w:val="22"/>
                <w:rPrChange w:id="928" w:author="帅 张" w:date="2025-12-22T12:27:00Z" w16du:dateUtc="2025-12-22T04:27:00Z">
                  <w:rPr>
                    <w:ins w:id="929" w:author="帅 张" w:date="2025-12-21T22:05:00Z" w16du:dateUtc="2025-12-21T14:05:00Z"/>
                    <w:rFonts w:ascii="Cambria Math" w:hAnsi="Cambria Math" w:cs="Times New Roman"/>
                    <w:kern w:val="2"/>
                    <w:sz w:val="22"/>
                    <w:szCs w:val="22"/>
                  </w:rPr>
                </w:rPrChange>
              </w:rPr>
              <w:pPrChange w:id="930" w:author="帅 张" w:date="2025-12-21T22:05:00Z" w16du:dateUtc="2025-12-21T14:05:00Z">
                <w:pPr>
                  <w:spacing w:line="360" w:lineRule="auto"/>
                  <w:jc w:val="both"/>
                </w:pPr>
              </w:pPrChange>
            </w:pPr>
            <w:ins w:id="931" w:author="帅 张" w:date="2025-12-21T22:30:00Z" w16du:dateUtc="2025-12-21T14:30:00Z">
              <w:r w:rsidRPr="00ED28FC">
                <w:rPr>
                  <w:rFonts w:hint="eastAsia"/>
                  <w:color w:val="EE0000"/>
                  <w:rPrChange w:id="932" w:author="帅 张" w:date="2025-12-22T12:27:00Z" w16du:dateUtc="2025-12-22T04:27:00Z">
                    <w:rPr>
                      <w:rFonts w:hint="eastAsia"/>
                    </w:rPr>
                  </w:rPrChange>
                </w:rPr>
                <w:t>8.58%</w:t>
              </w:r>
            </w:ins>
          </w:p>
        </w:tc>
      </w:tr>
      <w:tr w:rsidR="00ED28FC" w:rsidRPr="00ED28FC" w14:paraId="313D2BFF" w14:textId="77777777" w:rsidTr="002F018A">
        <w:trPr>
          <w:ins w:id="933" w:author="帅 张" w:date="2025-12-21T22:08:00Z"/>
          <w:trPrChange w:id="934" w:author="帅 张" w:date="2025-12-22T20:59:00Z" w16du:dateUtc="2025-12-22T12:59:00Z">
            <w:trPr>
              <w:gridBefore w:val="1"/>
            </w:trPr>
          </w:trPrChange>
        </w:trPr>
        <w:tc>
          <w:tcPr>
            <w:tcW w:w="1659" w:type="dxa"/>
            <w:tcPrChange w:id="935" w:author="帅 张" w:date="2025-12-22T20:59:00Z" w16du:dateUtc="2025-12-22T12:59:00Z">
              <w:tcPr>
                <w:tcW w:w="1659" w:type="dxa"/>
                <w:gridSpan w:val="2"/>
              </w:tcPr>
            </w:tcPrChange>
          </w:tcPr>
          <w:p w14:paraId="59E1C33D" w14:textId="751AF6F3" w:rsidR="000D685D" w:rsidRPr="00ED28FC" w:rsidRDefault="000D685D" w:rsidP="000D685D">
            <w:pPr>
              <w:spacing w:line="360" w:lineRule="auto"/>
              <w:jc w:val="center"/>
              <w:rPr>
                <w:ins w:id="936" w:author="帅 张" w:date="2025-12-21T22:08:00Z" w16du:dateUtc="2025-12-21T14:08:00Z"/>
                <w:rFonts w:ascii="Cambria Math" w:hAnsi="Cambria Math" w:cs="Times New Roman"/>
                <w:color w:val="EE0000"/>
                <w:rPrChange w:id="937" w:author="帅 张" w:date="2025-12-22T12:27:00Z" w16du:dateUtc="2025-12-22T04:27:00Z">
                  <w:rPr>
                    <w:ins w:id="938" w:author="帅 张" w:date="2025-12-21T22:08:00Z" w16du:dateUtc="2025-12-21T14:08:00Z"/>
                    <w:rFonts w:ascii="Cambria Math" w:hAnsi="Cambria Math" w:cs="Times New Roman"/>
                  </w:rPr>
                </w:rPrChange>
              </w:rPr>
            </w:pPr>
            <m:oMathPara>
              <m:oMath>
                <m:r>
                  <w:ins w:id="939" w:author="帅 张" w:date="2025-12-21T22:08:00Z" w16du:dateUtc="2025-12-21T14:08:00Z">
                    <w:rPr>
                      <w:rFonts w:ascii="Cambria Math" w:eastAsia="等线" w:hAnsi="Cambria Math" w:cs="Times New Roman"/>
                      <w:color w:val="EE0000"/>
                      <w:rPrChange w:id="940" w:author="帅 张" w:date="2025-12-22T12:27:00Z" w16du:dateUtc="2025-12-22T04:27:00Z">
                        <w:rPr>
                          <w:rFonts w:ascii="Cambria Math" w:eastAsia="等线" w:hAnsi="Cambria Math" w:cs="Times New Roman"/>
                        </w:rPr>
                      </w:rPrChange>
                    </w:rPr>
                    <m:t>H</m:t>
                  </w:ins>
                </m:r>
              </m:oMath>
            </m:oMathPara>
          </w:p>
        </w:tc>
        <w:tc>
          <w:tcPr>
            <w:tcW w:w="1659" w:type="dxa"/>
            <w:tcPrChange w:id="941" w:author="帅 张" w:date="2025-12-22T20:59:00Z" w16du:dateUtc="2025-12-22T12:59:00Z">
              <w:tcPr>
                <w:tcW w:w="1659" w:type="dxa"/>
                <w:gridSpan w:val="2"/>
              </w:tcPr>
            </w:tcPrChange>
          </w:tcPr>
          <w:p w14:paraId="450BD5E6" w14:textId="77777777" w:rsidR="000D685D" w:rsidRPr="00ED28FC" w:rsidRDefault="000D685D" w:rsidP="000D685D">
            <w:pPr>
              <w:spacing w:line="360" w:lineRule="auto"/>
              <w:jc w:val="center"/>
              <w:rPr>
                <w:ins w:id="942" w:author="帅 张" w:date="2025-12-21T22:08:00Z" w16du:dateUtc="2025-12-21T14:08:00Z"/>
                <w:rFonts w:ascii="Cambria Math" w:hAnsi="Cambria Math" w:cs="Times New Roman"/>
                <w:color w:val="EE0000"/>
                <w:kern w:val="2"/>
                <w:sz w:val="22"/>
                <w:szCs w:val="22"/>
                <w:rPrChange w:id="943" w:author="帅 张" w:date="2025-12-22T12:27:00Z" w16du:dateUtc="2025-12-22T04:27:00Z">
                  <w:rPr>
                    <w:ins w:id="944" w:author="帅 张" w:date="2025-12-21T22:08:00Z" w16du:dateUtc="2025-12-21T14:08:00Z"/>
                    <w:rFonts w:ascii="Cambria Math" w:hAnsi="Cambria Math" w:cs="Times New Roman"/>
                    <w:kern w:val="2"/>
                    <w:sz w:val="22"/>
                    <w:szCs w:val="22"/>
                  </w:rPr>
                </w:rPrChange>
              </w:rPr>
            </w:pPr>
          </w:p>
        </w:tc>
        <w:tc>
          <w:tcPr>
            <w:tcW w:w="1659" w:type="dxa"/>
            <w:tcPrChange w:id="945" w:author="帅 张" w:date="2025-12-22T20:59:00Z" w16du:dateUtc="2025-12-22T12:59:00Z">
              <w:tcPr>
                <w:tcW w:w="1659" w:type="dxa"/>
                <w:gridSpan w:val="2"/>
              </w:tcPr>
            </w:tcPrChange>
          </w:tcPr>
          <w:p w14:paraId="7219B11E" w14:textId="3849B86D" w:rsidR="000D685D" w:rsidRPr="00ED28FC" w:rsidRDefault="000D685D" w:rsidP="000D685D">
            <w:pPr>
              <w:spacing w:line="360" w:lineRule="auto"/>
              <w:jc w:val="center"/>
              <w:rPr>
                <w:ins w:id="946" w:author="帅 张" w:date="2025-12-21T22:08:00Z" w16du:dateUtc="2025-12-21T14:08:00Z"/>
                <w:rFonts w:ascii="Cambria Math" w:hAnsi="Cambria Math" w:cs="Times New Roman"/>
                <w:color w:val="EE0000"/>
                <w:kern w:val="2"/>
                <w:sz w:val="22"/>
                <w:szCs w:val="22"/>
                <w:rPrChange w:id="947" w:author="帅 张" w:date="2025-12-22T12:27:00Z" w16du:dateUtc="2025-12-22T04:27:00Z">
                  <w:rPr>
                    <w:ins w:id="948" w:author="帅 张" w:date="2025-12-21T22:08:00Z" w16du:dateUtc="2025-12-21T14:08:00Z"/>
                    <w:rFonts w:ascii="Cambria Math" w:hAnsi="Cambria Math" w:cs="Times New Roman"/>
                    <w:kern w:val="2"/>
                    <w:sz w:val="22"/>
                    <w:szCs w:val="22"/>
                  </w:rPr>
                </w:rPrChange>
              </w:rPr>
            </w:pPr>
            <w:ins w:id="949" w:author="帅 张" w:date="2025-12-21T22:30:00Z" w16du:dateUtc="2025-12-21T14:30:00Z">
              <w:r w:rsidRPr="00ED28FC">
                <w:rPr>
                  <w:rFonts w:hint="eastAsia"/>
                  <w:color w:val="EE0000"/>
                  <w:rPrChange w:id="950" w:author="帅 张" w:date="2025-12-22T12:27:00Z" w16du:dateUtc="2025-12-22T04:27:00Z">
                    <w:rPr>
                      <w:rFonts w:hint="eastAsia"/>
                    </w:rPr>
                  </w:rPrChange>
                </w:rPr>
                <w:t>3.96%</w:t>
              </w:r>
            </w:ins>
          </w:p>
        </w:tc>
        <w:tc>
          <w:tcPr>
            <w:tcW w:w="1659" w:type="dxa"/>
            <w:tcPrChange w:id="951" w:author="帅 张" w:date="2025-12-22T20:59:00Z" w16du:dateUtc="2025-12-22T12:59:00Z">
              <w:tcPr>
                <w:tcW w:w="1659" w:type="dxa"/>
                <w:gridSpan w:val="2"/>
              </w:tcPr>
            </w:tcPrChange>
          </w:tcPr>
          <w:p w14:paraId="5EACC08F" w14:textId="2D65E826" w:rsidR="000D685D" w:rsidRPr="00ED28FC" w:rsidRDefault="000D685D" w:rsidP="000D685D">
            <w:pPr>
              <w:spacing w:line="360" w:lineRule="auto"/>
              <w:jc w:val="center"/>
              <w:rPr>
                <w:ins w:id="952" w:author="帅 张" w:date="2025-12-21T22:08:00Z" w16du:dateUtc="2025-12-21T14:08:00Z"/>
                <w:rFonts w:ascii="Cambria Math" w:hAnsi="Cambria Math" w:cs="Times New Roman"/>
                <w:color w:val="EE0000"/>
                <w:kern w:val="2"/>
                <w:sz w:val="22"/>
                <w:szCs w:val="22"/>
                <w:rPrChange w:id="953" w:author="帅 张" w:date="2025-12-22T12:27:00Z" w16du:dateUtc="2025-12-22T04:27:00Z">
                  <w:rPr>
                    <w:ins w:id="954" w:author="帅 张" w:date="2025-12-21T22:08:00Z" w16du:dateUtc="2025-12-21T14:08:00Z"/>
                    <w:rFonts w:ascii="Cambria Math" w:hAnsi="Cambria Math" w:cs="Times New Roman"/>
                    <w:kern w:val="2"/>
                    <w:sz w:val="22"/>
                    <w:szCs w:val="22"/>
                  </w:rPr>
                </w:rPrChange>
              </w:rPr>
            </w:pPr>
            <w:ins w:id="955" w:author="帅 张" w:date="2025-12-21T22:30:00Z" w16du:dateUtc="2025-12-21T14:30:00Z">
              <w:r w:rsidRPr="00ED28FC">
                <w:rPr>
                  <w:rFonts w:hint="eastAsia"/>
                  <w:color w:val="EE0000"/>
                  <w:rPrChange w:id="956" w:author="帅 张" w:date="2025-12-22T12:27:00Z" w16du:dateUtc="2025-12-22T04:27:00Z">
                    <w:rPr>
                      <w:rFonts w:hint="eastAsia"/>
                    </w:rPr>
                  </w:rPrChange>
                </w:rPr>
                <w:t>54.63%</w:t>
              </w:r>
            </w:ins>
          </w:p>
        </w:tc>
        <w:tc>
          <w:tcPr>
            <w:tcW w:w="1660" w:type="dxa"/>
            <w:tcPrChange w:id="957" w:author="帅 张" w:date="2025-12-22T20:59:00Z" w16du:dateUtc="2025-12-22T12:59:00Z">
              <w:tcPr>
                <w:tcW w:w="1660" w:type="dxa"/>
                <w:gridSpan w:val="2"/>
              </w:tcPr>
            </w:tcPrChange>
          </w:tcPr>
          <w:p w14:paraId="2464271C" w14:textId="2A287A1E" w:rsidR="000D685D" w:rsidRPr="00ED28FC" w:rsidRDefault="000D685D" w:rsidP="000D685D">
            <w:pPr>
              <w:spacing w:line="360" w:lineRule="auto"/>
              <w:jc w:val="center"/>
              <w:rPr>
                <w:ins w:id="958" w:author="帅 张" w:date="2025-12-21T22:08:00Z" w16du:dateUtc="2025-12-21T14:08:00Z"/>
                <w:rFonts w:ascii="Cambria Math" w:hAnsi="Cambria Math" w:cs="Times New Roman"/>
                <w:color w:val="EE0000"/>
                <w:kern w:val="2"/>
                <w:sz w:val="22"/>
                <w:szCs w:val="22"/>
                <w:rPrChange w:id="959" w:author="帅 张" w:date="2025-12-22T12:27:00Z" w16du:dateUtc="2025-12-22T04:27:00Z">
                  <w:rPr>
                    <w:ins w:id="960" w:author="帅 张" w:date="2025-12-21T22:08:00Z" w16du:dateUtc="2025-12-21T14:08:00Z"/>
                    <w:rFonts w:ascii="Cambria Math" w:hAnsi="Cambria Math" w:cs="Times New Roman"/>
                    <w:kern w:val="2"/>
                    <w:sz w:val="22"/>
                    <w:szCs w:val="22"/>
                  </w:rPr>
                </w:rPrChange>
              </w:rPr>
            </w:pPr>
            <w:ins w:id="961" w:author="帅 张" w:date="2025-12-21T22:30:00Z" w16du:dateUtc="2025-12-21T14:30:00Z">
              <w:r w:rsidRPr="00ED28FC">
                <w:rPr>
                  <w:rFonts w:hint="eastAsia"/>
                  <w:color w:val="EE0000"/>
                  <w:rPrChange w:id="962" w:author="帅 张" w:date="2025-12-22T12:27:00Z" w16du:dateUtc="2025-12-22T04:27:00Z">
                    <w:rPr>
                      <w:rFonts w:hint="eastAsia"/>
                    </w:rPr>
                  </w:rPrChange>
                </w:rPr>
                <w:t>16.48%</w:t>
              </w:r>
            </w:ins>
          </w:p>
        </w:tc>
      </w:tr>
      <w:tr w:rsidR="00ED28FC" w:rsidRPr="00ED28FC" w14:paraId="44288D27" w14:textId="77777777" w:rsidTr="002F018A">
        <w:trPr>
          <w:ins w:id="963" w:author="帅 张" w:date="2025-12-21T22:08:00Z"/>
          <w:trPrChange w:id="964" w:author="帅 张" w:date="2025-12-22T20:59:00Z" w16du:dateUtc="2025-12-22T12:59:00Z">
            <w:trPr>
              <w:gridBefore w:val="1"/>
            </w:trPr>
          </w:trPrChange>
        </w:trPr>
        <w:tc>
          <w:tcPr>
            <w:tcW w:w="1659" w:type="dxa"/>
            <w:tcPrChange w:id="965" w:author="帅 张" w:date="2025-12-22T20:59:00Z" w16du:dateUtc="2025-12-22T12:59:00Z">
              <w:tcPr>
                <w:tcW w:w="1659" w:type="dxa"/>
                <w:gridSpan w:val="2"/>
              </w:tcPr>
            </w:tcPrChange>
          </w:tcPr>
          <w:p w14:paraId="1013515C" w14:textId="00669B2A" w:rsidR="000D685D" w:rsidRPr="00ED28FC" w:rsidRDefault="000D685D" w:rsidP="000D685D">
            <w:pPr>
              <w:spacing w:line="360" w:lineRule="auto"/>
              <w:jc w:val="center"/>
              <w:rPr>
                <w:ins w:id="966" w:author="帅 张" w:date="2025-12-21T22:08:00Z" w16du:dateUtc="2025-12-21T14:08:00Z"/>
                <w:rFonts w:ascii="Cambria Math" w:hAnsi="Cambria Math" w:cs="Times New Roman"/>
                <w:color w:val="EE0000"/>
                <w:rPrChange w:id="967" w:author="帅 张" w:date="2025-12-22T12:27:00Z" w16du:dateUtc="2025-12-22T04:27:00Z">
                  <w:rPr>
                    <w:ins w:id="968" w:author="帅 张" w:date="2025-12-21T22:08:00Z" w16du:dateUtc="2025-12-21T14:08:00Z"/>
                    <w:rFonts w:ascii="Cambria Math" w:hAnsi="Cambria Math" w:cs="Times New Roman"/>
                  </w:rPr>
                </w:rPrChange>
              </w:rPr>
            </w:pPr>
            <m:oMathPara>
              <m:oMath>
                <m:r>
                  <w:ins w:id="969" w:author="帅 张" w:date="2025-12-21T22:08:00Z" w16du:dateUtc="2025-12-21T14:08:00Z">
                    <w:rPr>
                      <w:rFonts w:ascii="Cambria Math" w:eastAsia="等线" w:hAnsi="Cambria Math" w:cs="Times New Roman"/>
                      <w:color w:val="EE0000"/>
                      <w:rPrChange w:id="970" w:author="帅 张" w:date="2025-12-22T12:27:00Z" w16du:dateUtc="2025-12-22T04:27:00Z">
                        <w:rPr>
                          <w:rFonts w:ascii="Cambria Math" w:eastAsia="等线" w:hAnsi="Cambria Math" w:cs="Times New Roman"/>
                        </w:rPr>
                      </w:rPrChange>
                    </w:rPr>
                    <m:t>Ex</m:t>
                  </w:ins>
                </m:r>
              </m:oMath>
            </m:oMathPara>
          </w:p>
        </w:tc>
        <w:tc>
          <w:tcPr>
            <w:tcW w:w="1659" w:type="dxa"/>
            <w:tcPrChange w:id="971" w:author="帅 张" w:date="2025-12-22T20:59:00Z" w16du:dateUtc="2025-12-22T12:59:00Z">
              <w:tcPr>
                <w:tcW w:w="1659" w:type="dxa"/>
                <w:gridSpan w:val="2"/>
              </w:tcPr>
            </w:tcPrChange>
          </w:tcPr>
          <w:p w14:paraId="5024F73C" w14:textId="77777777" w:rsidR="000D685D" w:rsidRPr="00ED28FC" w:rsidRDefault="000D685D" w:rsidP="000D685D">
            <w:pPr>
              <w:spacing w:line="360" w:lineRule="auto"/>
              <w:jc w:val="center"/>
              <w:rPr>
                <w:ins w:id="972" w:author="帅 张" w:date="2025-12-21T22:08:00Z" w16du:dateUtc="2025-12-21T14:08:00Z"/>
                <w:rFonts w:ascii="Cambria Math" w:hAnsi="Cambria Math" w:cs="Times New Roman"/>
                <w:color w:val="EE0000"/>
                <w:kern w:val="2"/>
                <w:sz w:val="22"/>
                <w:szCs w:val="22"/>
                <w:rPrChange w:id="973" w:author="帅 张" w:date="2025-12-22T12:27:00Z" w16du:dateUtc="2025-12-22T04:27:00Z">
                  <w:rPr>
                    <w:ins w:id="974" w:author="帅 张" w:date="2025-12-21T22:08:00Z" w16du:dateUtc="2025-12-21T14:08:00Z"/>
                    <w:rFonts w:ascii="Cambria Math" w:hAnsi="Cambria Math" w:cs="Times New Roman"/>
                    <w:kern w:val="2"/>
                    <w:sz w:val="22"/>
                    <w:szCs w:val="22"/>
                  </w:rPr>
                </w:rPrChange>
              </w:rPr>
            </w:pPr>
          </w:p>
        </w:tc>
        <w:tc>
          <w:tcPr>
            <w:tcW w:w="1659" w:type="dxa"/>
            <w:tcPrChange w:id="975" w:author="帅 张" w:date="2025-12-22T20:59:00Z" w16du:dateUtc="2025-12-22T12:59:00Z">
              <w:tcPr>
                <w:tcW w:w="1659" w:type="dxa"/>
                <w:gridSpan w:val="2"/>
              </w:tcPr>
            </w:tcPrChange>
          </w:tcPr>
          <w:p w14:paraId="352D9735" w14:textId="00E21A11" w:rsidR="000D685D" w:rsidRPr="00ED28FC" w:rsidRDefault="000D685D" w:rsidP="000D685D">
            <w:pPr>
              <w:spacing w:line="360" w:lineRule="auto"/>
              <w:jc w:val="center"/>
              <w:rPr>
                <w:ins w:id="976" w:author="帅 张" w:date="2025-12-21T22:08:00Z" w16du:dateUtc="2025-12-21T14:08:00Z"/>
                <w:rFonts w:ascii="Cambria Math" w:hAnsi="Cambria Math" w:cs="Times New Roman"/>
                <w:color w:val="EE0000"/>
                <w:kern w:val="2"/>
                <w:sz w:val="22"/>
                <w:szCs w:val="22"/>
                <w:rPrChange w:id="977" w:author="帅 张" w:date="2025-12-22T12:27:00Z" w16du:dateUtc="2025-12-22T04:27:00Z">
                  <w:rPr>
                    <w:ins w:id="978" w:author="帅 张" w:date="2025-12-21T22:08:00Z" w16du:dateUtc="2025-12-21T14:08:00Z"/>
                    <w:rFonts w:ascii="Cambria Math" w:hAnsi="Cambria Math" w:cs="Times New Roman"/>
                    <w:kern w:val="2"/>
                    <w:sz w:val="22"/>
                    <w:szCs w:val="22"/>
                  </w:rPr>
                </w:rPrChange>
              </w:rPr>
            </w:pPr>
            <w:ins w:id="979" w:author="帅 张" w:date="2025-12-21T22:30:00Z" w16du:dateUtc="2025-12-21T14:30:00Z">
              <w:r w:rsidRPr="00ED28FC">
                <w:rPr>
                  <w:rFonts w:hint="eastAsia"/>
                  <w:color w:val="EE0000"/>
                  <w:rPrChange w:id="980" w:author="帅 张" w:date="2025-12-22T12:27:00Z" w16du:dateUtc="2025-12-22T04:27:00Z">
                    <w:rPr>
                      <w:rFonts w:hint="eastAsia"/>
                    </w:rPr>
                  </w:rPrChange>
                </w:rPr>
                <w:t>76.19%</w:t>
              </w:r>
            </w:ins>
          </w:p>
        </w:tc>
        <w:tc>
          <w:tcPr>
            <w:tcW w:w="1659" w:type="dxa"/>
            <w:tcPrChange w:id="981" w:author="帅 张" w:date="2025-12-22T20:59:00Z" w16du:dateUtc="2025-12-22T12:59:00Z">
              <w:tcPr>
                <w:tcW w:w="1659" w:type="dxa"/>
                <w:gridSpan w:val="2"/>
              </w:tcPr>
            </w:tcPrChange>
          </w:tcPr>
          <w:p w14:paraId="310EA100" w14:textId="3788A7EE" w:rsidR="000D685D" w:rsidRPr="00ED28FC" w:rsidRDefault="000D685D" w:rsidP="000D685D">
            <w:pPr>
              <w:spacing w:line="360" w:lineRule="auto"/>
              <w:jc w:val="center"/>
              <w:rPr>
                <w:ins w:id="982" w:author="帅 张" w:date="2025-12-21T22:08:00Z" w16du:dateUtc="2025-12-21T14:08:00Z"/>
                <w:rFonts w:ascii="Cambria Math" w:hAnsi="Cambria Math" w:cs="Times New Roman"/>
                <w:color w:val="EE0000"/>
                <w:kern w:val="2"/>
                <w:sz w:val="22"/>
                <w:szCs w:val="22"/>
                <w:rPrChange w:id="983" w:author="帅 张" w:date="2025-12-22T12:27:00Z" w16du:dateUtc="2025-12-22T04:27:00Z">
                  <w:rPr>
                    <w:ins w:id="984" w:author="帅 张" w:date="2025-12-21T22:08:00Z" w16du:dateUtc="2025-12-21T14:08:00Z"/>
                    <w:rFonts w:ascii="Cambria Math" w:hAnsi="Cambria Math" w:cs="Times New Roman"/>
                    <w:kern w:val="2"/>
                    <w:sz w:val="22"/>
                    <w:szCs w:val="22"/>
                  </w:rPr>
                </w:rPrChange>
              </w:rPr>
            </w:pPr>
            <w:ins w:id="985" w:author="帅 张" w:date="2025-12-21T22:30:00Z" w16du:dateUtc="2025-12-21T14:30:00Z">
              <w:r w:rsidRPr="00ED28FC">
                <w:rPr>
                  <w:rFonts w:hint="eastAsia"/>
                  <w:color w:val="EE0000"/>
                  <w:rPrChange w:id="986" w:author="帅 张" w:date="2025-12-22T12:27:00Z" w16du:dateUtc="2025-12-22T04:27:00Z">
                    <w:rPr>
                      <w:rFonts w:hint="eastAsia"/>
                    </w:rPr>
                  </w:rPrChange>
                </w:rPr>
                <w:t>64.80%</w:t>
              </w:r>
            </w:ins>
          </w:p>
        </w:tc>
        <w:tc>
          <w:tcPr>
            <w:tcW w:w="1660" w:type="dxa"/>
            <w:tcPrChange w:id="987" w:author="帅 张" w:date="2025-12-22T20:59:00Z" w16du:dateUtc="2025-12-22T12:59:00Z">
              <w:tcPr>
                <w:tcW w:w="1660" w:type="dxa"/>
                <w:gridSpan w:val="2"/>
              </w:tcPr>
            </w:tcPrChange>
          </w:tcPr>
          <w:p w14:paraId="19434130" w14:textId="42AA93E4" w:rsidR="000D685D" w:rsidRPr="00ED28FC" w:rsidRDefault="000D685D" w:rsidP="000D685D">
            <w:pPr>
              <w:spacing w:line="360" w:lineRule="auto"/>
              <w:jc w:val="center"/>
              <w:rPr>
                <w:ins w:id="988" w:author="帅 张" w:date="2025-12-21T22:08:00Z" w16du:dateUtc="2025-12-21T14:08:00Z"/>
                <w:rFonts w:ascii="Cambria Math" w:hAnsi="Cambria Math" w:cs="Times New Roman"/>
                <w:color w:val="EE0000"/>
                <w:kern w:val="2"/>
                <w:sz w:val="22"/>
                <w:szCs w:val="22"/>
                <w:rPrChange w:id="989" w:author="帅 张" w:date="2025-12-22T12:27:00Z" w16du:dateUtc="2025-12-22T04:27:00Z">
                  <w:rPr>
                    <w:ins w:id="990" w:author="帅 张" w:date="2025-12-21T22:08:00Z" w16du:dateUtc="2025-12-21T14:08:00Z"/>
                    <w:rFonts w:ascii="Cambria Math" w:hAnsi="Cambria Math" w:cs="Times New Roman"/>
                    <w:kern w:val="2"/>
                    <w:sz w:val="22"/>
                    <w:szCs w:val="22"/>
                  </w:rPr>
                </w:rPrChange>
              </w:rPr>
            </w:pPr>
            <w:ins w:id="991" w:author="帅 张" w:date="2025-12-21T22:30:00Z" w16du:dateUtc="2025-12-21T14:30:00Z">
              <w:r w:rsidRPr="00ED28FC">
                <w:rPr>
                  <w:rFonts w:hint="eastAsia"/>
                  <w:color w:val="EE0000"/>
                  <w:rPrChange w:id="992" w:author="帅 张" w:date="2025-12-22T12:27:00Z" w16du:dateUtc="2025-12-22T04:27:00Z">
                    <w:rPr>
                      <w:rFonts w:hint="eastAsia"/>
                    </w:rPr>
                  </w:rPrChange>
                </w:rPr>
                <w:t>1.67%</w:t>
              </w:r>
            </w:ins>
          </w:p>
        </w:tc>
      </w:tr>
      <w:tr w:rsidR="00ED28FC" w:rsidRPr="00ED28FC" w14:paraId="01C27CD1" w14:textId="77777777" w:rsidTr="002F018A">
        <w:trPr>
          <w:ins w:id="993" w:author="帅 张" w:date="2025-12-21T22:08:00Z"/>
          <w:trPrChange w:id="994" w:author="帅 张" w:date="2025-12-22T20:59:00Z" w16du:dateUtc="2025-12-22T12:59:00Z">
            <w:trPr>
              <w:gridBefore w:val="1"/>
            </w:trPr>
          </w:trPrChange>
        </w:trPr>
        <w:tc>
          <w:tcPr>
            <w:tcW w:w="1659" w:type="dxa"/>
            <w:tcPrChange w:id="995" w:author="帅 张" w:date="2025-12-22T20:59:00Z" w16du:dateUtc="2025-12-22T12:59:00Z">
              <w:tcPr>
                <w:tcW w:w="1659" w:type="dxa"/>
                <w:gridSpan w:val="2"/>
              </w:tcPr>
            </w:tcPrChange>
          </w:tcPr>
          <w:p w14:paraId="0D994FBD" w14:textId="4C0845F1" w:rsidR="000D685D" w:rsidRPr="00ED28FC" w:rsidRDefault="000D685D" w:rsidP="000D685D">
            <w:pPr>
              <w:spacing w:line="360" w:lineRule="auto"/>
              <w:jc w:val="center"/>
              <w:rPr>
                <w:ins w:id="996" w:author="帅 张" w:date="2025-12-21T22:08:00Z" w16du:dateUtc="2025-12-21T14:08:00Z"/>
                <w:rFonts w:ascii="Cambria Math" w:hAnsi="Cambria Math" w:cs="Times New Roman"/>
                <w:color w:val="EE0000"/>
                <w:rPrChange w:id="997" w:author="帅 张" w:date="2025-12-22T12:27:00Z" w16du:dateUtc="2025-12-22T04:27:00Z">
                  <w:rPr>
                    <w:ins w:id="998" w:author="帅 张" w:date="2025-12-21T22:08:00Z" w16du:dateUtc="2025-12-21T14:08:00Z"/>
                    <w:rFonts w:ascii="Cambria Math" w:hAnsi="Cambria Math" w:cs="Times New Roman"/>
                  </w:rPr>
                </w:rPrChange>
              </w:rPr>
            </w:pPr>
            <m:oMathPara>
              <m:oMath>
                <m:r>
                  <w:ins w:id="999" w:author="帅 张" w:date="2025-12-21T22:08:00Z" w16du:dateUtc="2025-12-21T14:08:00Z">
                    <w:rPr>
                      <w:rFonts w:ascii="Cambria Math" w:eastAsia="等线" w:hAnsi="Cambria Math" w:cs="Times New Roman"/>
                      <w:color w:val="EE0000"/>
                      <w:rPrChange w:id="1000" w:author="帅 张" w:date="2025-12-22T12:27:00Z" w16du:dateUtc="2025-12-22T04:27:00Z">
                        <w:rPr>
                          <w:rFonts w:ascii="Cambria Math" w:eastAsia="等线" w:hAnsi="Cambria Math" w:cs="Times New Roman"/>
                        </w:rPr>
                      </w:rPrChange>
                    </w:rPr>
                    <m:t>γ</m:t>
                  </w:ins>
                </m:r>
              </m:oMath>
            </m:oMathPara>
          </w:p>
        </w:tc>
        <w:tc>
          <w:tcPr>
            <w:tcW w:w="1659" w:type="dxa"/>
            <w:tcPrChange w:id="1001" w:author="帅 张" w:date="2025-12-22T20:59:00Z" w16du:dateUtc="2025-12-22T12:59:00Z">
              <w:tcPr>
                <w:tcW w:w="1659" w:type="dxa"/>
                <w:gridSpan w:val="2"/>
              </w:tcPr>
            </w:tcPrChange>
          </w:tcPr>
          <w:p w14:paraId="4D94B3F7" w14:textId="77777777" w:rsidR="000D685D" w:rsidRPr="00ED28FC" w:rsidRDefault="000D685D" w:rsidP="000D685D">
            <w:pPr>
              <w:spacing w:line="360" w:lineRule="auto"/>
              <w:jc w:val="center"/>
              <w:rPr>
                <w:ins w:id="1002" w:author="帅 张" w:date="2025-12-21T22:08:00Z" w16du:dateUtc="2025-12-21T14:08:00Z"/>
                <w:rFonts w:ascii="Cambria Math" w:hAnsi="Cambria Math" w:cs="Times New Roman"/>
                <w:color w:val="EE0000"/>
                <w:kern w:val="2"/>
                <w:sz w:val="22"/>
                <w:szCs w:val="22"/>
                <w:rPrChange w:id="1003" w:author="帅 张" w:date="2025-12-22T12:27:00Z" w16du:dateUtc="2025-12-22T04:27:00Z">
                  <w:rPr>
                    <w:ins w:id="1004" w:author="帅 张" w:date="2025-12-21T22:08:00Z" w16du:dateUtc="2025-12-21T14:08:00Z"/>
                    <w:rFonts w:ascii="Cambria Math" w:hAnsi="Cambria Math" w:cs="Times New Roman"/>
                    <w:kern w:val="2"/>
                    <w:sz w:val="22"/>
                    <w:szCs w:val="22"/>
                  </w:rPr>
                </w:rPrChange>
              </w:rPr>
            </w:pPr>
          </w:p>
        </w:tc>
        <w:tc>
          <w:tcPr>
            <w:tcW w:w="1659" w:type="dxa"/>
            <w:tcPrChange w:id="1005" w:author="帅 张" w:date="2025-12-22T20:59:00Z" w16du:dateUtc="2025-12-22T12:59:00Z">
              <w:tcPr>
                <w:tcW w:w="1659" w:type="dxa"/>
                <w:gridSpan w:val="2"/>
              </w:tcPr>
            </w:tcPrChange>
          </w:tcPr>
          <w:p w14:paraId="5CC8EE4F" w14:textId="68DA15B5" w:rsidR="000D685D" w:rsidRPr="00ED28FC" w:rsidRDefault="000D685D" w:rsidP="000D685D">
            <w:pPr>
              <w:spacing w:line="360" w:lineRule="auto"/>
              <w:jc w:val="center"/>
              <w:rPr>
                <w:ins w:id="1006" w:author="帅 张" w:date="2025-12-21T22:08:00Z" w16du:dateUtc="2025-12-21T14:08:00Z"/>
                <w:rFonts w:ascii="Cambria Math" w:hAnsi="Cambria Math" w:cs="Times New Roman"/>
                <w:color w:val="EE0000"/>
                <w:kern w:val="2"/>
                <w:sz w:val="22"/>
                <w:szCs w:val="22"/>
                <w:rPrChange w:id="1007" w:author="帅 张" w:date="2025-12-22T12:27:00Z" w16du:dateUtc="2025-12-22T04:27:00Z">
                  <w:rPr>
                    <w:ins w:id="1008" w:author="帅 张" w:date="2025-12-21T22:08:00Z" w16du:dateUtc="2025-12-21T14:08:00Z"/>
                    <w:rFonts w:ascii="Cambria Math" w:hAnsi="Cambria Math" w:cs="Times New Roman"/>
                    <w:kern w:val="2"/>
                    <w:sz w:val="22"/>
                    <w:szCs w:val="22"/>
                  </w:rPr>
                </w:rPrChange>
              </w:rPr>
            </w:pPr>
            <w:ins w:id="1009" w:author="帅 张" w:date="2025-12-21T22:30:00Z" w16du:dateUtc="2025-12-21T14:30:00Z">
              <w:r w:rsidRPr="00ED28FC">
                <w:rPr>
                  <w:rFonts w:hint="eastAsia"/>
                  <w:color w:val="EE0000"/>
                  <w:rPrChange w:id="1010" w:author="帅 张" w:date="2025-12-22T12:27:00Z" w16du:dateUtc="2025-12-22T04:27:00Z">
                    <w:rPr>
                      <w:rFonts w:hint="eastAsia"/>
                    </w:rPr>
                  </w:rPrChange>
                </w:rPr>
                <w:t>57.61%</w:t>
              </w:r>
            </w:ins>
          </w:p>
        </w:tc>
        <w:tc>
          <w:tcPr>
            <w:tcW w:w="1659" w:type="dxa"/>
            <w:tcPrChange w:id="1011" w:author="帅 张" w:date="2025-12-22T20:59:00Z" w16du:dateUtc="2025-12-22T12:59:00Z">
              <w:tcPr>
                <w:tcW w:w="1659" w:type="dxa"/>
                <w:gridSpan w:val="2"/>
              </w:tcPr>
            </w:tcPrChange>
          </w:tcPr>
          <w:p w14:paraId="236B35E7" w14:textId="67C2063C" w:rsidR="000D685D" w:rsidRPr="00ED28FC" w:rsidRDefault="000D685D" w:rsidP="000D685D">
            <w:pPr>
              <w:spacing w:line="360" w:lineRule="auto"/>
              <w:jc w:val="center"/>
              <w:rPr>
                <w:ins w:id="1012" w:author="帅 张" w:date="2025-12-21T22:08:00Z" w16du:dateUtc="2025-12-21T14:08:00Z"/>
                <w:rFonts w:ascii="Cambria Math" w:hAnsi="Cambria Math" w:cs="Times New Roman"/>
                <w:color w:val="EE0000"/>
                <w:kern w:val="2"/>
                <w:sz w:val="22"/>
                <w:szCs w:val="22"/>
                <w:rPrChange w:id="1013" w:author="帅 张" w:date="2025-12-22T12:27:00Z" w16du:dateUtc="2025-12-22T04:27:00Z">
                  <w:rPr>
                    <w:ins w:id="1014" w:author="帅 张" w:date="2025-12-21T22:08:00Z" w16du:dateUtc="2025-12-21T14:08:00Z"/>
                    <w:rFonts w:ascii="Cambria Math" w:hAnsi="Cambria Math" w:cs="Times New Roman"/>
                    <w:kern w:val="2"/>
                    <w:sz w:val="22"/>
                    <w:szCs w:val="22"/>
                  </w:rPr>
                </w:rPrChange>
              </w:rPr>
            </w:pPr>
            <w:ins w:id="1015" w:author="帅 张" w:date="2025-12-21T22:30:00Z" w16du:dateUtc="2025-12-21T14:30:00Z">
              <w:r w:rsidRPr="00ED28FC">
                <w:rPr>
                  <w:rFonts w:hint="eastAsia"/>
                  <w:color w:val="EE0000"/>
                  <w:rPrChange w:id="1016" w:author="帅 张" w:date="2025-12-22T12:27:00Z" w16du:dateUtc="2025-12-22T04:27:00Z">
                    <w:rPr>
                      <w:rFonts w:hint="eastAsia"/>
                    </w:rPr>
                  </w:rPrChange>
                </w:rPr>
                <w:t>58.00%</w:t>
              </w:r>
            </w:ins>
          </w:p>
        </w:tc>
        <w:tc>
          <w:tcPr>
            <w:tcW w:w="1660" w:type="dxa"/>
            <w:tcPrChange w:id="1017" w:author="帅 张" w:date="2025-12-22T20:59:00Z" w16du:dateUtc="2025-12-22T12:59:00Z">
              <w:tcPr>
                <w:tcW w:w="1660" w:type="dxa"/>
                <w:gridSpan w:val="2"/>
              </w:tcPr>
            </w:tcPrChange>
          </w:tcPr>
          <w:p w14:paraId="62FF934B" w14:textId="607547DE" w:rsidR="000D685D" w:rsidRPr="00ED28FC" w:rsidRDefault="000D685D" w:rsidP="000D685D">
            <w:pPr>
              <w:spacing w:line="360" w:lineRule="auto"/>
              <w:jc w:val="center"/>
              <w:rPr>
                <w:ins w:id="1018" w:author="帅 张" w:date="2025-12-21T22:08:00Z" w16du:dateUtc="2025-12-21T14:08:00Z"/>
                <w:rFonts w:ascii="Cambria Math" w:hAnsi="Cambria Math" w:cs="Times New Roman"/>
                <w:color w:val="EE0000"/>
                <w:kern w:val="2"/>
                <w:sz w:val="22"/>
                <w:szCs w:val="22"/>
                <w:rPrChange w:id="1019" w:author="帅 张" w:date="2025-12-22T12:27:00Z" w16du:dateUtc="2025-12-22T04:27:00Z">
                  <w:rPr>
                    <w:ins w:id="1020" w:author="帅 张" w:date="2025-12-21T22:08:00Z" w16du:dateUtc="2025-12-21T14:08:00Z"/>
                    <w:rFonts w:ascii="Cambria Math" w:hAnsi="Cambria Math" w:cs="Times New Roman"/>
                    <w:kern w:val="2"/>
                    <w:sz w:val="22"/>
                    <w:szCs w:val="22"/>
                  </w:rPr>
                </w:rPrChange>
              </w:rPr>
            </w:pPr>
            <w:ins w:id="1021" w:author="帅 张" w:date="2025-12-21T22:30:00Z" w16du:dateUtc="2025-12-21T14:30:00Z">
              <w:r w:rsidRPr="00ED28FC">
                <w:rPr>
                  <w:rFonts w:hint="eastAsia"/>
                  <w:color w:val="EE0000"/>
                  <w:rPrChange w:id="1022" w:author="帅 张" w:date="2025-12-22T12:27:00Z" w16du:dateUtc="2025-12-22T04:27:00Z">
                    <w:rPr>
                      <w:rFonts w:hint="eastAsia"/>
                    </w:rPr>
                  </w:rPrChange>
                </w:rPr>
                <w:t>34.55%</w:t>
              </w:r>
            </w:ins>
          </w:p>
        </w:tc>
      </w:tr>
      <w:tr w:rsidR="00ED28FC" w:rsidRPr="00ED28FC" w14:paraId="5C71E78B" w14:textId="77777777" w:rsidTr="002F018A">
        <w:trPr>
          <w:ins w:id="1023" w:author="帅 张" w:date="2025-12-21T22:08:00Z"/>
          <w:trPrChange w:id="1024" w:author="帅 张" w:date="2025-12-22T20:59:00Z" w16du:dateUtc="2025-12-22T12:59:00Z">
            <w:trPr>
              <w:gridBefore w:val="1"/>
            </w:trPr>
          </w:trPrChange>
        </w:trPr>
        <w:tc>
          <w:tcPr>
            <w:tcW w:w="1659" w:type="dxa"/>
            <w:tcPrChange w:id="1025" w:author="帅 张" w:date="2025-12-22T20:59:00Z" w16du:dateUtc="2025-12-22T12:59:00Z">
              <w:tcPr>
                <w:tcW w:w="1659" w:type="dxa"/>
                <w:gridSpan w:val="2"/>
              </w:tcPr>
            </w:tcPrChange>
          </w:tcPr>
          <w:p w14:paraId="4ACE101D" w14:textId="0E6C9476" w:rsidR="000D685D" w:rsidRPr="00ED28FC" w:rsidRDefault="00000000" w:rsidP="000D685D">
            <w:pPr>
              <w:spacing w:line="360" w:lineRule="auto"/>
              <w:jc w:val="center"/>
              <w:rPr>
                <w:ins w:id="1026" w:author="帅 张" w:date="2025-12-21T22:08:00Z" w16du:dateUtc="2025-12-21T14:08:00Z"/>
                <w:rFonts w:ascii="Cambria Math" w:hAnsi="Cambria Math" w:cs="Times New Roman"/>
                <w:color w:val="EE0000"/>
                <w:rPrChange w:id="1027" w:author="帅 张" w:date="2025-12-22T12:27:00Z" w16du:dateUtc="2025-12-22T04:27:00Z">
                  <w:rPr>
                    <w:ins w:id="1028" w:author="帅 张" w:date="2025-12-21T22:08:00Z" w16du:dateUtc="2025-12-21T14:08:00Z"/>
                    <w:rFonts w:ascii="Cambria Math" w:hAnsi="Cambria Math" w:cs="Times New Roman"/>
                  </w:rPr>
                </w:rPrChange>
              </w:rPr>
            </w:pPr>
            <m:oMathPara>
              <m:oMath>
                <m:sSub>
                  <m:sSubPr>
                    <m:ctrlPr>
                      <w:ins w:id="1029" w:author="帅 张" w:date="2025-12-21T22:09:00Z" w16du:dateUtc="2025-12-21T14:09:00Z">
                        <w:rPr>
                          <w:rFonts w:ascii="Cambria Math" w:eastAsia="等线" w:hAnsi="Cambria Math" w:cs="Times New Roman"/>
                          <w:i/>
                          <w:iCs/>
                          <w:color w:val="EE0000"/>
                          <w:rPrChange w:id="1030" w:author="帅 张" w:date="2025-12-22T12:27:00Z" w16du:dateUtc="2025-12-22T04:27:00Z">
                            <w:rPr>
                              <w:rFonts w:ascii="Cambria Math" w:eastAsia="等线" w:hAnsi="Cambria Math" w:cs="Times New Roman"/>
                              <w:i/>
                              <w:iCs/>
                            </w:rPr>
                          </w:rPrChange>
                        </w:rPr>
                      </w:ins>
                    </m:ctrlPr>
                  </m:sSubPr>
                  <m:e>
                    <m:r>
                      <w:ins w:id="1031" w:author="帅 张" w:date="2025-12-21T22:09:00Z" w16du:dateUtc="2025-12-21T14:09:00Z">
                        <w:rPr>
                          <w:rFonts w:ascii="Cambria Math" w:eastAsia="等线" w:hAnsi="Cambria Math" w:cs="Times New Roman"/>
                          <w:color w:val="EE0000"/>
                          <w:rPrChange w:id="1032" w:author="帅 张" w:date="2025-12-22T12:27:00Z" w16du:dateUtc="2025-12-22T04:27:00Z">
                            <w:rPr>
                              <w:rFonts w:ascii="Cambria Math" w:eastAsia="等线" w:hAnsi="Cambria Math" w:cs="Times New Roman"/>
                            </w:rPr>
                          </w:rPrChange>
                        </w:rPr>
                        <m:t>ρ</m:t>
                      </w:ins>
                    </m:r>
                  </m:e>
                  <m:sub>
                    <m:r>
                      <w:ins w:id="1033" w:author="帅 张" w:date="2025-12-21T22:09:00Z" w16du:dateUtc="2025-12-21T14:09:00Z">
                        <w:rPr>
                          <w:rFonts w:ascii="Cambria Math" w:eastAsia="等线" w:hAnsi="Cambria Math" w:cs="Times New Roman"/>
                          <w:color w:val="EE0000"/>
                          <w:rPrChange w:id="1034" w:author="帅 张" w:date="2025-12-22T12:27:00Z" w16du:dateUtc="2025-12-22T04:27:00Z">
                            <w:rPr>
                              <w:rFonts w:ascii="Cambria Math" w:eastAsia="等线" w:hAnsi="Cambria Math" w:cs="Times New Roman"/>
                            </w:rPr>
                          </w:rPrChange>
                        </w:rPr>
                        <m:t>L</m:t>
                      </w:ins>
                    </m:r>
                  </m:sub>
                </m:sSub>
              </m:oMath>
            </m:oMathPara>
          </w:p>
        </w:tc>
        <w:tc>
          <w:tcPr>
            <w:tcW w:w="1659" w:type="dxa"/>
            <w:tcPrChange w:id="1035" w:author="帅 张" w:date="2025-12-22T20:59:00Z" w16du:dateUtc="2025-12-22T12:59:00Z">
              <w:tcPr>
                <w:tcW w:w="1659" w:type="dxa"/>
                <w:gridSpan w:val="2"/>
              </w:tcPr>
            </w:tcPrChange>
          </w:tcPr>
          <w:p w14:paraId="5E4D08F7" w14:textId="77777777" w:rsidR="000D685D" w:rsidRPr="00ED28FC" w:rsidRDefault="000D685D" w:rsidP="000D685D">
            <w:pPr>
              <w:spacing w:line="360" w:lineRule="auto"/>
              <w:jc w:val="center"/>
              <w:rPr>
                <w:ins w:id="1036" w:author="帅 张" w:date="2025-12-21T22:08:00Z" w16du:dateUtc="2025-12-21T14:08:00Z"/>
                <w:rFonts w:ascii="Cambria Math" w:hAnsi="Cambria Math" w:cs="Times New Roman"/>
                <w:color w:val="EE0000"/>
                <w:kern w:val="2"/>
                <w:sz w:val="22"/>
                <w:szCs w:val="22"/>
                <w:rPrChange w:id="1037" w:author="帅 张" w:date="2025-12-22T12:27:00Z" w16du:dateUtc="2025-12-22T04:27:00Z">
                  <w:rPr>
                    <w:ins w:id="1038" w:author="帅 张" w:date="2025-12-21T22:08:00Z" w16du:dateUtc="2025-12-21T14:08:00Z"/>
                    <w:rFonts w:ascii="Cambria Math" w:hAnsi="Cambria Math" w:cs="Times New Roman"/>
                    <w:kern w:val="2"/>
                    <w:sz w:val="22"/>
                    <w:szCs w:val="22"/>
                  </w:rPr>
                </w:rPrChange>
              </w:rPr>
            </w:pPr>
          </w:p>
        </w:tc>
        <w:tc>
          <w:tcPr>
            <w:tcW w:w="1659" w:type="dxa"/>
            <w:tcPrChange w:id="1039" w:author="帅 张" w:date="2025-12-22T20:59:00Z" w16du:dateUtc="2025-12-22T12:59:00Z">
              <w:tcPr>
                <w:tcW w:w="1659" w:type="dxa"/>
                <w:gridSpan w:val="2"/>
              </w:tcPr>
            </w:tcPrChange>
          </w:tcPr>
          <w:p w14:paraId="4C5DE32A" w14:textId="1FB71C5C" w:rsidR="000D685D" w:rsidRPr="00ED28FC" w:rsidRDefault="000D685D" w:rsidP="000D685D">
            <w:pPr>
              <w:spacing w:line="360" w:lineRule="auto"/>
              <w:jc w:val="center"/>
              <w:rPr>
                <w:ins w:id="1040" w:author="帅 张" w:date="2025-12-21T22:08:00Z" w16du:dateUtc="2025-12-21T14:08:00Z"/>
                <w:rFonts w:ascii="Cambria Math" w:hAnsi="Cambria Math" w:cs="Times New Roman"/>
                <w:color w:val="EE0000"/>
                <w:kern w:val="2"/>
                <w:sz w:val="22"/>
                <w:szCs w:val="22"/>
                <w:rPrChange w:id="1041" w:author="帅 张" w:date="2025-12-22T12:27:00Z" w16du:dateUtc="2025-12-22T04:27:00Z">
                  <w:rPr>
                    <w:ins w:id="1042" w:author="帅 张" w:date="2025-12-21T22:08:00Z" w16du:dateUtc="2025-12-21T14:08:00Z"/>
                    <w:rFonts w:ascii="Cambria Math" w:hAnsi="Cambria Math" w:cs="Times New Roman"/>
                    <w:kern w:val="2"/>
                    <w:sz w:val="22"/>
                    <w:szCs w:val="22"/>
                  </w:rPr>
                </w:rPrChange>
              </w:rPr>
            </w:pPr>
            <w:ins w:id="1043" w:author="帅 张" w:date="2025-12-21T22:30:00Z" w16du:dateUtc="2025-12-21T14:30:00Z">
              <w:r w:rsidRPr="00ED28FC">
                <w:rPr>
                  <w:rFonts w:hint="eastAsia"/>
                  <w:color w:val="EE0000"/>
                  <w:rPrChange w:id="1044" w:author="帅 张" w:date="2025-12-22T12:27:00Z" w16du:dateUtc="2025-12-22T04:27:00Z">
                    <w:rPr>
                      <w:rFonts w:hint="eastAsia"/>
                    </w:rPr>
                  </w:rPrChange>
                </w:rPr>
                <w:t>47.28%</w:t>
              </w:r>
            </w:ins>
          </w:p>
        </w:tc>
        <w:tc>
          <w:tcPr>
            <w:tcW w:w="1659" w:type="dxa"/>
            <w:tcPrChange w:id="1045" w:author="帅 张" w:date="2025-12-22T20:59:00Z" w16du:dateUtc="2025-12-22T12:59:00Z">
              <w:tcPr>
                <w:tcW w:w="1659" w:type="dxa"/>
                <w:gridSpan w:val="2"/>
              </w:tcPr>
            </w:tcPrChange>
          </w:tcPr>
          <w:p w14:paraId="48E0B0A1" w14:textId="5C51151B" w:rsidR="000D685D" w:rsidRPr="00ED28FC" w:rsidRDefault="000D685D" w:rsidP="000D685D">
            <w:pPr>
              <w:spacing w:line="360" w:lineRule="auto"/>
              <w:jc w:val="center"/>
              <w:rPr>
                <w:ins w:id="1046" w:author="帅 张" w:date="2025-12-21T22:08:00Z" w16du:dateUtc="2025-12-21T14:08:00Z"/>
                <w:rFonts w:ascii="Cambria Math" w:hAnsi="Cambria Math" w:cs="Times New Roman"/>
                <w:color w:val="EE0000"/>
                <w:kern w:val="2"/>
                <w:sz w:val="22"/>
                <w:szCs w:val="22"/>
                <w:rPrChange w:id="1047" w:author="帅 张" w:date="2025-12-22T12:27:00Z" w16du:dateUtc="2025-12-22T04:27:00Z">
                  <w:rPr>
                    <w:ins w:id="1048" w:author="帅 张" w:date="2025-12-21T22:08:00Z" w16du:dateUtc="2025-12-21T14:08:00Z"/>
                    <w:rFonts w:ascii="Cambria Math" w:hAnsi="Cambria Math" w:cs="Times New Roman"/>
                    <w:kern w:val="2"/>
                    <w:sz w:val="22"/>
                    <w:szCs w:val="22"/>
                  </w:rPr>
                </w:rPrChange>
              </w:rPr>
            </w:pPr>
            <w:ins w:id="1049" w:author="帅 张" w:date="2025-12-21T22:30:00Z" w16du:dateUtc="2025-12-21T14:30:00Z">
              <w:r w:rsidRPr="00ED28FC">
                <w:rPr>
                  <w:rFonts w:hint="eastAsia"/>
                  <w:color w:val="EE0000"/>
                  <w:rPrChange w:id="1050" w:author="帅 张" w:date="2025-12-22T12:27:00Z" w16du:dateUtc="2025-12-22T04:27:00Z">
                    <w:rPr>
                      <w:rFonts w:hint="eastAsia"/>
                    </w:rPr>
                  </w:rPrChange>
                </w:rPr>
                <w:t>56.12%</w:t>
              </w:r>
            </w:ins>
          </w:p>
        </w:tc>
        <w:tc>
          <w:tcPr>
            <w:tcW w:w="1660" w:type="dxa"/>
            <w:tcPrChange w:id="1051" w:author="帅 张" w:date="2025-12-22T20:59:00Z" w16du:dateUtc="2025-12-22T12:59:00Z">
              <w:tcPr>
                <w:tcW w:w="1660" w:type="dxa"/>
                <w:gridSpan w:val="2"/>
              </w:tcPr>
            </w:tcPrChange>
          </w:tcPr>
          <w:p w14:paraId="6EE4D951" w14:textId="76A7D202" w:rsidR="000D685D" w:rsidRPr="00ED28FC" w:rsidRDefault="000D685D" w:rsidP="000D685D">
            <w:pPr>
              <w:spacing w:line="360" w:lineRule="auto"/>
              <w:jc w:val="center"/>
              <w:rPr>
                <w:ins w:id="1052" w:author="帅 张" w:date="2025-12-21T22:08:00Z" w16du:dateUtc="2025-12-21T14:08:00Z"/>
                <w:rFonts w:ascii="Cambria Math" w:hAnsi="Cambria Math" w:cs="Times New Roman"/>
                <w:color w:val="EE0000"/>
                <w:kern w:val="2"/>
                <w:sz w:val="22"/>
                <w:szCs w:val="22"/>
                <w:rPrChange w:id="1053" w:author="帅 张" w:date="2025-12-22T12:27:00Z" w16du:dateUtc="2025-12-22T04:27:00Z">
                  <w:rPr>
                    <w:ins w:id="1054" w:author="帅 张" w:date="2025-12-21T22:08:00Z" w16du:dateUtc="2025-12-21T14:08:00Z"/>
                    <w:rFonts w:ascii="Cambria Math" w:hAnsi="Cambria Math" w:cs="Times New Roman"/>
                    <w:kern w:val="2"/>
                    <w:sz w:val="22"/>
                    <w:szCs w:val="22"/>
                  </w:rPr>
                </w:rPrChange>
              </w:rPr>
            </w:pPr>
            <w:ins w:id="1055" w:author="帅 张" w:date="2025-12-21T22:30:00Z" w16du:dateUtc="2025-12-21T14:30:00Z">
              <w:r w:rsidRPr="00ED28FC">
                <w:rPr>
                  <w:rFonts w:hint="eastAsia"/>
                  <w:color w:val="EE0000"/>
                  <w:rPrChange w:id="1056" w:author="帅 张" w:date="2025-12-22T12:27:00Z" w16du:dateUtc="2025-12-22T04:27:00Z">
                    <w:rPr>
                      <w:rFonts w:hint="eastAsia"/>
                    </w:rPr>
                  </w:rPrChange>
                </w:rPr>
                <w:t>26.34%</w:t>
              </w:r>
            </w:ins>
          </w:p>
        </w:tc>
      </w:tr>
      <w:tr w:rsidR="00ED28FC" w:rsidRPr="00ED28FC" w14:paraId="6B412C38" w14:textId="77777777" w:rsidTr="002F018A">
        <w:trPr>
          <w:ins w:id="1057" w:author="帅 张" w:date="2025-12-21T22:08:00Z"/>
          <w:trPrChange w:id="1058" w:author="帅 张" w:date="2025-12-22T20:59:00Z" w16du:dateUtc="2025-12-22T12:59:00Z">
            <w:trPr>
              <w:gridBefore w:val="1"/>
            </w:trPr>
          </w:trPrChange>
        </w:trPr>
        <w:tc>
          <w:tcPr>
            <w:tcW w:w="1659" w:type="dxa"/>
            <w:tcPrChange w:id="1059" w:author="帅 张" w:date="2025-12-22T20:59:00Z" w16du:dateUtc="2025-12-22T12:59:00Z">
              <w:tcPr>
                <w:tcW w:w="1659" w:type="dxa"/>
                <w:gridSpan w:val="2"/>
              </w:tcPr>
            </w:tcPrChange>
          </w:tcPr>
          <w:p w14:paraId="587C0D2B" w14:textId="54C408B4" w:rsidR="000D685D" w:rsidRPr="00ED28FC" w:rsidRDefault="000D685D" w:rsidP="000D685D">
            <w:pPr>
              <w:spacing w:line="360" w:lineRule="auto"/>
              <w:jc w:val="center"/>
              <w:rPr>
                <w:ins w:id="1060" w:author="帅 张" w:date="2025-12-21T22:08:00Z" w16du:dateUtc="2025-12-21T14:08:00Z"/>
                <w:rFonts w:ascii="Cambria Math" w:hAnsi="Cambria Math" w:cs="Times New Roman"/>
                <w:color w:val="EE0000"/>
                <w:rPrChange w:id="1061" w:author="帅 张" w:date="2025-12-22T12:27:00Z" w16du:dateUtc="2025-12-22T04:27:00Z">
                  <w:rPr>
                    <w:ins w:id="1062" w:author="帅 张" w:date="2025-12-21T22:08:00Z" w16du:dateUtc="2025-12-21T14:08:00Z"/>
                    <w:rFonts w:ascii="Cambria Math" w:hAnsi="Cambria Math" w:cs="Times New Roman"/>
                  </w:rPr>
                </w:rPrChange>
              </w:rPr>
            </w:pPr>
            <m:oMathPara>
              <m:oMath>
                <m:r>
                  <w:ins w:id="1063" w:author="帅 张" w:date="2025-12-21T22:09:00Z" w16du:dateUtc="2025-12-21T14:09:00Z">
                    <w:rPr>
                      <w:rFonts w:ascii="Cambria Math" w:eastAsia="等线" w:hAnsi="Cambria Math" w:cs="Times New Roman"/>
                      <w:color w:val="EE0000"/>
                      <w:rPrChange w:id="1064" w:author="帅 张" w:date="2025-12-22T12:27:00Z" w16du:dateUtc="2025-12-22T04:27:00Z">
                        <w:rPr>
                          <w:rFonts w:ascii="Cambria Math" w:eastAsia="等线" w:hAnsi="Cambria Math" w:cs="Times New Roman"/>
                        </w:rPr>
                      </w:rPrChange>
                    </w:rPr>
                    <m:t>G</m:t>
                  </w:ins>
                </m:r>
              </m:oMath>
            </m:oMathPara>
          </w:p>
        </w:tc>
        <w:tc>
          <w:tcPr>
            <w:tcW w:w="1659" w:type="dxa"/>
            <w:tcPrChange w:id="1065" w:author="帅 张" w:date="2025-12-22T20:59:00Z" w16du:dateUtc="2025-12-22T12:59:00Z">
              <w:tcPr>
                <w:tcW w:w="1659" w:type="dxa"/>
                <w:gridSpan w:val="2"/>
              </w:tcPr>
            </w:tcPrChange>
          </w:tcPr>
          <w:p w14:paraId="2A12085C" w14:textId="77777777" w:rsidR="000D685D" w:rsidRPr="00ED28FC" w:rsidRDefault="000D685D" w:rsidP="000D685D">
            <w:pPr>
              <w:spacing w:line="360" w:lineRule="auto"/>
              <w:jc w:val="center"/>
              <w:rPr>
                <w:ins w:id="1066" w:author="帅 张" w:date="2025-12-21T22:08:00Z" w16du:dateUtc="2025-12-21T14:08:00Z"/>
                <w:rFonts w:ascii="Cambria Math" w:hAnsi="Cambria Math" w:cs="Times New Roman"/>
                <w:color w:val="EE0000"/>
                <w:kern w:val="2"/>
                <w:sz w:val="22"/>
                <w:szCs w:val="22"/>
                <w:rPrChange w:id="1067" w:author="帅 张" w:date="2025-12-22T12:27:00Z" w16du:dateUtc="2025-12-22T04:27:00Z">
                  <w:rPr>
                    <w:ins w:id="1068" w:author="帅 张" w:date="2025-12-21T22:08:00Z" w16du:dateUtc="2025-12-21T14:08:00Z"/>
                    <w:rFonts w:ascii="Cambria Math" w:hAnsi="Cambria Math" w:cs="Times New Roman"/>
                    <w:kern w:val="2"/>
                    <w:sz w:val="22"/>
                    <w:szCs w:val="22"/>
                  </w:rPr>
                </w:rPrChange>
              </w:rPr>
            </w:pPr>
          </w:p>
        </w:tc>
        <w:tc>
          <w:tcPr>
            <w:tcW w:w="1659" w:type="dxa"/>
            <w:tcPrChange w:id="1069" w:author="帅 张" w:date="2025-12-22T20:59:00Z" w16du:dateUtc="2025-12-22T12:59:00Z">
              <w:tcPr>
                <w:tcW w:w="1659" w:type="dxa"/>
                <w:gridSpan w:val="2"/>
              </w:tcPr>
            </w:tcPrChange>
          </w:tcPr>
          <w:p w14:paraId="10D76DD1" w14:textId="229462D1" w:rsidR="000D685D" w:rsidRPr="00ED28FC" w:rsidRDefault="000D685D" w:rsidP="000D685D">
            <w:pPr>
              <w:spacing w:line="360" w:lineRule="auto"/>
              <w:jc w:val="center"/>
              <w:rPr>
                <w:ins w:id="1070" w:author="帅 张" w:date="2025-12-21T22:08:00Z" w16du:dateUtc="2025-12-21T14:08:00Z"/>
                <w:rFonts w:ascii="Cambria Math" w:hAnsi="Cambria Math" w:cs="Times New Roman"/>
                <w:color w:val="EE0000"/>
                <w:kern w:val="2"/>
                <w:sz w:val="22"/>
                <w:szCs w:val="22"/>
                <w:rPrChange w:id="1071" w:author="帅 张" w:date="2025-12-22T12:27:00Z" w16du:dateUtc="2025-12-22T04:27:00Z">
                  <w:rPr>
                    <w:ins w:id="1072" w:author="帅 张" w:date="2025-12-21T22:08:00Z" w16du:dateUtc="2025-12-21T14:08:00Z"/>
                    <w:rFonts w:ascii="Cambria Math" w:hAnsi="Cambria Math" w:cs="Times New Roman"/>
                    <w:kern w:val="2"/>
                    <w:sz w:val="22"/>
                    <w:szCs w:val="22"/>
                  </w:rPr>
                </w:rPrChange>
              </w:rPr>
            </w:pPr>
            <w:ins w:id="1073" w:author="帅 张" w:date="2025-12-21T22:30:00Z" w16du:dateUtc="2025-12-21T14:30:00Z">
              <w:r w:rsidRPr="00ED28FC">
                <w:rPr>
                  <w:rFonts w:hint="eastAsia"/>
                  <w:color w:val="EE0000"/>
                  <w:rPrChange w:id="1074" w:author="帅 张" w:date="2025-12-22T12:27:00Z" w16du:dateUtc="2025-12-22T04:27:00Z">
                    <w:rPr>
                      <w:rFonts w:hint="eastAsia"/>
                    </w:rPr>
                  </w:rPrChange>
                </w:rPr>
                <w:t>37.15%</w:t>
              </w:r>
            </w:ins>
          </w:p>
        </w:tc>
        <w:tc>
          <w:tcPr>
            <w:tcW w:w="1659" w:type="dxa"/>
            <w:tcPrChange w:id="1075" w:author="帅 张" w:date="2025-12-22T20:59:00Z" w16du:dateUtc="2025-12-22T12:59:00Z">
              <w:tcPr>
                <w:tcW w:w="1659" w:type="dxa"/>
                <w:gridSpan w:val="2"/>
              </w:tcPr>
            </w:tcPrChange>
          </w:tcPr>
          <w:p w14:paraId="339CADD6" w14:textId="58E02878" w:rsidR="000D685D" w:rsidRPr="00ED28FC" w:rsidRDefault="000D685D" w:rsidP="000D685D">
            <w:pPr>
              <w:spacing w:line="360" w:lineRule="auto"/>
              <w:jc w:val="center"/>
              <w:rPr>
                <w:ins w:id="1076" w:author="帅 张" w:date="2025-12-21T22:08:00Z" w16du:dateUtc="2025-12-21T14:08:00Z"/>
                <w:rFonts w:ascii="Cambria Math" w:hAnsi="Cambria Math" w:cs="Times New Roman"/>
                <w:color w:val="EE0000"/>
                <w:kern w:val="2"/>
                <w:sz w:val="22"/>
                <w:szCs w:val="22"/>
                <w:rPrChange w:id="1077" w:author="帅 张" w:date="2025-12-22T12:27:00Z" w16du:dateUtc="2025-12-22T04:27:00Z">
                  <w:rPr>
                    <w:ins w:id="1078" w:author="帅 张" w:date="2025-12-21T22:08:00Z" w16du:dateUtc="2025-12-21T14:08:00Z"/>
                    <w:rFonts w:ascii="Cambria Math" w:hAnsi="Cambria Math" w:cs="Times New Roman"/>
                    <w:kern w:val="2"/>
                    <w:sz w:val="22"/>
                    <w:szCs w:val="22"/>
                  </w:rPr>
                </w:rPrChange>
              </w:rPr>
            </w:pPr>
            <w:ins w:id="1079" w:author="帅 张" w:date="2025-12-21T22:30:00Z" w16du:dateUtc="2025-12-21T14:30:00Z">
              <w:r w:rsidRPr="00ED28FC">
                <w:rPr>
                  <w:rFonts w:hint="eastAsia"/>
                  <w:color w:val="EE0000"/>
                  <w:rPrChange w:id="1080" w:author="帅 张" w:date="2025-12-22T12:27:00Z" w16du:dateUtc="2025-12-22T04:27:00Z">
                    <w:rPr>
                      <w:rFonts w:hint="eastAsia"/>
                    </w:rPr>
                  </w:rPrChange>
                </w:rPr>
                <w:t>62.24%</w:t>
              </w:r>
            </w:ins>
          </w:p>
        </w:tc>
        <w:tc>
          <w:tcPr>
            <w:tcW w:w="1660" w:type="dxa"/>
            <w:tcPrChange w:id="1081" w:author="帅 张" w:date="2025-12-22T20:59:00Z" w16du:dateUtc="2025-12-22T12:59:00Z">
              <w:tcPr>
                <w:tcW w:w="1660" w:type="dxa"/>
                <w:gridSpan w:val="2"/>
              </w:tcPr>
            </w:tcPrChange>
          </w:tcPr>
          <w:p w14:paraId="1CC5CC73" w14:textId="29253E17" w:rsidR="000D685D" w:rsidRPr="00ED28FC" w:rsidRDefault="000D685D" w:rsidP="000D685D">
            <w:pPr>
              <w:spacing w:line="360" w:lineRule="auto"/>
              <w:jc w:val="center"/>
              <w:rPr>
                <w:ins w:id="1082" w:author="帅 张" w:date="2025-12-21T22:08:00Z" w16du:dateUtc="2025-12-21T14:08:00Z"/>
                <w:rFonts w:ascii="Cambria Math" w:hAnsi="Cambria Math" w:cs="Times New Roman"/>
                <w:color w:val="EE0000"/>
                <w:kern w:val="2"/>
                <w:sz w:val="22"/>
                <w:szCs w:val="22"/>
                <w:rPrChange w:id="1083" w:author="帅 张" w:date="2025-12-22T12:27:00Z" w16du:dateUtc="2025-12-22T04:27:00Z">
                  <w:rPr>
                    <w:ins w:id="1084" w:author="帅 张" w:date="2025-12-21T22:08:00Z" w16du:dateUtc="2025-12-21T14:08:00Z"/>
                    <w:rFonts w:ascii="Cambria Math" w:hAnsi="Cambria Math" w:cs="Times New Roman"/>
                    <w:kern w:val="2"/>
                    <w:sz w:val="22"/>
                    <w:szCs w:val="22"/>
                  </w:rPr>
                </w:rPrChange>
              </w:rPr>
            </w:pPr>
            <w:ins w:id="1085" w:author="帅 张" w:date="2025-12-21T22:30:00Z" w16du:dateUtc="2025-12-21T14:30:00Z">
              <w:r w:rsidRPr="00ED28FC">
                <w:rPr>
                  <w:rFonts w:hint="eastAsia"/>
                  <w:color w:val="EE0000"/>
                  <w:rPrChange w:id="1086" w:author="帅 张" w:date="2025-12-22T12:27:00Z" w16du:dateUtc="2025-12-22T04:27:00Z">
                    <w:rPr>
                      <w:rFonts w:hint="eastAsia"/>
                    </w:rPr>
                  </w:rPrChange>
                </w:rPr>
                <w:t>32.83%</w:t>
              </w:r>
            </w:ins>
          </w:p>
        </w:tc>
      </w:tr>
      <w:tr w:rsidR="00ED28FC" w:rsidRPr="00ED28FC" w14:paraId="14D93D28" w14:textId="77777777" w:rsidTr="002F018A">
        <w:trPr>
          <w:ins w:id="1087" w:author="帅 张" w:date="2025-12-21T22:39:00Z"/>
          <w:trPrChange w:id="1088" w:author="帅 张" w:date="2025-12-22T20:59:00Z" w16du:dateUtc="2025-12-22T12:59:00Z">
            <w:trPr>
              <w:gridBefore w:val="1"/>
            </w:trPr>
          </w:trPrChange>
        </w:trPr>
        <w:tc>
          <w:tcPr>
            <w:tcW w:w="1659" w:type="dxa"/>
            <w:tcPrChange w:id="1089" w:author="帅 张" w:date="2025-12-22T20:59:00Z" w16du:dateUtc="2025-12-22T12:59:00Z">
              <w:tcPr>
                <w:tcW w:w="1659" w:type="dxa"/>
                <w:gridSpan w:val="2"/>
              </w:tcPr>
            </w:tcPrChange>
          </w:tcPr>
          <w:p w14:paraId="1C6B9AC5" w14:textId="690CDA1A" w:rsidR="00D55886" w:rsidRPr="00ED28FC" w:rsidRDefault="00D55886" w:rsidP="000D685D">
            <w:pPr>
              <w:spacing w:line="360" w:lineRule="auto"/>
              <w:jc w:val="center"/>
              <w:rPr>
                <w:ins w:id="1090" w:author="帅 张" w:date="2025-12-21T22:39:00Z" w16du:dateUtc="2025-12-21T14:39:00Z"/>
                <w:rFonts w:ascii="Cambria Math" w:hAnsi="Cambria Math" w:cs="Times New Roman"/>
                <w:color w:val="EE0000"/>
                <w:rPrChange w:id="1091" w:author="帅 张" w:date="2025-12-22T12:27:00Z" w16du:dateUtc="2025-12-22T04:27:00Z">
                  <w:rPr>
                    <w:ins w:id="1092" w:author="帅 张" w:date="2025-12-21T22:39:00Z" w16du:dateUtc="2025-12-21T14:39:00Z"/>
                    <w:rFonts w:ascii="Cambria Math" w:hAnsi="Cambria Math" w:cs="Times New Roman"/>
                  </w:rPr>
                </w:rPrChange>
              </w:rPr>
            </w:pPr>
            <w:ins w:id="1093" w:author="帅 张" w:date="2025-12-21T22:39:00Z" w16du:dateUtc="2025-12-21T14:39:00Z">
              <w:r w:rsidRPr="00ED28FC">
                <w:rPr>
                  <w:rFonts w:ascii="Cambria Math" w:hAnsi="Cambria Math" w:cs="Times New Roman" w:hint="eastAsia"/>
                  <w:color w:val="EE0000"/>
                  <w:rPrChange w:id="1094" w:author="帅 张" w:date="2025-12-22T12:27:00Z" w16du:dateUtc="2025-12-22T04:27:00Z">
                    <w:rPr>
                      <w:rFonts w:ascii="Cambria Math" w:hAnsi="Cambria Math" w:cs="Times New Roman" w:hint="eastAsia"/>
                    </w:rPr>
                  </w:rPrChange>
                </w:rPr>
                <w:t>Mean</w:t>
              </w:r>
            </w:ins>
          </w:p>
        </w:tc>
        <w:tc>
          <w:tcPr>
            <w:tcW w:w="1659" w:type="dxa"/>
            <w:tcPrChange w:id="1095" w:author="帅 张" w:date="2025-12-22T20:59:00Z" w16du:dateUtc="2025-12-22T12:59:00Z">
              <w:tcPr>
                <w:tcW w:w="1659" w:type="dxa"/>
                <w:gridSpan w:val="2"/>
              </w:tcPr>
            </w:tcPrChange>
          </w:tcPr>
          <w:p w14:paraId="671D2B57" w14:textId="3179E627" w:rsidR="00D55886" w:rsidRPr="00ED28FC" w:rsidRDefault="00D55886" w:rsidP="000D685D">
            <w:pPr>
              <w:spacing w:line="360" w:lineRule="auto"/>
              <w:jc w:val="center"/>
              <w:rPr>
                <w:ins w:id="1096" w:author="帅 张" w:date="2025-12-21T22:39:00Z" w16du:dateUtc="2025-12-21T14:39:00Z"/>
                <w:rFonts w:ascii="Cambria Math" w:hAnsi="Cambria Math" w:cs="Times New Roman"/>
                <w:color w:val="EE0000"/>
                <w:kern w:val="2"/>
                <w:sz w:val="22"/>
                <w:szCs w:val="22"/>
                <w:rPrChange w:id="1097" w:author="帅 张" w:date="2025-12-22T12:27:00Z" w16du:dateUtc="2025-12-22T04:27:00Z">
                  <w:rPr>
                    <w:ins w:id="1098" w:author="帅 张" w:date="2025-12-21T22:39:00Z" w16du:dateUtc="2025-12-21T14:39:00Z"/>
                    <w:rFonts w:ascii="Cambria Math" w:hAnsi="Cambria Math" w:cs="Times New Roman"/>
                    <w:kern w:val="2"/>
                    <w:sz w:val="22"/>
                    <w:szCs w:val="22"/>
                  </w:rPr>
                </w:rPrChange>
              </w:rPr>
            </w:pPr>
            <w:ins w:id="1099" w:author="帅 张" w:date="2025-12-21T22:39:00Z" w16du:dateUtc="2025-12-21T14:39:00Z">
              <w:r w:rsidRPr="00ED28FC">
                <w:rPr>
                  <w:rFonts w:ascii="Cambria Math" w:hAnsi="Cambria Math" w:cs="Times New Roman" w:hint="eastAsia"/>
                  <w:color w:val="EE0000"/>
                  <w:kern w:val="2"/>
                  <w:sz w:val="22"/>
                  <w:szCs w:val="22"/>
                  <w:rPrChange w:id="1100" w:author="帅 张" w:date="2025-12-22T12:27:00Z" w16du:dateUtc="2025-12-22T04:27:00Z">
                    <w:rPr>
                      <w:rFonts w:ascii="Cambria Math" w:hAnsi="Cambria Math" w:cs="Times New Roman" w:hint="eastAsia"/>
                      <w:kern w:val="2"/>
                      <w:sz w:val="22"/>
                      <w:szCs w:val="22"/>
                    </w:rPr>
                  </w:rPrChange>
                </w:rPr>
                <w:t>20.33%</w:t>
              </w:r>
            </w:ins>
          </w:p>
        </w:tc>
        <w:tc>
          <w:tcPr>
            <w:tcW w:w="1659" w:type="dxa"/>
            <w:tcPrChange w:id="1101" w:author="帅 张" w:date="2025-12-22T20:59:00Z" w16du:dateUtc="2025-12-22T12:59:00Z">
              <w:tcPr>
                <w:tcW w:w="1659" w:type="dxa"/>
                <w:gridSpan w:val="2"/>
              </w:tcPr>
            </w:tcPrChange>
          </w:tcPr>
          <w:p w14:paraId="65149626" w14:textId="10CC6C28" w:rsidR="00D55886" w:rsidRPr="00ED28FC" w:rsidRDefault="00D55886" w:rsidP="000D685D">
            <w:pPr>
              <w:spacing w:line="360" w:lineRule="auto"/>
              <w:jc w:val="center"/>
              <w:rPr>
                <w:ins w:id="1102" w:author="帅 张" w:date="2025-12-21T22:39:00Z" w16du:dateUtc="2025-12-21T14:39:00Z"/>
                <w:rFonts w:hint="eastAsia"/>
                <w:color w:val="EE0000"/>
                <w:rPrChange w:id="1103" w:author="帅 张" w:date="2025-12-22T12:27:00Z" w16du:dateUtc="2025-12-22T04:27:00Z">
                  <w:rPr>
                    <w:ins w:id="1104" w:author="帅 张" w:date="2025-12-21T22:39:00Z" w16du:dateUtc="2025-12-21T14:39:00Z"/>
                    <w:rFonts w:hint="eastAsia"/>
                  </w:rPr>
                </w:rPrChange>
              </w:rPr>
            </w:pPr>
            <w:ins w:id="1105" w:author="帅 张" w:date="2025-12-21T22:39:00Z" w16du:dateUtc="2025-12-21T14:39:00Z">
              <w:r w:rsidRPr="00ED28FC">
                <w:rPr>
                  <w:rFonts w:hint="eastAsia"/>
                  <w:color w:val="EE0000"/>
                  <w:rPrChange w:id="1106" w:author="帅 张" w:date="2025-12-22T12:27:00Z" w16du:dateUtc="2025-12-22T04:27:00Z">
                    <w:rPr>
                      <w:rFonts w:hint="eastAsia"/>
                    </w:rPr>
                  </w:rPrChange>
                </w:rPr>
                <w:t>35.90%</w:t>
              </w:r>
            </w:ins>
          </w:p>
        </w:tc>
        <w:tc>
          <w:tcPr>
            <w:tcW w:w="1659" w:type="dxa"/>
            <w:tcPrChange w:id="1107" w:author="帅 张" w:date="2025-12-22T20:59:00Z" w16du:dateUtc="2025-12-22T12:59:00Z">
              <w:tcPr>
                <w:tcW w:w="1659" w:type="dxa"/>
                <w:gridSpan w:val="2"/>
              </w:tcPr>
            </w:tcPrChange>
          </w:tcPr>
          <w:p w14:paraId="61D11F12" w14:textId="3031A900" w:rsidR="00D55886" w:rsidRPr="00ED28FC" w:rsidRDefault="00D55886" w:rsidP="000D685D">
            <w:pPr>
              <w:spacing w:line="360" w:lineRule="auto"/>
              <w:jc w:val="center"/>
              <w:rPr>
                <w:ins w:id="1108" w:author="帅 张" w:date="2025-12-21T22:39:00Z" w16du:dateUtc="2025-12-21T14:39:00Z"/>
                <w:rFonts w:hint="eastAsia"/>
                <w:color w:val="EE0000"/>
                <w:rPrChange w:id="1109" w:author="帅 张" w:date="2025-12-22T12:27:00Z" w16du:dateUtc="2025-12-22T04:27:00Z">
                  <w:rPr>
                    <w:ins w:id="1110" w:author="帅 张" w:date="2025-12-21T22:39:00Z" w16du:dateUtc="2025-12-21T14:39:00Z"/>
                    <w:rFonts w:hint="eastAsia"/>
                  </w:rPr>
                </w:rPrChange>
              </w:rPr>
            </w:pPr>
            <w:ins w:id="1111" w:author="帅 张" w:date="2025-12-21T22:39:00Z" w16du:dateUtc="2025-12-21T14:39:00Z">
              <w:r w:rsidRPr="00ED28FC">
                <w:rPr>
                  <w:rFonts w:hint="eastAsia"/>
                  <w:color w:val="EE0000"/>
                  <w:rPrChange w:id="1112" w:author="帅 张" w:date="2025-12-22T12:27:00Z" w16du:dateUtc="2025-12-22T04:27:00Z">
                    <w:rPr>
                      <w:rFonts w:hint="eastAsia"/>
                    </w:rPr>
                  </w:rPrChange>
                </w:rPr>
                <w:t>46.84%</w:t>
              </w:r>
            </w:ins>
          </w:p>
        </w:tc>
        <w:tc>
          <w:tcPr>
            <w:tcW w:w="1660" w:type="dxa"/>
            <w:tcPrChange w:id="1113" w:author="帅 张" w:date="2025-12-22T20:59:00Z" w16du:dateUtc="2025-12-22T12:59:00Z">
              <w:tcPr>
                <w:tcW w:w="1660" w:type="dxa"/>
                <w:gridSpan w:val="2"/>
              </w:tcPr>
            </w:tcPrChange>
          </w:tcPr>
          <w:p w14:paraId="2EA1EBA1" w14:textId="7317F8D6" w:rsidR="00D55886" w:rsidRPr="00ED28FC" w:rsidRDefault="00D55886" w:rsidP="000D685D">
            <w:pPr>
              <w:spacing w:line="360" w:lineRule="auto"/>
              <w:jc w:val="center"/>
              <w:rPr>
                <w:ins w:id="1114" w:author="帅 张" w:date="2025-12-21T22:39:00Z" w16du:dateUtc="2025-12-21T14:39:00Z"/>
                <w:rFonts w:hint="eastAsia"/>
                <w:color w:val="EE0000"/>
                <w:rPrChange w:id="1115" w:author="帅 张" w:date="2025-12-22T12:27:00Z" w16du:dateUtc="2025-12-22T04:27:00Z">
                  <w:rPr>
                    <w:ins w:id="1116" w:author="帅 张" w:date="2025-12-21T22:39:00Z" w16du:dateUtc="2025-12-21T14:39:00Z"/>
                    <w:rFonts w:hint="eastAsia"/>
                  </w:rPr>
                </w:rPrChange>
              </w:rPr>
            </w:pPr>
            <w:ins w:id="1117" w:author="帅 张" w:date="2025-12-21T22:40:00Z" w16du:dateUtc="2025-12-21T14:40:00Z">
              <w:r w:rsidRPr="00ED28FC">
                <w:rPr>
                  <w:rFonts w:hint="eastAsia"/>
                  <w:color w:val="EE0000"/>
                  <w:rPrChange w:id="1118" w:author="帅 张" w:date="2025-12-22T12:27:00Z" w16du:dateUtc="2025-12-22T04:27:00Z">
                    <w:rPr>
                      <w:rFonts w:hint="eastAsia"/>
                    </w:rPr>
                  </w:rPrChange>
                </w:rPr>
                <w:t>19.23%</w:t>
              </w:r>
            </w:ins>
          </w:p>
        </w:tc>
      </w:tr>
    </w:tbl>
    <w:p w14:paraId="08CFE063" w14:textId="0A037FB2" w:rsidR="00ED28FC" w:rsidRPr="00ED28FC" w:rsidRDefault="00ED28FC" w:rsidP="00801EA0">
      <w:pPr>
        <w:spacing w:line="360" w:lineRule="auto"/>
        <w:ind w:firstLineChars="200" w:firstLine="440"/>
        <w:jc w:val="both"/>
        <w:rPr>
          <w:rFonts w:ascii="Cambria Math" w:hAnsi="Cambria Math" w:cs="Times New Roman"/>
          <w:color w:val="EE0000"/>
          <w:kern w:val="2"/>
          <w:sz w:val="22"/>
          <w:szCs w:val="22"/>
          <w:rPrChange w:id="1119" w:author="帅 张" w:date="2025-12-22T12:26:00Z" w16du:dateUtc="2025-12-22T04:26:00Z">
            <w:rPr>
              <w:rFonts w:ascii="Cambria Math" w:hAnsi="Cambria Math" w:cs="Times New Roman"/>
              <w:kern w:val="2"/>
              <w:sz w:val="22"/>
              <w:szCs w:val="22"/>
            </w:rPr>
          </w:rPrChange>
        </w:rPr>
      </w:pPr>
      <w:ins w:id="1120" w:author="帅 张" w:date="2025-12-22T12:31:00Z">
        <w:r w:rsidRPr="00ED28FC">
          <w:rPr>
            <w:rFonts w:ascii="Cambria Math" w:hAnsi="Cambria Math" w:cs="Times New Roman"/>
            <w:color w:val="EE0000"/>
            <w:kern w:val="2"/>
            <w:sz w:val="22"/>
            <w:szCs w:val="22"/>
          </w:rPr>
          <w:t xml:space="preserve">Across the ten thermophysical properties, applying the proposed referencing strategies leads to substantial and broadly consistent reductions in prediction error for the majority of model–property combinations. Using Strategy I, the average MSE decreases by </w:t>
        </w:r>
        <w:r w:rsidRPr="00ED28FC">
          <w:rPr>
            <w:rFonts w:ascii="Cambria Math" w:hAnsi="Cambria Math" w:cs="Times New Roman"/>
            <w:b/>
            <w:bCs/>
            <w:color w:val="EE0000"/>
            <w:kern w:val="2"/>
            <w:sz w:val="22"/>
            <w:szCs w:val="22"/>
          </w:rPr>
          <w:t>19.23%</w:t>
        </w:r>
        <w:r w:rsidRPr="00ED28FC">
          <w:rPr>
            <w:rFonts w:ascii="Cambria Math" w:hAnsi="Cambria Math" w:cs="Times New Roman"/>
            <w:color w:val="EE0000"/>
            <w:kern w:val="2"/>
            <w:sz w:val="22"/>
            <w:szCs w:val="22"/>
          </w:rPr>
          <w:t xml:space="preserve"> for QSPR-based models, </w:t>
        </w:r>
        <w:r w:rsidRPr="00ED28FC">
          <w:rPr>
            <w:rFonts w:ascii="Cambria Math" w:hAnsi="Cambria Math" w:cs="Times New Roman"/>
            <w:b/>
            <w:bCs/>
            <w:color w:val="EE0000"/>
            <w:kern w:val="2"/>
            <w:sz w:val="22"/>
            <w:szCs w:val="22"/>
          </w:rPr>
          <w:t>20.33%</w:t>
        </w:r>
        <w:r w:rsidRPr="00ED28FC">
          <w:rPr>
            <w:rFonts w:ascii="Cambria Math" w:hAnsi="Cambria Math" w:cs="Times New Roman"/>
            <w:color w:val="EE0000"/>
            <w:kern w:val="2"/>
            <w:sz w:val="22"/>
            <w:szCs w:val="22"/>
          </w:rPr>
          <w:t xml:space="preserve"> for explicit regression models, and </w:t>
        </w:r>
        <w:r w:rsidRPr="00ED28FC">
          <w:rPr>
            <w:rFonts w:ascii="Cambria Math" w:hAnsi="Cambria Math" w:cs="Times New Roman"/>
            <w:b/>
            <w:bCs/>
            <w:color w:val="EE0000"/>
            <w:kern w:val="2"/>
            <w:sz w:val="22"/>
            <w:szCs w:val="22"/>
          </w:rPr>
          <w:t>35.90%</w:t>
        </w:r>
        <w:r w:rsidRPr="00ED28FC">
          <w:rPr>
            <w:rFonts w:ascii="Cambria Math" w:hAnsi="Cambria Math" w:cs="Times New Roman"/>
            <w:color w:val="EE0000"/>
            <w:kern w:val="2"/>
            <w:sz w:val="22"/>
            <w:szCs w:val="22"/>
          </w:rPr>
          <w:t xml:space="preserve"> for implicit black-box ML models. For the implicit ML models, Strategy II yields an even larger overall benefit, with the mean MSE reduction reaching </w:t>
        </w:r>
        <w:r w:rsidRPr="00ED28FC">
          <w:rPr>
            <w:rFonts w:ascii="Cambria Math" w:hAnsi="Cambria Math" w:cs="Times New Roman"/>
            <w:b/>
            <w:bCs/>
            <w:color w:val="EE0000"/>
            <w:kern w:val="2"/>
            <w:sz w:val="22"/>
            <w:szCs w:val="22"/>
          </w:rPr>
          <w:t>46.84%</w:t>
        </w:r>
        <w:r w:rsidRPr="00ED28FC">
          <w:rPr>
            <w:rFonts w:ascii="Cambria Math" w:hAnsi="Cambria Math" w:cs="Times New Roman"/>
            <w:color w:val="EE0000"/>
            <w:kern w:val="2"/>
            <w:sz w:val="22"/>
            <w:szCs w:val="22"/>
          </w:rPr>
          <w:t>.</w:t>
        </w:r>
      </w:ins>
    </w:p>
    <w:p w14:paraId="491DE5FF" w14:textId="300B1CD5" w:rsidR="005A24F6" w:rsidRPr="009D74E6" w:rsidRDefault="005A24F6" w:rsidP="00801EA0">
      <w:pPr>
        <w:spacing w:line="360" w:lineRule="auto"/>
        <w:ind w:firstLineChars="200" w:firstLine="440"/>
        <w:jc w:val="both"/>
        <w:rPr>
          <w:rFonts w:ascii="Cambria Math" w:hAnsi="Cambria Math" w:cs="Times New Roman"/>
          <w:kern w:val="2"/>
          <w:sz w:val="22"/>
          <w:szCs w:val="22"/>
        </w:rPr>
      </w:pPr>
      <w:commentRangeStart w:id="1121"/>
      <w:r w:rsidRPr="009D74E6">
        <w:rPr>
          <w:rFonts w:ascii="Cambria Math" w:hAnsi="Cambria Math" w:cs="Times New Roman" w:hint="eastAsia"/>
          <w:kern w:val="2"/>
          <w:sz w:val="22"/>
          <w:szCs w:val="22"/>
        </w:rPr>
        <w:t xml:space="preserve">However, a few exceptions can be noted for specific properties, namely </w:t>
      </w:r>
      <w:r w:rsidR="00076D8B" w:rsidRPr="009D74E6">
        <w:rPr>
          <w:rFonts w:ascii="Cambria Math" w:hAnsi="Cambria Math" w:cs="Times New Roman" w:hint="eastAsia"/>
          <w:kern w:val="2"/>
          <w:sz w:val="22"/>
          <w:szCs w:val="22"/>
        </w:rPr>
        <w:t>heat capacity</w:t>
      </w:r>
      <w:r w:rsidRPr="009D74E6">
        <w:rPr>
          <w:rFonts w:ascii="Cambria Math" w:hAnsi="Cambria Math" w:cs="Times New Roman" w:hint="eastAsia"/>
          <w:kern w:val="2"/>
          <w:sz w:val="22"/>
          <w:szCs w:val="22"/>
        </w:rPr>
        <w:t xml:space="preserve">, </w:t>
      </w:r>
      <w:commentRangeEnd w:id="1121"/>
      <w:r w:rsidR="00825A19">
        <w:rPr>
          <w:rStyle w:val="af9"/>
          <w:rFonts w:asciiTheme="minorHAnsi" w:eastAsiaTheme="minorEastAsia" w:hAnsiTheme="minorHAnsi" w:cstheme="minorBidi"/>
          <w:kern w:val="2"/>
          <w14:ligatures w14:val="standardContextual"/>
        </w:rPr>
        <w:commentReference w:id="1121"/>
      </w:r>
      <w:r w:rsidR="00076D8B" w:rsidRPr="009D74E6">
        <w:rPr>
          <w:rFonts w:ascii="Cambria Math" w:hAnsi="Cambria Math" w:cs="Times New Roman" w:hint="eastAsia"/>
          <w:kern w:val="2"/>
          <w:sz w:val="22"/>
          <w:szCs w:val="22"/>
        </w:rPr>
        <w:t xml:space="preserve">heat </w:t>
      </w:r>
      <w:r w:rsidRPr="009D74E6">
        <w:rPr>
          <w:rFonts w:ascii="Cambria Math" w:hAnsi="Cambria Math" w:cs="Times New Roman" w:hint="eastAsia"/>
          <w:kern w:val="2"/>
          <w:sz w:val="22"/>
          <w:szCs w:val="22"/>
        </w:rPr>
        <w:t xml:space="preserve">of </w:t>
      </w:r>
      <w:r w:rsidR="00076D8B" w:rsidRPr="009D74E6">
        <w:rPr>
          <w:rFonts w:ascii="Cambria Math" w:hAnsi="Cambria Math" w:cs="Times New Roman" w:hint="eastAsia"/>
          <w:kern w:val="2"/>
          <w:sz w:val="22"/>
          <w:szCs w:val="22"/>
        </w:rPr>
        <w:t>vaporization</w:t>
      </w:r>
      <w:r w:rsidRPr="009D74E6">
        <w:rPr>
          <w:rFonts w:ascii="Cambria Math" w:hAnsi="Cambria Math" w:cs="Times New Roman" w:hint="eastAsia"/>
          <w:kern w:val="2"/>
          <w:sz w:val="22"/>
          <w:szCs w:val="22"/>
        </w:rPr>
        <w:t xml:space="preserve">, and </w:t>
      </w:r>
      <w:r w:rsidR="00076D8B" w:rsidRPr="009D74E6">
        <w:rPr>
          <w:rFonts w:ascii="Cambria Math" w:hAnsi="Cambria Math" w:cs="Times New Roman" w:hint="eastAsia"/>
          <w:kern w:val="2"/>
          <w:sz w:val="22"/>
          <w:szCs w:val="22"/>
        </w:rPr>
        <w:t>pure component enthalpy</w:t>
      </w:r>
      <w:r w:rsidRPr="009D74E6">
        <w:rPr>
          <w:rFonts w:ascii="Cambria Math" w:hAnsi="Cambria Math" w:cs="Times New Roman" w:hint="eastAsia"/>
          <w:kern w:val="2"/>
          <w:sz w:val="22"/>
          <w:szCs w:val="22"/>
        </w:rPr>
        <w:t xml:space="preserve">, where the original models occasionally yield a marginally higher count of accurate predictions. This nuanced behavior can be attributed to the inherent linearity of the underlying property data, as detailed in Table 1. For </w:t>
      </w:r>
      <w:r w:rsidR="00076D8B" w:rsidRPr="009D74E6">
        <w:rPr>
          <w:rFonts w:ascii="Cambria Math" w:hAnsi="Cambria Math" w:cs="Times New Roman" w:hint="eastAsia"/>
          <w:kern w:val="2"/>
          <w:sz w:val="22"/>
          <w:szCs w:val="22"/>
        </w:rPr>
        <w:t xml:space="preserve">heat capacity </w:t>
      </w:r>
      <w:r w:rsidRPr="009D74E6">
        <w:rPr>
          <w:rFonts w:ascii="Cambria Math" w:hAnsi="Cambria Math" w:cs="Times New Roman" w:hint="eastAsia"/>
          <w:kern w:val="2"/>
          <w:sz w:val="22"/>
          <w:szCs w:val="22"/>
        </w:rPr>
        <w:t xml:space="preserve">and </w:t>
      </w:r>
      <w:r w:rsidR="00076D8B" w:rsidRPr="009D74E6">
        <w:rPr>
          <w:rFonts w:ascii="Cambria Math" w:hAnsi="Cambria Math" w:cs="Times New Roman" w:hint="eastAsia"/>
          <w:kern w:val="2"/>
          <w:sz w:val="22"/>
          <w:szCs w:val="22"/>
        </w:rPr>
        <w:t xml:space="preserve">heat </w:t>
      </w:r>
      <w:r w:rsidRPr="009D74E6">
        <w:rPr>
          <w:rFonts w:ascii="Cambria Math" w:hAnsi="Cambria Math" w:cs="Times New Roman" w:hint="eastAsia"/>
          <w:kern w:val="2"/>
          <w:sz w:val="22"/>
          <w:szCs w:val="22"/>
        </w:rPr>
        <w:t xml:space="preserve">of </w:t>
      </w:r>
      <w:r w:rsidR="00076D8B" w:rsidRPr="009D74E6">
        <w:rPr>
          <w:rFonts w:ascii="Cambria Math" w:hAnsi="Cambria Math" w:cs="Times New Roman" w:hint="eastAsia"/>
          <w:kern w:val="2"/>
          <w:sz w:val="22"/>
          <w:szCs w:val="22"/>
        </w:rPr>
        <w:t>vaporization</w:t>
      </w:r>
      <w:r w:rsidRPr="009D74E6">
        <w:rPr>
          <w:rFonts w:ascii="Cambria Math" w:hAnsi="Cambria Math" w:cs="Times New Roman" w:hint="eastAsia"/>
          <w:kern w:val="2"/>
          <w:sz w:val="22"/>
          <w:szCs w:val="22"/>
        </w:rPr>
        <w:t xml:space="preserve">, which exhibit relatively lower linearity indices of 0.9768 and 0.9843 respectively, the raw data follows a slightly curved trend. While the introduced linear tendency provides general guidance, it may inadvertently misguide predictions for a small number of data points that were well-predicted by the original, potentially more flexible, model. In the case of </w:t>
      </w:r>
      <w:r w:rsidR="00076D8B" w:rsidRPr="009D74E6">
        <w:rPr>
          <w:rFonts w:ascii="Cambria Math" w:hAnsi="Cambria Math" w:cs="Times New Roman" w:hint="eastAsia"/>
          <w:kern w:val="2"/>
          <w:sz w:val="22"/>
          <w:szCs w:val="22"/>
        </w:rPr>
        <w:t>e</w:t>
      </w:r>
      <w:r w:rsidRPr="009D74E6">
        <w:rPr>
          <w:rFonts w:ascii="Cambria Math" w:hAnsi="Cambria Math" w:cs="Times New Roman" w:hint="eastAsia"/>
          <w:kern w:val="2"/>
          <w:sz w:val="22"/>
          <w:szCs w:val="22"/>
        </w:rPr>
        <w:t xml:space="preserve">nthalpy, which possesses a high linearity of 0.9948, the original model surpasses the enhanced model by merely one data point in the most stringent </w:t>
      </w:r>
      <w:r w:rsidRPr="009D74E6">
        <w:rPr>
          <w:rFonts w:ascii="Cambria Math" w:hAnsi="Cambria Math" w:cs="Times New Roman" w:hint="eastAsia"/>
          <w:kern w:val="2"/>
          <w:sz w:val="22"/>
          <w:szCs w:val="22"/>
        </w:rPr>
        <w:t>≤</w:t>
      </w:r>
      <w:r w:rsidRPr="009D74E6">
        <w:rPr>
          <w:rFonts w:ascii="Cambria Math" w:hAnsi="Cambria Math" w:cs="Times New Roman" w:hint="eastAsia"/>
          <w:kern w:val="2"/>
          <w:sz w:val="22"/>
          <w:szCs w:val="22"/>
        </w:rPr>
        <w:t xml:space="preserve">1% deviation band. This indicates that for properties with such strong inherent linearity, the accuracy of the linear tendency itself becomes critically influential; any minor inaccuracy in estimating this dominant trend can </w:t>
      </w:r>
      <w:r w:rsidRPr="009D74E6">
        <w:rPr>
          <w:rFonts w:ascii="Cambria Math" w:hAnsi="Cambria Math" w:cs="Times New Roman" w:hint="eastAsia"/>
          <w:kern w:val="2"/>
          <w:sz w:val="22"/>
          <w:szCs w:val="22"/>
        </w:rPr>
        <w:lastRenderedPageBreak/>
        <w:t>directly impact performance, even overshadowing the model's inherent flexibility in handling minimal non-linearity. Despite these isolated cases, the overarching trend confirms that the integration of physical temperature tendencies offers a substantial net benefit across the vast majority of properties, effectively enhancing both the accuracy and robustness of the predictive models.</w:t>
      </w:r>
    </w:p>
    <w:p w14:paraId="59E5B620" w14:textId="5032B29E" w:rsidR="00AB0C44" w:rsidRDefault="00AB0C44" w:rsidP="000C2460">
      <w:pPr>
        <w:pStyle w:val="3"/>
        <w:rPr>
          <w:ins w:id="1122" w:author="帅 张" w:date="2025-12-22T22:29:00Z" w16du:dateUtc="2025-12-22T14:29:00Z"/>
          <w:rFonts w:ascii="Times New Roman" w:eastAsia="宋体" w:hAnsi="Times New Roman" w:cs="Times New Roman"/>
          <w:color w:val="auto"/>
          <w:sz w:val="22"/>
          <w:szCs w:val="22"/>
          <w14:ligatures w14:val="none"/>
        </w:rPr>
      </w:pPr>
      <w:r w:rsidRPr="00801EA0">
        <w:rPr>
          <w:rFonts w:ascii="Times New Roman" w:eastAsia="宋体" w:hAnsi="Times New Roman" w:cs="Times New Roman"/>
          <w:color w:val="auto"/>
          <w:sz w:val="22"/>
          <w:szCs w:val="22"/>
          <w14:ligatures w14:val="none"/>
        </w:rPr>
        <w:t xml:space="preserve">4.4 Model </w:t>
      </w:r>
      <w:r w:rsidR="00076D8B" w:rsidRPr="00801EA0">
        <w:rPr>
          <w:rFonts w:ascii="Times New Roman" w:eastAsia="宋体" w:hAnsi="Times New Roman" w:cs="Times New Roman"/>
          <w:color w:val="auto"/>
          <w:sz w:val="22"/>
          <w:szCs w:val="22"/>
          <w14:ligatures w14:val="none"/>
        </w:rPr>
        <w:t xml:space="preserve">interpretation </w:t>
      </w:r>
      <w:r w:rsidRPr="00801EA0">
        <w:rPr>
          <w:rFonts w:ascii="Times New Roman" w:eastAsia="宋体" w:hAnsi="Times New Roman" w:cs="Times New Roman"/>
          <w:color w:val="auto"/>
          <w:sz w:val="22"/>
          <w:szCs w:val="22"/>
          <w14:ligatures w14:val="none"/>
        </w:rPr>
        <w:t xml:space="preserve">and </w:t>
      </w:r>
      <w:r w:rsidR="00076D8B" w:rsidRPr="00801EA0">
        <w:rPr>
          <w:rFonts w:ascii="Times New Roman" w:eastAsia="宋体" w:hAnsi="Times New Roman" w:cs="Times New Roman"/>
          <w:color w:val="auto"/>
          <w:sz w:val="22"/>
          <w:szCs w:val="22"/>
          <w14:ligatures w14:val="none"/>
        </w:rPr>
        <w:t>physical insights</w:t>
      </w:r>
    </w:p>
    <w:p w14:paraId="5B5378F4" w14:textId="05B41D17" w:rsidR="007C08F0" w:rsidRPr="007C08F0" w:rsidRDefault="007C08F0" w:rsidP="007C08F0">
      <w:pPr>
        <w:spacing w:line="360" w:lineRule="auto"/>
        <w:ind w:firstLineChars="200" w:firstLine="440"/>
        <w:jc w:val="both"/>
        <w:rPr>
          <w:rFonts w:ascii="Cambria Math" w:hAnsi="Cambria Math" w:cs="Times New Roman" w:hint="eastAsia"/>
          <w:color w:val="EE0000"/>
          <w:kern w:val="2"/>
          <w:sz w:val="22"/>
          <w:szCs w:val="22"/>
          <w:rPrChange w:id="1123" w:author="帅 张" w:date="2025-12-22T22:29:00Z" w16du:dateUtc="2025-12-22T14:29:00Z">
            <w:rPr>
              <w:rFonts w:ascii="Times New Roman" w:eastAsia="宋体" w:hAnsi="Times New Roman" w:cs="Times New Roman"/>
              <w:color w:val="auto"/>
              <w:sz w:val="22"/>
              <w:szCs w:val="22"/>
              <w14:ligatures w14:val="none"/>
            </w:rPr>
          </w:rPrChange>
        </w:rPr>
        <w:pPrChange w:id="1124" w:author="帅 张" w:date="2025-12-22T22:29:00Z" w16du:dateUtc="2025-12-22T14:29:00Z">
          <w:pPr>
            <w:pStyle w:val="3"/>
          </w:pPr>
        </w:pPrChange>
      </w:pPr>
      <w:ins w:id="1125" w:author="帅 张" w:date="2025-12-22T22:29:00Z">
        <w:r w:rsidRPr="007C08F0">
          <w:rPr>
            <w:rFonts w:ascii="Cambria Math" w:hAnsi="Cambria Math" w:cs="Times New Roman"/>
            <w:color w:val="EE0000"/>
            <w:kern w:val="2"/>
            <w:sz w:val="22"/>
            <w:szCs w:val="22"/>
            <w:rPrChange w:id="1126" w:author="帅 张" w:date="2025-12-22T22:29:00Z" w16du:dateUtc="2025-12-22T14:29:00Z">
              <w:rPr>
                <w:b/>
                <w:bCs/>
              </w:rPr>
            </w:rPrChange>
          </w:rPr>
          <w:t>Fig</w:t>
        </w:r>
      </w:ins>
      <w:ins w:id="1127" w:author="帅 张" w:date="2025-12-22T22:29:00Z" w16du:dateUtc="2025-12-22T14:29:00Z">
        <w:r>
          <w:rPr>
            <w:rFonts w:ascii="Cambria Math" w:hAnsi="Cambria Math" w:cs="Times New Roman" w:hint="eastAsia"/>
            <w:color w:val="EE0000"/>
            <w:kern w:val="2"/>
            <w:sz w:val="22"/>
            <w:szCs w:val="22"/>
          </w:rPr>
          <w:t>.</w:t>
        </w:r>
      </w:ins>
      <w:ins w:id="1128" w:author="帅 张" w:date="2025-12-22T22:29:00Z">
        <w:r w:rsidRPr="007C08F0">
          <w:rPr>
            <w:rFonts w:ascii="Cambria Math" w:hAnsi="Cambria Math" w:cs="Times New Roman"/>
            <w:color w:val="EE0000"/>
            <w:kern w:val="2"/>
            <w:sz w:val="22"/>
            <w:szCs w:val="22"/>
            <w:rPrChange w:id="1129" w:author="帅 张" w:date="2025-12-22T22:29:00Z" w16du:dateUtc="2025-12-22T14:29:00Z">
              <w:rPr>
                <w:b/>
                <w:bCs/>
              </w:rPr>
            </w:rPrChange>
          </w:rPr>
          <w:t>5</w:t>
        </w:r>
        <w:r w:rsidRPr="007C08F0">
          <w:rPr>
            <w:rFonts w:ascii="Cambria Math" w:hAnsi="Cambria Math" w:cs="Times New Roman"/>
            <w:color w:val="EE0000"/>
            <w:kern w:val="2"/>
            <w:sz w:val="22"/>
            <w:szCs w:val="22"/>
            <w:rPrChange w:id="1130" w:author="帅 张" w:date="2025-12-22T22:29:00Z" w16du:dateUtc="2025-12-22T14:29:00Z">
              <w:rPr/>
            </w:rPrChange>
          </w:rPr>
          <w:t xml:space="preserve"> presents the prediction results from different models across three temperature-dependent properties, comparing the original models with their enhanced versions using two different methods. The results clearly illustrate the impact of incorporating trend and reference point information into the prediction process.</w:t>
        </w:r>
      </w:ins>
    </w:p>
    <w:p w14:paraId="297392DD" w14:textId="55ABD88B" w:rsidR="003C2D8B" w:rsidRDefault="003C2D8B" w:rsidP="00827D2B">
      <w:pPr>
        <w:jc w:val="both"/>
        <w:rPr>
          <w:ins w:id="1131" w:author="帅 张" w:date="2025-12-22T17:27:00Z" w16du:dateUtc="2025-12-22T09:27:00Z"/>
          <w:noProof/>
        </w:rPr>
      </w:pPr>
      <w:r>
        <w:rPr>
          <w:noProof/>
        </w:rPr>
        <w:tab/>
      </w:r>
      <w:commentRangeStart w:id="1132"/>
      <w:r w:rsidR="00144A28" w:rsidRPr="00BE7411">
        <w:rPr>
          <w:rFonts w:hint="eastAsia"/>
          <w:strike/>
          <w:noProof/>
          <w:rPrChange w:id="1133" w:author="帅 张" w:date="2025-12-22T17:27:00Z" w16du:dateUtc="2025-12-22T09:27:00Z">
            <w:rPr>
              <w:rFonts w:hint="eastAsia"/>
              <w:noProof/>
            </w:rPr>
          </w:rPrChange>
        </w:rPr>
        <w:drawing>
          <wp:inline distT="0" distB="0" distL="0" distR="0" wp14:anchorId="06BF3B66" wp14:editId="4A659F47">
            <wp:extent cx="4884517" cy="4598330"/>
            <wp:effectExtent l="0" t="0" r="0" b="0"/>
            <wp:docPr id="6551296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11364" cy="4623604"/>
                    </a:xfrm>
                    <a:prstGeom prst="rect">
                      <a:avLst/>
                    </a:prstGeom>
                    <a:noFill/>
                  </pic:spPr>
                </pic:pic>
              </a:graphicData>
            </a:graphic>
          </wp:inline>
        </w:drawing>
      </w:r>
      <w:commentRangeEnd w:id="1132"/>
      <w:r w:rsidR="00A33E3D">
        <w:rPr>
          <w:rStyle w:val="af9"/>
          <w:rFonts w:asciiTheme="minorHAnsi" w:eastAsiaTheme="minorEastAsia" w:hAnsiTheme="minorHAnsi" w:cstheme="minorBidi"/>
          <w:kern w:val="2"/>
          <w14:ligatures w14:val="standardContextual"/>
        </w:rPr>
        <w:commentReference w:id="1132"/>
      </w:r>
    </w:p>
    <w:p w14:paraId="56AFBA68" w14:textId="2DCB43B6" w:rsidR="00BE7411" w:rsidRDefault="00BE7411" w:rsidP="00827D2B">
      <w:pPr>
        <w:jc w:val="both"/>
        <w:rPr>
          <w:rFonts w:hint="eastAsia"/>
        </w:rPr>
      </w:pPr>
      <w:ins w:id="1134" w:author="帅 张" w:date="2025-12-22T17:27:00Z" w16du:dateUtc="2025-12-22T09:27:00Z">
        <w:r>
          <w:rPr>
            <w:rFonts w:hint="eastAsia"/>
            <w:noProof/>
            <w14:ligatures w14:val="standardContextual"/>
          </w:rPr>
          <w:lastRenderedPageBreak/>
          <w:drawing>
            <wp:inline distT="0" distB="0" distL="0" distR="0" wp14:anchorId="69F1602D" wp14:editId="13AF46E4">
              <wp:extent cx="5274310" cy="5327650"/>
              <wp:effectExtent l="0" t="0" r="2540" b="6350"/>
              <wp:docPr id="202090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0137" name="图片 2020901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5327650"/>
                      </a:xfrm>
                      <a:prstGeom prst="rect">
                        <a:avLst/>
                      </a:prstGeom>
                    </pic:spPr>
                  </pic:pic>
                </a:graphicData>
              </a:graphic>
            </wp:inline>
          </w:drawing>
        </w:r>
      </w:ins>
    </w:p>
    <w:p w14:paraId="3CD69184" w14:textId="52B57CA7" w:rsidR="00AB0C44" w:rsidRPr="00AB0C44" w:rsidRDefault="00AB0C44" w:rsidP="00AB0C44">
      <w:pPr>
        <w:jc w:val="center"/>
        <w:rPr>
          <w:rFonts w:ascii="Times New Roman" w:hAnsi="Times New Roman" w:cs="Times New Roman"/>
          <w:sz w:val="22"/>
          <w:szCs w:val="22"/>
        </w:rPr>
      </w:pPr>
      <w:commentRangeStart w:id="1135"/>
      <w:r w:rsidRPr="00D96313">
        <w:rPr>
          <w:rFonts w:ascii="Times New Roman" w:hAnsi="Times New Roman" w:cs="Times New Roman" w:hint="eastAsia"/>
          <w:strike/>
          <w:color w:val="EE0000"/>
          <w:sz w:val="22"/>
          <w:szCs w:val="22"/>
          <w:rPrChange w:id="1136" w:author="帅 张" w:date="2025-12-22T22:13:00Z" w16du:dateUtc="2025-12-22T14:13:00Z">
            <w:rPr>
              <w:rFonts w:ascii="Times New Roman" w:hAnsi="Times New Roman" w:cs="Times New Roman" w:hint="eastAsia"/>
              <w:sz w:val="22"/>
              <w:szCs w:val="22"/>
            </w:rPr>
          </w:rPrChange>
        </w:rPr>
        <w:t>Fig.</w:t>
      </w:r>
      <w:proofErr w:type="gramStart"/>
      <w:r w:rsidR="00CF0A29" w:rsidRPr="00D96313">
        <w:rPr>
          <w:rFonts w:ascii="Times New Roman" w:hAnsi="Times New Roman" w:cs="Times New Roman" w:hint="eastAsia"/>
          <w:strike/>
          <w:color w:val="EE0000"/>
          <w:sz w:val="22"/>
          <w:szCs w:val="22"/>
          <w:rPrChange w:id="1137" w:author="帅 张" w:date="2025-12-22T22:13:00Z" w16du:dateUtc="2025-12-22T14:13:00Z">
            <w:rPr>
              <w:rFonts w:ascii="Times New Roman" w:hAnsi="Times New Roman" w:cs="Times New Roman" w:hint="eastAsia"/>
              <w:sz w:val="22"/>
              <w:szCs w:val="22"/>
            </w:rPr>
          </w:rPrChange>
        </w:rPr>
        <w:t>5</w:t>
      </w:r>
      <w:r w:rsidRPr="00D96313">
        <w:rPr>
          <w:rFonts w:ascii="Times New Roman" w:hAnsi="Times New Roman" w:cs="Times New Roman" w:hint="eastAsia"/>
          <w:strike/>
          <w:color w:val="EE0000"/>
          <w:sz w:val="22"/>
          <w:szCs w:val="22"/>
          <w:rPrChange w:id="1138" w:author="帅 张" w:date="2025-12-22T22:13:00Z" w16du:dateUtc="2025-12-22T14:13:00Z">
            <w:rPr>
              <w:rFonts w:ascii="Times New Roman" w:hAnsi="Times New Roman" w:cs="Times New Roman" w:hint="eastAsia"/>
              <w:sz w:val="22"/>
              <w:szCs w:val="22"/>
            </w:rPr>
          </w:rPrChange>
        </w:rPr>
        <w:t xml:space="preserve">  </w:t>
      </w:r>
      <w:r w:rsidRPr="00D96313">
        <w:rPr>
          <w:rFonts w:ascii="Times New Roman" w:hAnsi="Times New Roman" w:cs="Times New Roman"/>
          <w:strike/>
          <w:color w:val="EE0000"/>
          <w:sz w:val="22"/>
          <w:szCs w:val="22"/>
          <w:rPrChange w:id="1139" w:author="帅 张" w:date="2025-12-22T22:13:00Z" w16du:dateUtc="2025-12-22T14:13:00Z">
            <w:rPr>
              <w:rFonts w:ascii="Times New Roman" w:hAnsi="Times New Roman" w:cs="Times New Roman"/>
              <w:sz w:val="22"/>
              <w:szCs w:val="22"/>
            </w:rPr>
          </w:rPrChange>
        </w:rPr>
        <w:t>Prediction</w:t>
      </w:r>
      <w:proofErr w:type="gramEnd"/>
      <w:r w:rsidRPr="00D96313">
        <w:rPr>
          <w:rFonts w:ascii="Times New Roman" w:hAnsi="Times New Roman" w:cs="Times New Roman"/>
          <w:strike/>
          <w:color w:val="EE0000"/>
          <w:sz w:val="22"/>
          <w:szCs w:val="22"/>
          <w:rPrChange w:id="1140" w:author="帅 张" w:date="2025-12-22T22:13:00Z" w16du:dateUtc="2025-12-22T14:13:00Z">
            <w:rPr>
              <w:rFonts w:ascii="Times New Roman" w:hAnsi="Times New Roman" w:cs="Times New Roman"/>
              <w:sz w:val="22"/>
              <w:szCs w:val="22"/>
            </w:rPr>
          </w:rPrChange>
        </w:rPr>
        <w:t xml:space="preserve"> </w:t>
      </w:r>
      <w:r w:rsidR="00076D8B" w:rsidRPr="00D96313">
        <w:rPr>
          <w:rFonts w:ascii="Times New Roman" w:hAnsi="Times New Roman" w:cs="Times New Roman" w:hint="eastAsia"/>
          <w:strike/>
          <w:color w:val="EE0000"/>
          <w:sz w:val="22"/>
          <w:szCs w:val="22"/>
          <w:rPrChange w:id="1141" w:author="帅 张" w:date="2025-12-22T22:13:00Z" w16du:dateUtc="2025-12-22T14:13:00Z">
            <w:rPr>
              <w:rFonts w:ascii="Times New Roman" w:hAnsi="Times New Roman" w:cs="Times New Roman" w:hint="eastAsia"/>
              <w:sz w:val="22"/>
              <w:szCs w:val="22"/>
            </w:rPr>
          </w:rPrChange>
        </w:rPr>
        <w:t>r</w:t>
      </w:r>
      <w:r w:rsidR="00076D8B" w:rsidRPr="00D96313">
        <w:rPr>
          <w:rFonts w:ascii="Times New Roman" w:hAnsi="Times New Roman" w:cs="Times New Roman"/>
          <w:strike/>
          <w:color w:val="EE0000"/>
          <w:sz w:val="22"/>
          <w:szCs w:val="22"/>
          <w:rPrChange w:id="1142" w:author="帅 张" w:date="2025-12-22T22:13:00Z" w16du:dateUtc="2025-12-22T14:13:00Z">
            <w:rPr>
              <w:rFonts w:ascii="Times New Roman" w:hAnsi="Times New Roman" w:cs="Times New Roman"/>
              <w:sz w:val="22"/>
              <w:szCs w:val="22"/>
            </w:rPr>
          </w:rPrChange>
        </w:rPr>
        <w:t xml:space="preserve">esults </w:t>
      </w:r>
      <w:r w:rsidRPr="00D96313">
        <w:rPr>
          <w:rFonts w:ascii="Times New Roman" w:hAnsi="Times New Roman" w:cs="Times New Roman"/>
          <w:strike/>
          <w:color w:val="EE0000"/>
          <w:sz w:val="22"/>
          <w:szCs w:val="22"/>
          <w:rPrChange w:id="1143" w:author="帅 张" w:date="2025-12-22T22:13:00Z" w16du:dateUtc="2025-12-22T14:13:00Z">
            <w:rPr>
              <w:rFonts w:ascii="Times New Roman" w:hAnsi="Times New Roman" w:cs="Times New Roman"/>
              <w:sz w:val="22"/>
              <w:szCs w:val="22"/>
            </w:rPr>
          </w:rPrChange>
        </w:rPr>
        <w:t xml:space="preserve">from </w:t>
      </w:r>
      <w:r w:rsidR="00076D8B" w:rsidRPr="00D96313">
        <w:rPr>
          <w:rFonts w:ascii="Times New Roman" w:hAnsi="Times New Roman" w:cs="Times New Roman" w:hint="eastAsia"/>
          <w:strike/>
          <w:color w:val="EE0000"/>
          <w:sz w:val="22"/>
          <w:szCs w:val="22"/>
          <w:rPrChange w:id="1144" w:author="帅 张" w:date="2025-12-22T22:13:00Z" w16du:dateUtc="2025-12-22T14:13:00Z">
            <w:rPr>
              <w:rFonts w:ascii="Times New Roman" w:hAnsi="Times New Roman" w:cs="Times New Roman" w:hint="eastAsia"/>
              <w:sz w:val="22"/>
              <w:szCs w:val="22"/>
            </w:rPr>
          </w:rPrChange>
        </w:rPr>
        <w:t>d</w:t>
      </w:r>
      <w:r w:rsidR="00076D8B" w:rsidRPr="00D96313">
        <w:rPr>
          <w:rFonts w:ascii="Times New Roman" w:hAnsi="Times New Roman" w:cs="Times New Roman"/>
          <w:strike/>
          <w:color w:val="EE0000"/>
          <w:sz w:val="22"/>
          <w:szCs w:val="22"/>
          <w:rPrChange w:id="1145" w:author="帅 张" w:date="2025-12-22T22:13:00Z" w16du:dateUtc="2025-12-22T14:13:00Z">
            <w:rPr>
              <w:rFonts w:ascii="Times New Roman" w:hAnsi="Times New Roman" w:cs="Times New Roman"/>
              <w:sz w:val="22"/>
              <w:szCs w:val="22"/>
            </w:rPr>
          </w:rPrChange>
        </w:rPr>
        <w:t xml:space="preserve">ifferent </w:t>
      </w:r>
      <w:r w:rsidR="00076D8B" w:rsidRPr="00D96313">
        <w:rPr>
          <w:rFonts w:ascii="Times New Roman" w:hAnsi="Times New Roman" w:cs="Times New Roman" w:hint="eastAsia"/>
          <w:strike/>
          <w:color w:val="EE0000"/>
          <w:sz w:val="22"/>
          <w:szCs w:val="22"/>
          <w:rPrChange w:id="1146" w:author="帅 张" w:date="2025-12-22T22:13:00Z" w16du:dateUtc="2025-12-22T14:13:00Z">
            <w:rPr>
              <w:rFonts w:ascii="Times New Roman" w:hAnsi="Times New Roman" w:cs="Times New Roman" w:hint="eastAsia"/>
              <w:sz w:val="22"/>
              <w:szCs w:val="22"/>
            </w:rPr>
          </w:rPrChange>
        </w:rPr>
        <w:t>m</w:t>
      </w:r>
      <w:r w:rsidR="00076D8B" w:rsidRPr="00D96313">
        <w:rPr>
          <w:rFonts w:ascii="Times New Roman" w:hAnsi="Times New Roman" w:cs="Times New Roman"/>
          <w:strike/>
          <w:color w:val="EE0000"/>
          <w:sz w:val="22"/>
          <w:szCs w:val="22"/>
          <w:rPrChange w:id="1147" w:author="帅 张" w:date="2025-12-22T22:13:00Z" w16du:dateUtc="2025-12-22T14:13:00Z">
            <w:rPr>
              <w:rFonts w:ascii="Times New Roman" w:hAnsi="Times New Roman" w:cs="Times New Roman"/>
              <w:sz w:val="22"/>
              <w:szCs w:val="22"/>
            </w:rPr>
          </w:rPrChange>
        </w:rPr>
        <w:t>odels</w:t>
      </w:r>
      <w:commentRangeEnd w:id="1135"/>
      <w:r w:rsidR="00A33E3D" w:rsidRPr="00D96313">
        <w:rPr>
          <w:rStyle w:val="af9"/>
          <w:rFonts w:asciiTheme="minorHAnsi" w:eastAsiaTheme="minorEastAsia" w:hAnsiTheme="minorHAnsi" w:cstheme="minorBidi"/>
          <w:strike/>
          <w:color w:val="EE0000"/>
          <w:kern w:val="2"/>
          <w14:ligatures w14:val="standardContextual"/>
          <w:rPrChange w:id="1148" w:author="帅 张" w:date="2025-12-22T22:13:00Z" w16du:dateUtc="2025-12-22T14:13:00Z">
            <w:rPr>
              <w:rStyle w:val="af9"/>
              <w:rFonts w:asciiTheme="minorHAnsi" w:eastAsiaTheme="minorEastAsia" w:hAnsiTheme="minorHAnsi" w:cstheme="minorBidi"/>
              <w:kern w:val="2"/>
              <w14:ligatures w14:val="standardContextual"/>
            </w:rPr>
          </w:rPrChange>
        </w:rPr>
        <w:commentReference w:id="1135"/>
      </w:r>
    </w:p>
    <w:p w14:paraId="4AE30F65" w14:textId="114C9AAC" w:rsidR="00AB0C44" w:rsidRPr="00D96313" w:rsidRDefault="00D96313" w:rsidP="00D96313">
      <w:pPr>
        <w:jc w:val="center"/>
        <w:rPr>
          <w:rFonts w:ascii="Times New Roman" w:hAnsi="Times New Roman" w:cs="Times New Roman" w:hint="eastAsia"/>
          <w:color w:val="EE0000"/>
          <w:sz w:val="22"/>
          <w:szCs w:val="22"/>
          <w:rPrChange w:id="1149" w:author="帅 张" w:date="2025-12-22T22:13:00Z" w16du:dateUtc="2025-12-22T14:13:00Z">
            <w:rPr>
              <w:rFonts w:hint="eastAsia"/>
            </w:rPr>
          </w:rPrChange>
        </w:rPr>
        <w:pPrChange w:id="1150" w:author="帅 张" w:date="2025-12-22T22:13:00Z" w16du:dateUtc="2025-12-22T14:13:00Z">
          <w:pPr>
            <w:spacing w:line="360" w:lineRule="auto"/>
            <w:jc w:val="both"/>
          </w:pPr>
        </w:pPrChange>
      </w:pPr>
      <w:ins w:id="1151" w:author="帅 张" w:date="2025-12-22T22:13:00Z">
        <w:r w:rsidRPr="00D96313">
          <w:rPr>
            <w:rFonts w:ascii="Times New Roman" w:hAnsi="Times New Roman" w:cs="Times New Roman"/>
            <w:color w:val="EE0000"/>
            <w:sz w:val="22"/>
            <w:szCs w:val="22"/>
            <w:rPrChange w:id="1152" w:author="帅 张" w:date="2025-12-22T22:13:00Z" w16du:dateUtc="2025-12-22T14:13:00Z">
              <w:rPr/>
            </w:rPrChange>
          </w:rPr>
          <w:t>Fig. 5. Prediction Results from Different Models: The figure consists of six subplots, representing three different properties. Each property is compared using two methods and their enhanced versions. In each subplot, the solid line represents the original model's prediction curve, which is used as a reference to distinguish the prediction performance of the enhanced models.</w:t>
        </w:r>
      </w:ins>
    </w:p>
    <w:p w14:paraId="50F3CBBF" w14:textId="77777777" w:rsidR="00894BFE" w:rsidRPr="00894BFE" w:rsidRDefault="00894BFE" w:rsidP="00894BFE">
      <w:pPr>
        <w:spacing w:line="360" w:lineRule="auto"/>
        <w:ind w:firstLineChars="200" w:firstLine="440"/>
        <w:jc w:val="both"/>
        <w:rPr>
          <w:rFonts w:ascii="Cambria Math" w:hAnsi="Cambria Math" w:cs="Times New Roman"/>
          <w:kern w:val="2"/>
          <w:sz w:val="22"/>
          <w:szCs w:val="22"/>
        </w:rPr>
      </w:pPr>
      <w:r w:rsidRPr="00894BFE">
        <w:rPr>
          <w:rFonts w:ascii="Cambria Math" w:hAnsi="Cambria Math" w:cs="Times New Roman"/>
          <w:kern w:val="2"/>
          <w:sz w:val="22"/>
          <w:szCs w:val="22"/>
        </w:rPr>
        <w:t xml:space="preserve">The comparative results highlight a consistent and significant advantage of incorporating physical knowledge into data-driven models. While purely statistical approaches learn patterns directly from the data, they lack awareness of the underlying thermodynamic structure governing temperature-dependent properties. The proposed strategies address this gap by embedding mechanistic priors into the learning process, enabling the hybrid framework to recover physically meaningful trends that conventional models often fail to capture. As illustrated by the predictions, many original models struggle to reproduce the experimental temperature variation because they are trained </w:t>
      </w:r>
      <w:r w:rsidRPr="00894BFE">
        <w:rPr>
          <w:rFonts w:ascii="Cambria Math" w:hAnsi="Cambria Math" w:cs="Times New Roman"/>
          <w:kern w:val="2"/>
          <w:sz w:val="22"/>
          <w:szCs w:val="22"/>
        </w:rPr>
        <w:lastRenderedPageBreak/>
        <w:t>across multiple compounds using a global loss function that produces parameter sets representing statistical compromises. This leads to persistent prediction gaps for specific compounds—systematic biases that cannot be eliminated without incorporating physical mechanisms.</w:t>
      </w:r>
    </w:p>
    <w:p w14:paraId="33DC2FAF" w14:textId="77777777" w:rsidR="00894BFE" w:rsidRPr="00894BFE" w:rsidRDefault="00894BFE" w:rsidP="00894BFE">
      <w:pPr>
        <w:spacing w:line="360" w:lineRule="auto"/>
        <w:ind w:firstLineChars="200" w:firstLine="440"/>
        <w:jc w:val="both"/>
        <w:rPr>
          <w:rFonts w:ascii="Cambria Math" w:hAnsi="Cambria Math" w:cs="Times New Roman"/>
          <w:kern w:val="2"/>
          <w:sz w:val="22"/>
          <w:szCs w:val="22"/>
        </w:rPr>
      </w:pPr>
      <w:r w:rsidRPr="00894BFE">
        <w:rPr>
          <w:rFonts w:ascii="Cambria Math" w:hAnsi="Cambria Math" w:cs="Times New Roman"/>
          <w:kern w:val="2"/>
          <w:sz w:val="22"/>
          <w:szCs w:val="22"/>
        </w:rPr>
        <w:t>The physics-informed strategies introduced in this work effectively resolve these issues by embedding fundamental temperature-dependent behavior into the predictive process. In particular, Strategy I incorporates a physically interpretable slope term extracted from high-accuracy reference points such as Tb and Tc. This slope simultaneously acts as a physics-informed feature—encoding the direction and magnitude of temperature effects—and as a molecularly grounded descriptor, since it reflects influences such as intermolecular forces, molecular weight, functional group contributions, and polarizability. By doing so, Strategy I transforms the learning task from predicting an unconstrained surface in (structure, T) → property space to predicting deviations around a physically anchored linearized manifold, analogous to embedding a first-order thermodynamic Taylor expansion as a prior.</w:t>
      </w:r>
    </w:p>
    <w:p w14:paraId="211E297D" w14:textId="77777777" w:rsidR="00894BFE" w:rsidRDefault="00894BFE" w:rsidP="00894BFE">
      <w:pPr>
        <w:spacing w:line="360" w:lineRule="auto"/>
        <w:ind w:firstLineChars="200" w:firstLine="440"/>
        <w:jc w:val="both"/>
        <w:rPr>
          <w:rFonts w:ascii="Cambria Math" w:hAnsi="Cambria Math" w:cs="Times New Roman"/>
          <w:kern w:val="2"/>
          <w:sz w:val="22"/>
          <w:szCs w:val="22"/>
        </w:rPr>
      </w:pPr>
      <w:r w:rsidRPr="00894BFE">
        <w:rPr>
          <w:rFonts w:ascii="Cambria Math" w:hAnsi="Cambria Math" w:cs="Times New Roman"/>
          <w:kern w:val="2"/>
          <w:sz w:val="22"/>
          <w:szCs w:val="22"/>
        </w:rPr>
        <w:t>Similarly, Strategy II leverages a baseline GC model that encodes known physical relationships between molecular groups and temperature tendencies. Although the baseline is approximate, it captures the dominant trend with clear physical interpretability, while the machine-learning component predicts only the deviation from this baseline. This decomposition substantially reduces the learning difficulty: the ML model focuses solely on complex residual patterns rather than the entire thermodynamic mapping. The baseline also prevents thermodynamic inconsistencies, such as incorrect concavity or unphysical changes in slope. As a result, the overall error decreases because ML is used to refine the nonlinear residual structure rather than reconstruct the entire temperature dependence from scratch. This approach closely mirrors the “Δ-learning” philosophy used in quantum chemistry machine learning, and our framework adopts the same logic for temperature-dependent thermophysical properties.</w:t>
      </w:r>
    </w:p>
    <w:p w14:paraId="67622391" w14:textId="27461F90" w:rsidR="00894BFE" w:rsidRPr="00894BFE" w:rsidRDefault="00894BFE" w:rsidP="00894BFE">
      <w:pPr>
        <w:spacing w:line="360" w:lineRule="auto"/>
        <w:ind w:firstLineChars="200" w:firstLine="440"/>
        <w:jc w:val="both"/>
        <w:rPr>
          <w:rFonts w:ascii="Cambria Math" w:hAnsi="Cambria Math" w:cs="Times New Roman"/>
          <w:kern w:val="2"/>
          <w:sz w:val="22"/>
          <w:szCs w:val="22"/>
        </w:rPr>
      </w:pPr>
      <w:r w:rsidRPr="00894BFE">
        <w:rPr>
          <w:rFonts w:ascii="Cambria Math" w:hAnsi="Cambria Math" w:cs="Times New Roman"/>
          <w:kern w:val="2"/>
          <w:sz w:val="22"/>
          <w:szCs w:val="22"/>
        </w:rPr>
        <w:t xml:space="preserve">Properties such as heat capacity, vapor pressure, and enthalpy exhibit slightly weaker improvements under Strategy I, which is consistent with their partially nonlinear temperature behavior, their strong dependence on underlying molecular energetics, and </w:t>
      </w:r>
      <w:r w:rsidRPr="00894BFE">
        <w:rPr>
          <w:rFonts w:ascii="Cambria Math" w:hAnsi="Cambria Math" w:cs="Times New Roman"/>
          <w:kern w:val="2"/>
          <w:sz w:val="22"/>
          <w:szCs w:val="22"/>
        </w:rPr>
        <w:lastRenderedPageBreak/>
        <w:t>the pronounced curvature that often appears near phase transitions. In contrast, properties that display strong quasi-linear behavior over the studied temperature range—such as internal energy, exergy, and liquid volume—benefit the most from Strategy I because the imposed linear tendency aligns naturally with their physical temperature dependence. Strategy II, however, remains robust across all properties because it does not rely on any linearity assumption; instead, it systematically corrects deviations from a physically grounded baseline while preserving the dominant thermodynamic trend. A major advantage shared by both strategies is their improved extrapolation capability: the slope-based tendency in Strategy I discourages unphysical trend reversals near temperature limits, the GC-derived baseline in Strategy II prevents abrupt discontinuities, and the ML-predicted residuals remain bounded by the physical trend established by the baseline. As a result, the hybrid models behave more consistently and reliably when extended beyond the experimental temperature range, a critical requirement for practical process simulation, design, and optimization.</w:t>
      </w:r>
    </w:p>
    <w:p w14:paraId="05A9D072" w14:textId="081EA98C" w:rsidR="00827D2B" w:rsidRPr="00801EA0" w:rsidRDefault="00AB0C44" w:rsidP="00801EA0">
      <w:pPr>
        <w:pStyle w:val="2"/>
        <w:spacing w:line="360" w:lineRule="auto"/>
        <w:rPr>
          <w:rFonts w:ascii="Times New Roman" w:eastAsia="宋体" w:hAnsi="Times New Roman" w:cs="Times New Roman"/>
          <w:b/>
          <w:bCs/>
          <w:color w:val="auto"/>
          <w:sz w:val="22"/>
          <w:szCs w:val="22"/>
          <w14:ligatures w14:val="none"/>
        </w:rPr>
      </w:pPr>
      <w:r w:rsidRPr="00801EA0">
        <w:rPr>
          <w:rFonts w:ascii="Times New Roman" w:eastAsia="宋体" w:hAnsi="Times New Roman" w:cs="Times New Roman"/>
          <w:b/>
          <w:bCs/>
          <w:color w:val="auto"/>
          <w:sz w:val="22"/>
          <w:szCs w:val="22"/>
          <w14:ligatures w14:val="none"/>
        </w:rPr>
        <w:t>5</w:t>
      </w:r>
      <w:r w:rsidR="00827D2B" w:rsidRPr="00801EA0">
        <w:rPr>
          <w:rFonts w:ascii="Times New Roman" w:eastAsia="宋体" w:hAnsi="Times New Roman" w:cs="Times New Roman"/>
          <w:b/>
          <w:bCs/>
          <w:color w:val="auto"/>
          <w:sz w:val="22"/>
          <w:szCs w:val="22"/>
          <w14:ligatures w14:val="none"/>
        </w:rPr>
        <w:t xml:space="preserve"> </w:t>
      </w:r>
      <w:r w:rsidR="0013680B" w:rsidRPr="00801EA0">
        <w:rPr>
          <w:rFonts w:ascii="Times New Roman" w:eastAsia="宋体" w:hAnsi="Times New Roman" w:cs="Times New Roman"/>
          <w:b/>
          <w:bCs/>
          <w:color w:val="auto"/>
          <w:sz w:val="22"/>
          <w:szCs w:val="22"/>
          <w14:ligatures w14:val="none"/>
        </w:rPr>
        <w:t>Conclusions</w:t>
      </w:r>
    </w:p>
    <w:p w14:paraId="3739A846" w14:textId="26260F0F" w:rsidR="00894BFE" w:rsidRPr="00A62F61" w:rsidRDefault="00894BFE" w:rsidP="00894BFE">
      <w:pPr>
        <w:spacing w:line="360" w:lineRule="auto"/>
        <w:ind w:firstLineChars="200" w:firstLine="440"/>
        <w:jc w:val="both"/>
        <w:rPr>
          <w:rFonts w:ascii="Cambria Math" w:hAnsi="Cambria Math" w:cs="Times New Roman"/>
          <w:strike/>
          <w:color w:val="EE0000"/>
          <w:kern w:val="2"/>
          <w:sz w:val="22"/>
          <w:szCs w:val="22"/>
          <w:rPrChange w:id="1153" w:author="帅 张" w:date="2025-12-22T22:53:00Z" w16du:dateUtc="2025-12-22T14:53:00Z">
            <w:rPr>
              <w:rFonts w:ascii="Cambria Math" w:hAnsi="Cambria Math" w:cs="Times New Roman"/>
              <w:kern w:val="2"/>
              <w:sz w:val="22"/>
              <w:szCs w:val="22"/>
            </w:rPr>
          </w:rPrChange>
        </w:rPr>
      </w:pPr>
      <w:r w:rsidRPr="00A62F61">
        <w:rPr>
          <w:rFonts w:ascii="Cambria Math" w:hAnsi="Cambria Math" w:cs="Times New Roman"/>
          <w:strike/>
          <w:color w:val="EE0000"/>
          <w:kern w:val="2"/>
          <w:sz w:val="22"/>
          <w:szCs w:val="22"/>
          <w:rPrChange w:id="1154" w:author="帅 张" w:date="2025-12-22T22:53:00Z" w16du:dateUtc="2025-12-22T14:53:00Z">
            <w:rPr>
              <w:rFonts w:ascii="Cambria Math" w:hAnsi="Cambria Math" w:cs="Times New Roman"/>
              <w:kern w:val="2"/>
              <w:sz w:val="22"/>
              <w:szCs w:val="22"/>
            </w:rPr>
          </w:rPrChange>
        </w:rPr>
        <w:t xml:space="preserve">This work presents a unified hybrid modeling framework designed to overcome the fundamental limitations of conventional QSPR and machine learning models in predicting temperature-dependent thermophysical properties. The key idea is to embed physically meaningful temperature trends and correct systematic biases within data-driven workflows, allowing models to learn the full temperature dependence rather than just isolated points. Two complementary strategies were developed and evaluated. Strategy </w:t>
      </w:r>
      <w:proofErr w:type="gramStart"/>
      <w:r w:rsidRPr="00A62F61">
        <w:rPr>
          <w:rFonts w:ascii="Cambria Math" w:hAnsi="Cambria Math" w:cs="Times New Roman"/>
          <w:strike/>
          <w:color w:val="EE0000"/>
          <w:kern w:val="2"/>
          <w:sz w:val="22"/>
          <w:szCs w:val="22"/>
          <w:rPrChange w:id="1155" w:author="帅 张" w:date="2025-12-22T22:53:00Z" w16du:dateUtc="2025-12-22T14:53:00Z">
            <w:rPr>
              <w:rFonts w:ascii="Cambria Math" w:hAnsi="Cambria Math" w:cs="Times New Roman"/>
              <w:kern w:val="2"/>
              <w:sz w:val="22"/>
              <w:szCs w:val="22"/>
            </w:rPr>
          </w:rPrChange>
        </w:rPr>
        <w:t>I</w:t>
      </w:r>
      <w:r w:rsidRPr="00A62F61">
        <w:rPr>
          <w:rFonts w:ascii="Cambria Math" w:hAnsi="Cambria Math" w:cs="Times New Roman"/>
          <w:b/>
          <w:bCs/>
          <w:strike/>
          <w:color w:val="EE0000"/>
          <w:kern w:val="2"/>
          <w:sz w:val="22"/>
          <w:szCs w:val="22"/>
          <w:rPrChange w:id="1156" w:author="帅 张" w:date="2025-12-22T22:53:00Z" w16du:dateUtc="2025-12-22T14:53:00Z">
            <w:rPr>
              <w:rFonts w:ascii="Cambria Math" w:hAnsi="Cambria Math" w:cs="Times New Roman"/>
              <w:b/>
              <w:bCs/>
              <w:kern w:val="2"/>
              <w:sz w:val="22"/>
              <w:szCs w:val="22"/>
            </w:rPr>
          </w:rPrChange>
        </w:rPr>
        <w:t xml:space="preserve">  (</w:t>
      </w:r>
      <w:proofErr w:type="gramEnd"/>
      <w:r w:rsidRPr="00A62F61">
        <w:rPr>
          <w:rFonts w:ascii="Cambria Math" w:hAnsi="Cambria Math" w:cs="Times New Roman"/>
          <w:strike/>
          <w:color w:val="EE0000"/>
          <w:kern w:val="2"/>
          <w:sz w:val="22"/>
          <w:szCs w:val="22"/>
          <w:rPrChange w:id="1157" w:author="帅 张" w:date="2025-12-22T22:53:00Z" w16du:dateUtc="2025-12-22T14:53:00Z">
            <w:rPr>
              <w:rFonts w:ascii="Cambria Math" w:hAnsi="Cambria Math" w:cs="Times New Roman"/>
              <w:kern w:val="2"/>
              <w:sz w:val="22"/>
              <w:szCs w:val="22"/>
            </w:rPr>
          </w:rPrChange>
        </w:rPr>
        <w:t xml:space="preserve">Trend-Guided Modeling) uses a slope-based “temperature tendency” derived from two physically meaningful reference predictions. This tendency can be incorporated as a correction term for explicit models or as an additional feature for black-box models. By providing the model with a physics-based representation of monotonic temperature behavior, Strategy I substantially improves interpolation accuracy and mitigates unphysical oscillations. Strategy II (Bias-Corrected Hybrid Modeling) first constructs a group-contribution baseline to capture dominant physical trends. Machine learning is then applied to model the systematic deviations from this baseline. This decomposition </w:t>
      </w:r>
      <w:r w:rsidRPr="00A62F61">
        <w:rPr>
          <w:rFonts w:ascii="Cambria Math" w:hAnsi="Cambria Math" w:cs="Times New Roman"/>
          <w:strike/>
          <w:color w:val="EE0000"/>
          <w:kern w:val="2"/>
          <w:sz w:val="22"/>
          <w:szCs w:val="22"/>
          <w:rPrChange w:id="1158" w:author="帅 张" w:date="2025-12-22T22:53:00Z" w16du:dateUtc="2025-12-22T14:53:00Z">
            <w:rPr>
              <w:rFonts w:ascii="Cambria Math" w:hAnsi="Cambria Math" w:cs="Times New Roman"/>
              <w:kern w:val="2"/>
              <w:sz w:val="22"/>
              <w:szCs w:val="22"/>
            </w:rPr>
          </w:rPrChange>
        </w:rPr>
        <w:lastRenderedPageBreak/>
        <w:t>allows the ML model to focus solely on the nonlinear, property-specific residual behavior, yielding significant improvements in both predictive accuracy and physical consistency.</w:t>
      </w:r>
    </w:p>
    <w:p w14:paraId="28D3E4F5" w14:textId="39489740" w:rsidR="00A62F61" w:rsidRPr="00A62F61" w:rsidRDefault="00894BFE" w:rsidP="00A62F61">
      <w:pPr>
        <w:spacing w:line="360" w:lineRule="auto"/>
        <w:ind w:firstLineChars="200" w:firstLine="440"/>
        <w:jc w:val="both"/>
        <w:rPr>
          <w:ins w:id="1159" w:author="帅 张" w:date="2025-12-22T22:53:00Z" w16du:dateUtc="2025-12-22T14:53:00Z"/>
          <w:rFonts w:ascii="Cambria Math" w:hAnsi="Cambria Math" w:cs="Times New Roman" w:hint="eastAsia"/>
          <w:color w:val="EE0000"/>
          <w:kern w:val="2"/>
          <w:sz w:val="22"/>
          <w:szCs w:val="22"/>
          <w:rPrChange w:id="1160" w:author="帅 张" w:date="2025-12-22T22:54:00Z" w16du:dateUtc="2025-12-22T14:54:00Z">
            <w:rPr>
              <w:ins w:id="1161" w:author="帅 张" w:date="2025-12-22T22:53:00Z" w16du:dateUtc="2025-12-22T14:53:00Z"/>
              <w:rFonts w:ascii="Cambria Math" w:hAnsi="Cambria Math" w:cs="Times New Roman" w:hint="eastAsia"/>
              <w:strike/>
              <w:color w:val="EE0000"/>
              <w:kern w:val="2"/>
              <w:sz w:val="22"/>
              <w:szCs w:val="22"/>
            </w:rPr>
          </w:rPrChange>
        </w:rPr>
      </w:pPr>
      <w:commentRangeStart w:id="1162"/>
      <w:r w:rsidRPr="00A62F61">
        <w:rPr>
          <w:rFonts w:ascii="Cambria Math" w:hAnsi="Cambria Math" w:cs="Times New Roman"/>
          <w:strike/>
          <w:color w:val="EE0000"/>
          <w:kern w:val="2"/>
          <w:sz w:val="22"/>
          <w:szCs w:val="22"/>
          <w:rPrChange w:id="1163" w:author="帅 张" w:date="2025-12-22T22:53:00Z" w16du:dateUtc="2025-12-22T14:53:00Z">
            <w:rPr>
              <w:rFonts w:ascii="Cambria Math" w:hAnsi="Cambria Math" w:cs="Times New Roman"/>
              <w:kern w:val="2"/>
              <w:sz w:val="22"/>
              <w:szCs w:val="22"/>
            </w:rPr>
          </w:rPrChange>
        </w:rPr>
        <w:t xml:space="preserve">Extensive evaluation across ten diverse temperature-dependent properties demonstrates that both strategies consistently enhance predictive performance. Strategy I reduces mean squared error </w:t>
      </w:r>
      <w:commentRangeStart w:id="1164"/>
      <w:r w:rsidRPr="00A62F61">
        <w:rPr>
          <w:rFonts w:ascii="Cambria Math" w:hAnsi="Cambria Math" w:cs="Times New Roman"/>
          <w:strike/>
          <w:color w:val="EE0000"/>
          <w:kern w:val="2"/>
          <w:sz w:val="22"/>
          <w:szCs w:val="22"/>
          <w:rPrChange w:id="1165" w:author="帅 张" w:date="2025-12-22T22:53:00Z" w16du:dateUtc="2025-12-22T14:53:00Z">
            <w:rPr>
              <w:rFonts w:ascii="Cambria Math" w:hAnsi="Cambria Math" w:cs="Times New Roman"/>
              <w:kern w:val="2"/>
              <w:sz w:val="22"/>
              <w:szCs w:val="22"/>
            </w:rPr>
          </w:rPrChange>
        </w:rPr>
        <w:t>(MSE)</w:t>
      </w:r>
      <w:ins w:id="1166" w:author="帅 张" w:date="2025-12-22T12:34:00Z" w16du:dateUtc="2025-12-22T04:34:00Z">
        <w:r w:rsidR="006F03AE" w:rsidRPr="00A62F61">
          <w:rPr>
            <w:rFonts w:ascii="Cambria Math" w:hAnsi="Cambria Math" w:cs="Times New Roman" w:hint="eastAsia"/>
            <w:strike/>
            <w:color w:val="EE0000"/>
            <w:kern w:val="2"/>
            <w:sz w:val="22"/>
            <w:szCs w:val="22"/>
            <w:rPrChange w:id="1167" w:author="帅 张" w:date="2025-12-22T22:53:00Z" w16du:dateUtc="2025-12-22T14:53:00Z">
              <w:rPr>
                <w:rFonts w:ascii="Cambria Math" w:hAnsi="Cambria Math" w:cs="Times New Roman" w:hint="eastAsia"/>
                <w:kern w:val="2"/>
                <w:sz w:val="22"/>
                <w:szCs w:val="22"/>
              </w:rPr>
            </w:rPrChange>
          </w:rPr>
          <w:t>MSE</w:t>
        </w:r>
      </w:ins>
      <w:r w:rsidRPr="00A62F61">
        <w:rPr>
          <w:rFonts w:ascii="Cambria Math" w:hAnsi="Cambria Math" w:cs="Times New Roman"/>
          <w:strike/>
          <w:color w:val="EE0000"/>
          <w:kern w:val="2"/>
          <w:sz w:val="22"/>
          <w:szCs w:val="22"/>
          <w:rPrChange w:id="1168" w:author="帅 张" w:date="2025-12-22T22:53:00Z" w16du:dateUtc="2025-12-22T14:53:00Z">
            <w:rPr>
              <w:rFonts w:ascii="Cambria Math" w:hAnsi="Cambria Math" w:cs="Times New Roman"/>
              <w:kern w:val="2"/>
              <w:sz w:val="22"/>
              <w:szCs w:val="22"/>
            </w:rPr>
          </w:rPrChange>
        </w:rPr>
        <w:t xml:space="preserve"> </w:t>
      </w:r>
      <w:commentRangeEnd w:id="1164"/>
      <w:r w:rsidR="00A33E3D" w:rsidRPr="00A62F61">
        <w:rPr>
          <w:rStyle w:val="af9"/>
          <w:rFonts w:asciiTheme="minorHAnsi" w:eastAsiaTheme="minorEastAsia" w:hAnsiTheme="minorHAnsi" w:cstheme="minorBidi"/>
          <w:strike/>
          <w:color w:val="EE0000"/>
          <w:kern w:val="2"/>
          <w14:ligatures w14:val="standardContextual"/>
          <w:rPrChange w:id="1169" w:author="帅 张" w:date="2025-12-22T22:53:00Z" w16du:dateUtc="2025-12-22T14:53:00Z">
            <w:rPr>
              <w:rStyle w:val="af9"/>
              <w:rFonts w:asciiTheme="minorHAnsi" w:eastAsiaTheme="minorEastAsia" w:hAnsiTheme="minorHAnsi" w:cstheme="minorBidi"/>
              <w:kern w:val="2"/>
              <w14:ligatures w14:val="standardContextual"/>
            </w:rPr>
          </w:rPrChange>
        </w:rPr>
        <w:commentReference w:id="1164"/>
      </w:r>
      <w:r w:rsidRPr="00A62F61">
        <w:rPr>
          <w:rFonts w:ascii="Cambria Math" w:hAnsi="Cambria Math" w:cs="Times New Roman"/>
          <w:strike/>
          <w:color w:val="EE0000"/>
          <w:kern w:val="2"/>
          <w:sz w:val="22"/>
          <w:szCs w:val="22"/>
          <w:rPrChange w:id="1170" w:author="帅 张" w:date="2025-12-22T22:53:00Z" w16du:dateUtc="2025-12-22T14:53:00Z">
            <w:rPr>
              <w:rFonts w:ascii="Cambria Math" w:hAnsi="Cambria Math" w:cs="Times New Roman"/>
              <w:kern w:val="2"/>
              <w:sz w:val="22"/>
              <w:szCs w:val="22"/>
            </w:rPr>
          </w:rPrChange>
        </w:rPr>
        <w:t xml:space="preserve">by approximately 20–36% depending on the model type, while Strategy II achieves a remarkable 47% reduction for machine learning models. Cumulative accuracy distributions further confirm the robustness of the hybrid framework, with large increases in predictions falling within 1–10% relative error. </w:t>
      </w:r>
      <w:commentRangeEnd w:id="1162"/>
      <w:r w:rsidR="00825A19" w:rsidRPr="00A62F61">
        <w:rPr>
          <w:rStyle w:val="af9"/>
          <w:rFonts w:asciiTheme="minorHAnsi" w:eastAsiaTheme="minorEastAsia" w:hAnsiTheme="minorHAnsi" w:cstheme="minorBidi"/>
          <w:strike/>
          <w:color w:val="EE0000"/>
          <w:kern w:val="2"/>
          <w14:ligatures w14:val="standardContextual"/>
          <w:rPrChange w:id="1171" w:author="帅 张" w:date="2025-12-22T22:53:00Z" w16du:dateUtc="2025-12-22T14:53:00Z">
            <w:rPr>
              <w:rStyle w:val="af9"/>
              <w:rFonts w:asciiTheme="minorHAnsi" w:eastAsiaTheme="minorEastAsia" w:hAnsiTheme="minorHAnsi" w:cstheme="minorBidi"/>
              <w:kern w:val="2"/>
              <w14:ligatures w14:val="standardContextual"/>
            </w:rPr>
          </w:rPrChange>
        </w:rPr>
        <w:commentReference w:id="1162"/>
      </w:r>
      <w:r w:rsidRPr="00A62F61">
        <w:rPr>
          <w:rFonts w:ascii="Cambria Math" w:hAnsi="Cambria Math" w:cs="Times New Roman"/>
          <w:strike/>
          <w:color w:val="EE0000"/>
          <w:kern w:val="2"/>
          <w:sz w:val="22"/>
          <w:szCs w:val="22"/>
          <w:rPrChange w:id="1172" w:author="帅 张" w:date="2025-12-22T22:53:00Z" w16du:dateUtc="2025-12-22T14:53:00Z">
            <w:rPr>
              <w:rFonts w:ascii="Cambria Math" w:hAnsi="Cambria Math" w:cs="Times New Roman"/>
              <w:kern w:val="2"/>
              <w:sz w:val="22"/>
              <w:szCs w:val="22"/>
            </w:rPr>
          </w:rPrChange>
        </w:rPr>
        <w:t>Beyond improving accuracy, the hybrid approach ensures thermodynamically consistent behavior, enhances interpretability, and provides superior reliability for extrapolation, which is essential for process simulation, optimization, and computer-aided molecular design. Future extensions of this work include incorporating nonlinear temperature tendencies, designing physics-informed loss functions, and integrating uncertainty quantification to better support risk-aware decision-making in chemical engineering applications.</w:t>
      </w:r>
      <w:ins w:id="1173" w:author="帅 张" w:date="2025-12-22T22:53:00Z" w16du:dateUtc="2025-12-22T14:53:00Z">
        <w:r w:rsidR="00A62F61">
          <w:rPr>
            <w:rFonts w:ascii="Cambria Math" w:hAnsi="Cambria Math" w:cs="Times New Roman"/>
            <w:strike/>
            <w:color w:val="EE0000"/>
            <w:kern w:val="2"/>
            <w:sz w:val="22"/>
            <w:szCs w:val="22"/>
          </w:rPr>
          <w:br/>
        </w:r>
      </w:ins>
      <w:ins w:id="1174" w:author="帅 张" w:date="2025-12-22T22:54:00Z" w16du:dateUtc="2025-12-22T14:54:00Z">
        <w:r w:rsidR="00A62F61">
          <w:rPr>
            <w:rFonts w:ascii="Cambria Math" w:hAnsi="Cambria Math" w:cs="Times New Roman" w:hint="eastAsia"/>
            <w:color w:val="EE0000"/>
            <w:kern w:val="2"/>
            <w:sz w:val="22"/>
            <w:szCs w:val="22"/>
          </w:rPr>
          <w:t xml:space="preserve">  </w:t>
        </w:r>
      </w:ins>
      <w:ins w:id="1175" w:author="帅 张" w:date="2025-12-22T22:53:00Z" w16du:dateUtc="2025-12-22T14:53:00Z">
        <w:r w:rsidR="00A62F61" w:rsidRPr="00A62F61">
          <w:rPr>
            <w:rFonts w:ascii="Cambria Math" w:hAnsi="Cambria Math" w:cs="Times New Roman" w:hint="eastAsia"/>
            <w:color w:val="EE0000"/>
            <w:kern w:val="2"/>
            <w:sz w:val="22"/>
            <w:szCs w:val="22"/>
            <w:rPrChange w:id="1176" w:author="帅 张" w:date="2025-12-22T22:54:00Z" w16du:dateUtc="2025-12-22T14:54:00Z">
              <w:rPr>
                <w:rFonts w:ascii="Cambria Math" w:hAnsi="Cambria Math" w:cs="Times New Roman" w:hint="eastAsia"/>
                <w:strike/>
                <w:color w:val="EE0000"/>
                <w:kern w:val="2"/>
                <w:sz w:val="22"/>
                <w:szCs w:val="22"/>
              </w:rPr>
            </w:rPrChange>
          </w:rPr>
          <w:t>This work presents a unified hybrid modeling framework designed to overcome the fundamental limitations of conventional QSPR and machine learning models in predicting temperature-dependent thermophysical properties. Extensive evaluation across ten diverse temperature-dependent properties demonstrates that both strategies consistently enhance predictive performance. Strategy I reduces MSE by approximately 20</w:t>
        </w:r>
        <w:r w:rsidR="00A62F61" w:rsidRPr="00A62F61">
          <w:rPr>
            <w:rFonts w:ascii="Cambria Math" w:hAnsi="Cambria Math" w:cs="Times New Roman" w:hint="eastAsia"/>
            <w:color w:val="EE0000"/>
            <w:kern w:val="2"/>
            <w:sz w:val="22"/>
            <w:szCs w:val="22"/>
            <w:rPrChange w:id="1177" w:author="帅 张" w:date="2025-12-22T22:54:00Z" w16du:dateUtc="2025-12-22T14:54:00Z">
              <w:rPr>
                <w:rFonts w:ascii="Cambria Math" w:hAnsi="Cambria Math" w:cs="Times New Roman" w:hint="eastAsia"/>
                <w:strike/>
                <w:color w:val="EE0000"/>
                <w:kern w:val="2"/>
                <w:sz w:val="22"/>
                <w:szCs w:val="22"/>
              </w:rPr>
            </w:rPrChange>
          </w:rPr>
          <w:t>–</w:t>
        </w:r>
        <w:r w:rsidR="00A62F61" w:rsidRPr="00A62F61">
          <w:rPr>
            <w:rFonts w:ascii="Cambria Math" w:hAnsi="Cambria Math" w:cs="Times New Roman" w:hint="eastAsia"/>
            <w:color w:val="EE0000"/>
            <w:kern w:val="2"/>
            <w:sz w:val="22"/>
            <w:szCs w:val="22"/>
            <w:rPrChange w:id="1178" w:author="帅 张" w:date="2025-12-22T22:54:00Z" w16du:dateUtc="2025-12-22T14:54:00Z">
              <w:rPr>
                <w:rFonts w:ascii="Cambria Math" w:hAnsi="Cambria Math" w:cs="Times New Roman" w:hint="eastAsia"/>
                <w:strike/>
                <w:color w:val="EE0000"/>
                <w:kern w:val="2"/>
                <w:sz w:val="22"/>
                <w:szCs w:val="22"/>
              </w:rPr>
            </w:rPrChange>
          </w:rPr>
          <w:t>36% depending on the model type, while Strategy II achieves a remarkable 47% reduction for machine learning models. Cumulative accuracy distributions further confirm the robustness of the hybrid framework, with large increases in predictions falling within 1</w:t>
        </w:r>
        <w:r w:rsidR="00A62F61" w:rsidRPr="00A62F61">
          <w:rPr>
            <w:rFonts w:ascii="Cambria Math" w:hAnsi="Cambria Math" w:cs="Times New Roman" w:hint="eastAsia"/>
            <w:color w:val="EE0000"/>
            <w:kern w:val="2"/>
            <w:sz w:val="22"/>
            <w:szCs w:val="22"/>
            <w:rPrChange w:id="1179" w:author="帅 张" w:date="2025-12-22T22:54:00Z" w16du:dateUtc="2025-12-22T14:54:00Z">
              <w:rPr>
                <w:rFonts w:ascii="Cambria Math" w:hAnsi="Cambria Math" w:cs="Times New Roman" w:hint="eastAsia"/>
                <w:strike/>
                <w:color w:val="EE0000"/>
                <w:kern w:val="2"/>
                <w:sz w:val="22"/>
                <w:szCs w:val="22"/>
              </w:rPr>
            </w:rPrChange>
          </w:rPr>
          <w:t>–</w:t>
        </w:r>
        <w:r w:rsidR="00A62F61" w:rsidRPr="00A62F61">
          <w:rPr>
            <w:rFonts w:ascii="Cambria Math" w:hAnsi="Cambria Math" w:cs="Times New Roman" w:hint="eastAsia"/>
            <w:color w:val="EE0000"/>
            <w:kern w:val="2"/>
            <w:sz w:val="22"/>
            <w:szCs w:val="22"/>
            <w:rPrChange w:id="1180" w:author="帅 张" w:date="2025-12-22T22:54:00Z" w16du:dateUtc="2025-12-22T14:54:00Z">
              <w:rPr>
                <w:rFonts w:ascii="Cambria Math" w:hAnsi="Cambria Math" w:cs="Times New Roman" w:hint="eastAsia"/>
                <w:strike/>
                <w:color w:val="EE0000"/>
                <w:kern w:val="2"/>
                <w:sz w:val="22"/>
                <w:szCs w:val="22"/>
              </w:rPr>
            </w:rPrChange>
          </w:rPr>
          <w:t>10% relative error. The key idea of the framework is to embed physically meaningful temperature trends and correct systematic biases within data-driven workflows, allowing models to learn the full temperature dependence rather than just isolated points.</w:t>
        </w:r>
      </w:ins>
    </w:p>
    <w:p w14:paraId="640358C7" w14:textId="77777777" w:rsidR="00A62F61" w:rsidRPr="00A62F61" w:rsidRDefault="00A62F61" w:rsidP="00A62F61">
      <w:pPr>
        <w:spacing w:line="360" w:lineRule="auto"/>
        <w:ind w:firstLineChars="200" w:firstLine="440"/>
        <w:jc w:val="both"/>
        <w:rPr>
          <w:ins w:id="1181" w:author="帅 张" w:date="2025-12-22T22:53:00Z" w16du:dateUtc="2025-12-22T14:53:00Z"/>
          <w:rFonts w:ascii="Cambria Math" w:hAnsi="Cambria Math" w:cs="Times New Roman" w:hint="eastAsia"/>
          <w:color w:val="EE0000"/>
          <w:kern w:val="2"/>
          <w:sz w:val="22"/>
          <w:szCs w:val="22"/>
          <w:rPrChange w:id="1182" w:author="帅 张" w:date="2025-12-22T22:54:00Z" w16du:dateUtc="2025-12-22T14:54:00Z">
            <w:rPr>
              <w:ins w:id="1183" w:author="帅 张" w:date="2025-12-22T22:53:00Z" w16du:dateUtc="2025-12-22T14:53:00Z"/>
              <w:rFonts w:ascii="Cambria Math" w:hAnsi="Cambria Math" w:cs="Times New Roman" w:hint="eastAsia"/>
              <w:strike/>
              <w:color w:val="EE0000"/>
              <w:kern w:val="2"/>
              <w:sz w:val="22"/>
              <w:szCs w:val="22"/>
            </w:rPr>
          </w:rPrChange>
        </w:rPr>
      </w:pPr>
    </w:p>
    <w:p w14:paraId="78D19A11" w14:textId="78CDB060" w:rsidR="00A62F61" w:rsidRPr="00A62F61" w:rsidRDefault="00A62F61" w:rsidP="00A62F61">
      <w:pPr>
        <w:spacing w:line="360" w:lineRule="auto"/>
        <w:ind w:firstLineChars="200" w:firstLine="440"/>
        <w:jc w:val="both"/>
        <w:rPr>
          <w:ins w:id="1184" w:author="帅 张" w:date="2025-12-22T22:53:00Z" w16du:dateUtc="2025-12-22T14:53:00Z"/>
          <w:rFonts w:ascii="Cambria Math" w:hAnsi="Cambria Math" w:cs="Times New Roman" w:hint="eastAsia"/>
          <w:color w:val="EE0000"/>
          <w:kern w:val="2"/>
          <w:sz w:val="22"/>
          <w:szCs w:val="22"/>
          <w:rPrChange w:id="1185" w:author="帅 张" w:date="2025-12-22T22:54:00Z" w16du:dateUtc="2025-12-22T14:54:00Z">
            <w:rPr>
              <w:ins w:id="1186" w:author="帅 张" w:date="2025-12-22T22:53:00Z" w16du:dateUtc="2025-12-22T14:53:00Z"/>
              <w:rFonts w:ascii="Cambria Math" w:hAnsi="Cambria Math" w:cs="Times New Roman" w:hint="eastAsia"/>
              <w:strike/>
              <w:color w:val="EE0000"/>
              <w:kern w:val="2"/>
              <w:sz w:val="22"/>
              <w:szCs w:val="22"/>
            </w:rPr>
          </w:rPrChange>
        </w:rPr>
      </w:pPr>
      <w:ins w:id="1187" w:author="帅 张" w:date="2025-12-22T22:53:00Z" w16du:dateUtc="2025-12-22T14:53:00Z">
        <w:r w:rsidRPr="00A62F61">
          <w:rPr>
            <w:rFonts w:ascii="Cambria Math" w:hAnsi="Cambria Math" w:cs="Times New Roman" w:hint="eastAsia"/>
            <w:color w:val="EE0000"/>
            <w:kern w:val="2"/>
            <w:sz w:val="22"/>
            <w:szCs w:val="22"/>
            <w:rPrChange w:id="1188" w:author="帅 张" w:date="2025-12-22T22:54:00Z" w16du:dateUtc="2025-12-22T14:54:00Z">
              <w:rPr>
                <w:rFonts w:ascii="Cambria Math" w:hAnsi="Cambria Math" w:cs="Times New Roman" w:hint="eastAsia"/>
                <w:strike/>
                <w:color w:val="EE0000"/>
                <w:kern w:val="2"/>
                <w:sz w:val="22"/>
                <w:szCs w:val="22"/>
              </w:rPr>
            </w:rPrChange>
          </w:rPr>
          <w:t xml:space="preserve">Two distinct strategies were developed and evaluated. Strategy I uses a slope-based temperature tendency derived from two physically meaningful reference predictions. This </w:t>
        </w:r>
        <w:r w:rsidRPr="00A62F61">
          <w:rPr>
            <w:rFonts w:ascii="Cambria Math" w:hAnsi="Cambria Math" w:cs="Times New Roman" w:hint="eastAsia"/>
            <w:color w:val="EE0000"/>
            <w:kern w:val="2"/>
            <w:sz w:val="22"/>
            <w:szCs w:val="22"/>
            <w:rPrChange w:id="1189" w:author="帅 张" w:date="2025-12-22T22:54:00Z" w16du:dateUtc="2025-12-22T14:54:00Z">
              <w:rPr>
                <w:rFonts w:ascii="Cambria Math" w:hAnsi="Cambria Math" w:cs="Times New Roman" w:hint="eastAsia"/>
                <w:strike/>
                <w:color w:val="EE0000"/>
                <w:kern w:val="2"/>
                <w:sz w:val="22"/>
                <w:szCs w:val="22"/>
              </w:rPr>
            </w:rPrChange>
          </w:rPr>
          <w:lastRenderedPageBreak/>
          <w:t xml:space="preserve">tendency can be incorporated as a correction term for explicit models or as an additional feature for </w:t>
        </w:r>
      </w:ins>
      <w:ins w:id="1190" w:author="帅 张" w:date="2025-12-22T22:55:00Z" w16du:dateUtc="2025-12-22T14:55:00Z">
        <w:r>
          <w:rPr>
            <w:rFonts w:ascii="Cambria Math" w:hAnsi="Cambria Math" w:cs="Times New Roman" w:hint="eastAsia"/>
            <w:color w:val="EE0000"/>
            <w:kern w:val="2"/>
            <w:sz w:val="22"/>
            <w:szCs w:val="22"/>
          </w:rPr>
          <w:t>implicit</w:t>
        </w:r>
      </w:ins>
      <w:ins w:id="1191" w:author="帅 张" w:date="2025-12-22T22:53:00Z" w16du:dateUtc="2025-12-22T14:53:00Z">
        <w:r w:rsidRPr="00A62F61">
          <w:rPr>
            <w:rFonts w:ascii="Cambria Math" w:hAnsi="Cambria Math" w:cs="Times New Roman" w:hint="eastAsia"/>
            <w:color w:val="EE0000"/>
            <w:kern w:val="2"/>
            <w:sz w:val="22"/>
            <w:szCs w:val="22"/>
            <w:rPrChange w:id="1192" w:author="帅 张" w:date="2025-12-22T22:54:00Z" w16du:dateUtc="2025-12-22T14:54:00Z">
              <w:rPr>
                <w:rFonts w:ascii="Cambria Math" w:hAnsi="Cambria Math" w:cs="Times New Roman" w:hint="eastAsia"/>
                <w:strike/>
                <w:color w:val="EE0000"/>
                <w:kern w:val="2"/>
                <w:sz w:val="22"/>
                <w:szCs w:val="22"/>
              </w:rPr>
            </w:rPrChange>
          </w:rPr>
          <w:t xml:space="preserve"> models. By providing the model with a physics-based representation of monotonic temperature behavior, Strategy I substantially improves interpolation accuracy and mitigates unphysical oscillations.</w:t>
        </w:r>
      </w:ins>
    </w:p>
    <w:p w14:paraId="1C10832D" w14:textId="21E2D6FD" w:rsidR="00A62F61" w:rsidRPr="00A62F61" w:rsidRDefault="00A62F61" w:rsidP="00A62F61">
      <w:pPr>
        <w:spacing w:line="360" w:lineRule="auto"/>
        <w:ind w:firstLineChars="200" w:firstLine="440"/>
        <w:jc w:val="both"/>
        <w:rPr>
          <w:ins w:id="1193" w:author="帅 张" w:date="2025-12-22T22:53:00Z" w16du:dateUtc="2025-12-22T14:53:00Z"/>
          <w:rFonts w:ascii="Cambria Math" w:hAnsi="Cambria Math" w:cs="Times New Roman" w:hint="eastAsia"/>
          <w:color w:val="EE0000"/>
          <w:kern w:val="2"/>
          <w:sz w:val="22"/>
          <w:szCs w:val="22"/>
          <w:rPrChange w:id="1194" w:author="帅 张" w:date="2025-12-22T22:54:00Z" w16du:dateUtc="2025-12-22T14:54:00Z">
            <w:rPr>
              <w:ins w:id="1195" w:author="帅 张" w:date="2025-12-22T22:53:00Z" w16du:dateUtc="2025-12-22T14:53:00Z"/>
              <w:rFonts w:ascii="Cambria Math" w:hAnsi="Cambria Math" w:cs="Times New Roman" w:hint="eastAsia"/>
              <w:strike/>
              <w:color w:val="EE0000"/>
              <w:kern w:val="2"/>
              <w:sz w:val="22"/>
              <w:szCs w:val="22"/>
            </w:rPr>
          </w:rPrChange>
        </w:rPr>
      </w:pPr>
      <w:ins w:id="1196" w:author="帅 张" w:date="2025-12-22T22:53:00Z" w16du:dateUtc="2025-12-22T14:53:00Z">
        <w:r w:rsidRPr="00A62F61">
          <w:rPr>
            <w:rFonts w:ascii="Cambria Math" w:hAnsi="Cambria Math" w:cs="Times New Roman" w:hint="eastAsia"/>
            <w:color w:val="EE0000"/>
            <w:kern w:val="2"/>
            <w:sz w:val="22"/>
            <w:szCs w:val="22"/>
            <w:rPrChange w:id="1197" w:author="帅 张" w:date="2025-12-22T22:54:00Z" w16du:dateUtc="2025-12-22T14:54:00Z">
              <w:rPr>
                <w:rFonts w:ascii="Cambria Math" w:hAnsi="Cambria Math" w:cs="Times New Roman" w:hint="eastAsia"/>
                <w:strike/>
                <w:color w:val="EE0000"/>
                <w:kern w:val="2"/>
                <w:sz w:val="22"/>
                <w:szCs w:val="22"/>
              </w:rPr>
            </w:rPrChange>
          </w:rPr>
          <w:t xml:space="preserve">Strategy </w:t>
        </w:r>
        <w:proofErr w:type="gramStart"/>
        <w:r w:rsidRPr="00A62F61">
          <w:rPr>
            <w:rFonts w:ascii="Cambria Math" w:hAnsi="Cambria Math" w:cs="Times New Roman" w:hint="eastAsia"/>
            <w:color w:val="EE0000"/>
            <w:kern w:val="2"/>
            <w:sz w:val="22"/>
            <w:szCs w:val="22"/>
            <w:rPrChange w:id="1198" w:author="帅 张" w:date="2025-12-22T22:54:00Z" w16du:dateUtc="2025-12-22T14:54:00Z">
              <w:rPr>
                <w:rFonts w:ascii="Cambria Math" w:hAnsi="Cambria Math" w:cs="Times New Roman" w:hint="eastAsia"/>
                <w:strike/>
                <w:color w:val="EE0000"/>
                <w:kern w:val="2"/>
                <w:sz w:val="22"/>
                <w:szCs w:val="22"/>
              </w:rPr>
            </w:rPrChange>
          </w:rPr>
          <w:t>II  first</w:t>
        </w:r>
        <w:proofErr w:type="gramEnd"/>
        <w:r w:rsidRPr="00A62F61">
          <w:rPr>
            <w:rFonts w:ascii="Cambria Math" w:hAnsi="Cambria Math" w:cs="Times New Roman" w:hint="eastAsia"/>
            <w:color w:val="EE0000"/>
            <w:kern w:val="2"/>
            <w:sz w:val="22"/>
            <w:szCs w:val="22"/>
            <w:rPrChange w:id="1199" w:author="帅 张" w:date="2025-12-22T22:54:00Z" w16du:dateUtc="2025-12-22T14:54:00Z">
              <w:rPr>
                <w:rFonts w:ascii="Cambria Math" w:hAnsi="Cambria Math" w:cs="Times New Roman" w:hint="eastAsia"/>
                <w:strike/>
                <w:color w:val="EE0000"/>
                <w:kern w:val="2"/>
                <w:sz w:val="22"/>
                <w:szCs w:val="22"/>
              </w:rPr>
            </w:rPrChange>
          </w:rPr>
          <w:t xml:space="preserve"> constructs a group-contribution baseline to capture dominant physical trends. Machine learning is then applied to model the systematic deviations from this baseline. This decomposition allows the ML model to focus solely on the nonlinear, property-specific residual behavior, yielding significant improvements in both predictive accuracy and physical consistency. Additionally, Strategy II provides a foundational predictive approach for properties that currently lack temperature-dependent prediction models. By using a special temperature point prediction model as an anchor, it regresses a baseline model and compensates for prediction residuals, enabling the model to handle properties without explicit temperature variation features.</w:t>
        </w:r>
      </w:ins>
    </w:p>
    <w:p w14:paraId="408518B5" w14:textId="77777777" w:rsidR="00A62F61" w:rsidRPr="00A62F61" w:rsidRDefault="00A62F61" w:rsidP="00A62F61">
      <w:pPr>
        <w:spacing w:line="360" w:lineRule="auto"/>
        <w:ind w:firstLineChars="200" w:firstLine="440"/>
        <w:jc w:val="both"/>
        <w:rPr>
          <w:ins w:id="1200" w:author="帅 张" w:date="2025-12-22T22:53:00Z" w16du:dateUtc="2025-12-22T14:53:00Z"/>
          <w:rFonts w:ascii="Cambria Math" w:hAnsi="Cambria Math" w:cs="Times New Roman" w:hint="eastAsia"/>
          <w:color w:val="EE0000"/>
          <w:kern w:val="2"/>
          <w:sz w:val="22"/>
          <w:szCs w:val="22"/>
          <w:rPrChange w:id="1201" w:author="帅 张" w:date="2025-12-22T22:54:00Z" w16du:dateUtc="2025-12-22T14:54:00Z">
            <w:rPr>
              <w:ins w:id="1202" w:author="帅 张" w:date="2025-12-22T22:53:00Z" w16du:dateUtc="2025-12-22T14:53:00Z"/>
              <w:rFonts w:ascii="Cambria Math" w:hAnsi="Cambria Math" w:cs="Times New Roman" w:hint="eastAsia"/>
              <w:strike/>
              <w:color w:val="EE0000"/>
              <w:kern w:val="2"/>
              <w:sz w:val="22"/>
              <w:szCs w:val="22"/>
            </w:rPr>
          </w:rPrChange>
        </w:rPr>
      </w:pPr>
    </w:p>
    <w:p w14:paraId="1DA53154" w14:textId="4D11BCE8" w:rsidR="00EE1F69" w:rsidRPr="00A62F61" w:rsidRDefault="00A62F61" w:rsidP="00A62F61">
      <w:pPr>
        <w:spacing w:line="360" w:lineRule="auto"/>
        <w:ind w:firstLineChars="200" w:firstLine="440"/>
        <w:jc w:val="both"/>
        <w:rPr>
          <w:ins w:id="1203" w:author="帅 张" w:date="2025-12-21T17:17:00Z" w16du:dateUtc="2025-12-21T09:17:00Z"/>
          <w:rFonts w:ascii="Cambria Math" w:hAnsi="Cambria Math" w:cs="Times New Roman"/>
          <w:color w:val="EE0000"/>
          <w:kern w:val="2"/>
          <w:sz w:val="22"/>
          <w:szCs w:val="22"/>
          <w:rPrChange w:id="1204" w:author="帅 张" w:date="2025-12-22T22:54:00Z" w16du:dateUtc="2025-12-22T14:54:00Z">
            <w:rPr>
              <w:ins w:id="1205" w:author="帅 张" w:date="2025-12-21T17:17:00Z" w16du:dateUtc="2025-12-21T09:17:00Z"/>
              <w:rFonts w:ascii="Cambria Math" w:hAnsi="Cambria Math" w:cs="Times New Roman"/>
              <w:kern w:val="2"/>
              <w:sz w:val="22"/>
              <w:szCs w:val="22"/>
            </w:rPr>
          </w:rPrChange>
        </w:rPr>
      </w:pPr>
      <w:ins w:id="1206" w:author="帅 张" w:date="2025-12-22T22:53:00Z" w16du:dateUtc="2025-12-22T14:53:00Z">
        <w:r w:rsidRPr="00A62F61">
          <w:rPr>
            <w:rFonts w:ascii="Cambria Math" w:hAnsi="Cambria Math" w:cs="Times New Roman" w:hint="eastAsia"/>
            <w:color w:val="EE0000"/>
            <w:kern w:val="2"/>
            <w:sz w:val="22"/>
            <w:szCs w:val="22"/>
            <w:rPrChange w:id="1207" w:author="帅 张" w:date="2025-12-22T22:54:00Z" w16du:dateUtc="2025-12-22T14:54:00Z">
              <w:rPr>
                <w:rFonts w:ascii="Cambria Math" w:hAnsi="Cambria Math" w:cs="Times New Roman" w:hint="eastAsia"/>
                <w:strike/>
                <w:color w:val="EE0000"/>
                <w:kern w:val="2"/>
                <w:sz w:val="22"/>
                <w:szCs w:val="22"/>
              </w:rPr>
            </w:rPrChange>
          </w:rPr>
          <w:t>Beyond improving accuracy, the hybrid approach ensures thermodynamically consistent behavior, enhances interpretability, and provides superior reliability for extrapolation, which is essential for process simulation, optimization, and computer-aided molecular design. Future extensions of this work include incorporating nonlinear temperature tendencies, designing physics-informed loss functions, and integrating uncertainty quantification to better support risk-aware decision-making in chemical engineering applications.</w:t>
        </w:r>
      </w:ins>
    </w:p>
    <w:p w14:paraId="6D4C5FAC" w14:textId="77777777" w:rsidR="004D0082" w:rsidRPr="004D0082" w:rsidRDefault="004D0082" w:rsidP="004D0082">
      <w:pPr>
        <w:spacing w:line="360" w:lineRule="auto"/>
        <w:ind w:firstLineChars="200" w:firstLine="562"/>
        <w:jc w:val="both"/>
        <w:rPr>
          <w:ins w:id="1208" w:author="帅 张" w:date="2025-12-21T17:17:00Z"/>
          <w:rFonts w:ascii="Times New Roman" w:hAnsi="Times New Roman" w:cs="Times New Roman"/>
          <w:color w:val="EE0000"/>
          <w:sz w:val="28"/>
          <w:szCs w:val="28"/>
          <w:rPrChange w:id="1209" w:author="帅 张" w:date="2025-12-21T17:17:00Z" w16du:dateUtc="2025-12-21T09:17:00Z">
            <w:rPr>
              <w:ins w:id="1210" w:author="帅 张" w:date="2025-12-21T17:17:00Z"/>
              <w:rFonts w:ascii="Times New Roman" w:hAnsi="Times New Roman" w:cs="Times New Roman"/>
              <w:sz w:val="28"/>
              <w:szCs w:val="28"/>
            </w:rPr>
          </w:rPrChange>
        </w:rPr>
      </w:pPr>
      <w:ins w:id="1211" w:author="帅 张" w:date="2025-12-21T17:17:00Z">
        <w:r w:rsidRPr="004D0082">
          <w:rPr>
            <w:rFonts w:ascii="Times New Roman" w:hAnsi="Times New Roman" w:cs="Times New Roman"/>
            <w:b/>
            <w:bCs/>
            <w:color w:val="EE0000"/>
            <w:sz w:val="28"/>
            <w:szCs w:val="28"/>
            <w:rPrChange w:id="1212" w:author="帅 张" w:date="2025-12-21T17:17:00Z" w16du:dateUtc="2025-12-21T09:17:00Z">
              <w:rPr>
                <w:rFonts w:ascii="Times New Roman" w:hAnsi="Times New Roman" w:cs="Times New Roman"/>
                <w:b/>
                <w:bCs/>
                <w:sz w:val="28"/>
                <w:szCs w:val="28"/>
              </w:rPr>
            </w:rPrChange>
          </w:rPr>
          <w:t>Appendix A: Full List of Keywords Used for Data Retrieval</w:t>
        </w:r>
      </w:ins>
    </w:p>
    <w:p w14:paraId="25FF3E60" w14:textId="77777777" w:rsidR="004D0082" w:rsidRPr="004D0082" w:rsidRDefault="004D0082" w:rsidP="00A62F61">
      <w:pPr>
        <w:spacing w:line="360" w:lineRule="auto"/>
        <w:ind w:firstLineChars="200" w:firstLine="440"/>
        <w:jc w:val="both"/>
        <w:rPr>
          <w:ins w:id="1213" w:author="帅 张" w:date="2025-12-21T17:17:00Z"/>
          <w:rFonts w:ascii="Cambria Math" w:hAnsi="Cambria Math" w:cs="Times New Roman"/>
          <w:color w:val="EE0000"/>
          <w:kern w:val="2"/>
          <w:sz w:val="22"/>
          <w:szCs w:val="22"/>
          <w:rPrChange w:id="1214" w:author="帅 张" w:date="2025-12-21T17:17:00Z" w16du:dateUtc="2025-12-21T09:17:00Z">
            <w:rPr>
              <w:ins w:id="1215" w:author="帅 张" w:date="2025-12-21T17:17:00Z"/>
              <w:rFonts w:ascii="Times New Roman" w:hAnsi="Times New Roman" w:cs="Times New Roman"/>
              <w:sz w:val="28"/>
              <w:szCs w:val="28"/>
            </w:rPr>
          </w:rPrChange>
        </w:rPr>
        <w:pPrChange w:id="1216" w:author="帅 张" w:date="2025-12-22T22:57:00Z" w16du:dateUtc="2025-12-22T14:57:00Z">
          <w:pPr>
            <w:numPr>
              <w:numId w:val="19"/>
            </w:numPr>
            <w:tabs>
              <w:tab w:val="num" w:pos="720"/>
            </w:tabs>
            <w:spacing w:line="360" w:lineRule="auto"/>
            <w:ind w:left="720" w:firstLineChars="200" w:firstLine="560"/>
            <w:jc w:val="both"/>
          </w:pPr>
        </w:pPrChange>
      </w:pPr>
      <w:ins w:id="1217" w:author="帅 张" w:date="2025-12-21T17:17:00Z">
        <w:r w:rsidRPr="004D0082">
          <w:rPr>
            <w:rFonts w:ascii="Cambria Math" w:hAnsi="Cambria Math" w:cs="Times New Roman"/>
            <w:color w:val="EE0000"/>
            <w:kern w:val="2"/>
            <w:sz w:val="22"/>
            <w:szCs w:val="22"/>
            <w:rPrChange w:id="1218" w:author="帅 张" w:date="2025-12-21T17:17:00Z" w16du:dateUtc="2025-12-21T09:17:00Z">
              <w:rPr>
                <w:rFonts w:ascii="Times New Roman" w:hAnsi="Times New Roman" w:cs="Times New Roman"/>
                <w:sz w:val="28"/>
                <w:szCs w:val="28"/>
              </w:rPr>
            </w:rPrChange>
          </w:rPr>
          <w:t xml:space="preserve">Temperature-dependent topic: ("organic compound*" OR "organic chemical*") AND (QSPR OR "quantitative structure-property relationship" OR "model" OR "estimation") AND ("temperature </w:t>
        </w:r>
        <w:proofErr w:type="spellStart"/>
        <w:r w:rsidRPr="004D0082">
          <w:rPr>
            <w:rFonts w:ascii="Cambria Math" w:hAnsi="Cambria Math" w:cs="Times New Roman"/>
            <w:color w:val="EE0000"/>
            <w:kern w:val="2"/>
            <w:sz w:val="22"/>
            <w:szCs w:val="22"/>
            <w:rPrChange w:id="1219" w:author="帅 张" w:date="2025-12-21T17:17:00Z" w16du:dateUtc="2025-12-21T09:17:00Z">
              <w:rPr>
                <w:rFonts w:ascii="Times New Roman" w:hAnsi="Times New Roman" w:cs="Times New Roman"/>
                <w:sz w:val="28"/>
                <w:szCs w:val="28"/>
              </w:rPr>
            </w:rPrChange>
          </w:rPr>
          <w:t>dependen</w:t>
        </w:r>
        <w:proofErr w:type="spellEnd"/>
        <w:r w:rsidRPr="004D0082">
          <w:rPr>
            <w:rFonts w:ascii="Cambria Math" w:hAnsi="Cambria Math" w:cs="Times New Roman"/>
            <w:color w:val="EE0000"/>
            <w:kern w:val="2"/>
            <w:sz w:val="22"/>
            <w:szCs w:val="22"/>
            <w:rPrChange w:id="1220" w:author="帅 张" w:date="2025-12-21T17:17:00Z" w16du:dateUtc="2025-12-21T09:17:00Z">
              <w:rPr>
                <w:rFonts w:ascii="Times New Roman" w:hAnsi="Times New Roman" w:cs="Times New Roman"/>
                <w:sz w:val="28"/>
                <w:szCs w:val="28"/>
              </w:rPr>
            </w:rPrChange>
          </w:rPr>
          <w:t xml:space="preserve">*" OR "thermal </w:t>
        </w:r>
        <w:proofErr w:type="spellStart"/>
        <w:r w:rsidRPr="004D0082">
          <w:rPr>
            <w:rFonts w:ascii="Cambria Math" w:hAnsi="Cambria Math" w:cs="Times New Roman"/>
            <w:color w:val="EE0000"/>
            <w:kern w:val="2"/>
            <w:sz w:val="22"/>
            <w:szCs w:val="22"/>
            <w:rPrChange w:id="1221" w:author="帅 张" w:date="2025-12-21T17:17:00Z" w16du:dateUtc="2025-12-21T09:17:00Z">
              <w:rPr>
                <w:rFonts w:ascii="Times New Roman" w:hAnsi="Times New Roman" w:cs="Times New Roman"/>
                <w:sz w:val="28"/>
                <w:szCs w:val="28"/>
              </w:rPr>
            </w:rPrChange>
          </w:rPr>
          <w:t>propert</w:t>
        </w:r>
        <w:proofErr w:type="spellEnd"/>
        <w:r w:rsidRPr="004D0082">
          <w:rPr>
            <w:rFonts w:ascii="Cambria Math" w:hAnsi="Cambria Math" w:cs="Times New Roman"/>
            <w:color w:val="EE0000"/>
            <w:kern w:val="2"/>
            <w:sz w:val="22"/>
            <w:szCs w:val="22"/>
            <w:rPrChange w:id="1222" w:author="帅 张" w:date="2025-12-21T17:17:00Z" w16du:dateUtc="2025-12-21T09:17:00Z">
              <w:rPr>
                <w:rFonts w:ascii="Times New Roman" w:hAnsi="Times New Roman" w:cs="Times New Roman"/>
                <w:sz w:val="28"/>
                <w:szCs w:val="28"/>
              </w:rPr>
            </w:rPrChange>
          </w:rPr>
          <w:t>*" OR "vapor pressure" OR "heat capacity")</w:t>
        </w:r>
      </w:ins>
    </w:p>
    <w:p w14:paraId="4C08AA23" w14:textId="77777777" w:rsidR="004D0082" w:rsidRPr="004D0082" w:rsidRDefault="004D0082" w:rsidP="00A62F61">
      <w:pPr>
        <w:spacing w:line="360" w:lineRule="auto"/>
        <w:ind w:firstLineChars="200" w:firstLine="440"/>
        <w:jc w:val="both"/>
        <w:rPr>
          <w:ins w:id="1223" w:author="帅 张" w:date="2025-12-21T17:17:00Z"/>
          <w:rFonts w:ascii="Cambria Math" w:hAnsi="Cambria Math" w:cs="Times New Roman"/>
          <w:color w:val="EE0000"/>
          <w:kern w:val="2"/>
          <w:sz w:val="22"/>
          <w:szCs w:val="22"/>
          <w:rPrChange w:id="1224" w:author="帅 张" w:date="2025-12-21T17:17:00Z" w16du:dateUtc="2025-12-21T09:17:00Z">
            <w:rPr>
              <w:ins w:id="1225" w:author="帅 张" w:date="2025-12-21T17:17:00Z"/>
              <w:rFonts w:ascii="Times New Roman" w:hAnsi="Times New Roman" w:cs="Times New Roman"/>
              <w:sz w:val="28"/>
              <w:szCs w:val="28"/>
            </w:rPr>
          </w:rPrChange>
        </w:rPr>
        <w:pPrChange w:id="1226" w:author="帅 张" w:date="2025-12-22T22:57:00Z" w16du:dateUtc="2025-12-22T14:57:00Z">
          <w:pPr>
            <w:numPr>
              <w:numId w:val="19"/>
            </w:numPr>
            <w:tabs>
              <w:tab w:val="num" w:pos="720"/>
            </w:tabs>
            <w:spacing w:line="360" w:lineRule="auto"/>
            <w:ind w:left="720" w:firstLineChars="200" w:firstLine="560"/>
            <w:jc w:val="both"/>
          </w:pPr>
        </w:pPrChange>
      </w:pPr>
      <w:ins w:id="1227" w:author="帅 张" w:date="2025-12-21T17:17:00Z">
        <w:r w:rsidRPr="004D0082">
          <w:rPr>
            <w:rFonts w:ascii="Cambria Math" w:hAnsi="Cambria Math" w:cs="Times New Roman"/>
            <w:color w:val="EE0000"/>
            <w:kern w:val="2"/>
            <w:sz w:val="22"/>
            <w:szCs w:val="22"/>
            <w:rPrChange w:id="1228" w:author="帅 张" w:date="2025-12-21T17:17:00Z" w16du:dateUtc="2025-12-21T09:17:00Z">
              <w:rPr>
                <w:rFonts w:ascii="Times New Roman" w:hAnsi="Times New Roman" w:cs="Times New Roman"/>
                <w:sz w:val="28"/>
                <w:szCs w:val="28"/>
              </w:rPr>
            </w:rPrChange>
          </w:rPr>
          <w:t xml:space="preserve">Single-point topic: ("at 298 K" OR "at 300 K" OR "at 25 C" OR "room temperature" OR "ambient temperature" OR isothermal OR STP OR "standard conditions") AND ("vapor pressure" OR viscosity OR "heat capacity" OR density OR "thermal conductivity" OR </w:t>
        </w:r>
        <w:r w:rsidRPr="004D0082">
          <w:rPr>
            <w:rFonts w:ascii="Cambria Math" w:hAnsi="Cambria Math" w:cs="Times New Roman"/>
            <w:color w:val="EE0000"/>
            <w:kern w:val="2"/>
            <w:sz w:val="22"/>
            <w:szCs w:val="22"/>
            <w:rPrChange w:id="1229" w:author="帅 张" w:date="2025-12-21T17:17:00Z" w16du:dateUtc="2025-12-21T09:17:00Z">
              <w:rPr>
                <w:rFonts w:ascii="Times New Roman" w:hAnsi="Times New Roman" w:cs="Times New Roman"/>
                <w:sz w:val="28"/>
                <w:szCs w:val="28"/>
              </w:rPr>
            </w:rPrChange>
          </w:rPr>
          <w:lastRenderedPageBreak/>
          <w:t xml:space="preserve">"surface tension" OR </w:t>
        </w:r>
        <w:proofErr w:type="spellStart"/>
        <w:r w:rsidRPr="004D0082">
          <w:rPr>
            <w:rFonts w:ascii="Cambria Math" w:hAnsi="Cambria Math" w:cs="Times New Roman"/>
            <w:color w:val="EE0000"/>
            <w:kern w:val="2"/>
            <w:sz w:val="22"/>
            <w:szCs w:val="22"/>
            <w:rPrChange w:id="1230" w:author="帅 张" w:date="2025-12-21T17:17:00Z" w16du:dateUtc="2025-12-21T09:17:00Z">
              <w:rPr>
                <w:rFonts w:ascii="Times New Roman" w:hAnsi="Times New Roman" w:cs="Times New Roman"/>
                <w:sz w:val="28"/>
                <w:szCs w:val="28"/>
              </w:rPr>
            </w:rPrChange>
          </w:rPr>
          <w:t>propert</w:t>
        </w:r>
        <w:proofErr w:type="spellEnd"/>
        <w:r w:rsidRPr="004D0082">
          <w:rPr>
            <w:rFonts w:ascii="Cambria Math" w:hAnsi="Cambria Math" w:cs="Times New Roman"/>
            <w:color w:val="EE0000"/>
            <w:kern w:val="2"/>
            <w:sz w:val="22"/>
            <w:szCs w:val="22"/>
            <w:rPrChange w:id="1231" w:author="帅 张" w:date="2025-12-21T17:17:00Z" w16du:dateUtc="2025-12-21T09:17:00Z">
              <w:rPr>
                <w:rFonts w:ascii="Times New Roman" w:hAnsi="Times New Roman" w:cs="Times New Roman"/>
                <w:sz w:val="28"/>
                <w:szCs w:val="28"/>
              </w:rPr>
            </w:rPrChange>
          </w:rPr>
          <w:t>*) AND (predict* OR model* OR correlation* OR "group contribution" OR QSPR OR QSAR OR "machine learning" OR "parameter estimation" OR regression)</w:t>
        </w:r>
      </w:ins>
    </w:p>
    <w:p w14:paraId="2A8BCF32" w14:textId="77777777" w:rsidR="004D0082" w:rsidRPr="004D0082" w:rsidRDefault="004D0082" w:rsidP="002849E2">
      <w:pPr>
        <w:spacing w:line="360" w:lineRule="auto"/>
        <w:ind w:firstLineChars="200" w:firstLine="560"/>
        <w:jc w:val="both"/>
        <w:rPr>
          <w:rFonts w:ascii="Times New Roman" w:hAnsi="Times New Roman" w:cs="Times New Roman"/>
          <w:sz w:val="28"/>
          <w:szCs w:val="28"/>
        </w:rPr>
      </w:pPr>
    </w:p>
    <w:p w14:paraId="6A646AC2" w14:textId="1A74DCD6" w:rsidR="00221798" w:rsidRPr="00CA48B3" w:rsidRDefault="00827D2B" w:rsidP="002849E2">
      <w:pPr>
        <w:pStyle w:val="1"/>
        <w:spacing w:before="200" w:after="200" w:line="360" w:lineRule="auto"/>
        <w:jc w:val="both"/>
        <w:rPr>
          <w:rFonts w:hint="eastAsia"/>
        </w:rPr>
      </w:pPr>
      <w:r w:rsidRPr="002849E2">
        <w:rPr>
          <w:rFonts w:ascii="Times New Roman" w:hAnsi="Times New Roman" w:cs="Times New Roman"/>
          <w:b/>
          <w:bCs/>
          <w:sz w:val="22"/>
          <w:szCs w:val="22"/>
          <w:lang w:eastAsia="ja-JP"/>
        </w:rPr>
        <w:t>REFERENCE</w:t>
      </w:r>
    </w:p>
    <w:p w14:paraId="47A5F834" w14:textId="77777777"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[1] Rumble, J. R. (Ed.). (2022). *CRC Handbook of Chemistry and Physics* (103rd ed.). CRC Press.</w:t>
      </w:r>
    </w:p>
    <w:p w14:paraId="452FB11E" w14:textId="77777777"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[2] Smith, M. B. (2020). *March's Advanced Organic Chemistry: Reactions, Mechanisms, and Structure* (8th ed.). John Wiley &amp; Sons.</w:t>
      </w:r>
    </w:p>
    <w:p w14:paraId="51AA97A6" w14:textId="77777777"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[3] Armarego, W. L. F. (2017). *Purification of Laboratory Chemicals* (8th ed.). Butterworth-Heinemann.</w:t>
      </w:r>
    </w:p>
    <w:p w14:paraId="1888ADA6" w14:textId="77777777"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[4] Patrick, G. L. (2023). *An Introduction to Medicinal Chemistry* (7th ed.). Oxford University Press.</w:t>
      </w:r>
    </w:p>
    <w:p w14:paraId="4E7A73D3" w14:textId="77777777"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[5] Young, R. J., &amp; Lovell, P. A. (2011). *Introduction to Polymers* (3rd ed.). CRC Press.</w:t>
      </w:r>
    </w:p>
    <w:p w14:paraId="4ABA3A2C" w14:textId="77777777"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[6] Friend, R. H., et al. (1999). Electroluminescence in conjugated polymers. *Nature*, 397(6715), 121-128.</w:t>
      </w:r>
    </w:p>
    <w:p w14:paraId="71FB2357" w14:textId="27A00D64" w:rsidR="00B86C9B" w:rsidRPr="002849E2" w:rsidRDefault="00B86C9B" w:rsidP="00B86C9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w:t>
      </w:r>
      <w:r w:rsidR="002A2DC7" w:rsidRPr="002849E2">
        <w:rPr>
          <w:rFonts w:ascii="Times New Roman" w:hAnsi="Times New Roman" w:cs="Times New Roman"/>
          <w:kern w:val="2"/>
          <w:sz w:val="21"/>
          <w:szCs w:val="22"/>
        </w:rPr>
        <w:t>7</w:t>
      </w:r>
      <w:r w:rsidRPr="002849E2">
        <w:rPr>
          <w:rFonts w:ascii="Times New Roman" w:hAnsi="Times New Roman" w:cs="Times New Roman"/>
          <w:kern w:val="2"/>
          <w:sz w:val="21"/>
          <w:szCs w:val="22"/>
        </w:rPr>
        <w:t>] Marrero J, Gani R. Group-contribution based estimation of pure component properties. Fluid Phase Equilib. 2001;183–184:183–208.</w:t>
      </w:r>
    </w:p>
    <w:p w14:paraId="0387209F" w14:textId="2394177A" w:rsidR="00B86C9B" w:rsidRPr="002849E2" w:rsidRDefault="00B86C9B" w:rsidP="00541B8B">
      <w:pPr>
        <w:pStyle w:val="a9"/>
        <w:ind w:left="0"/>
        <w:jc w:val="both"/>
        <w:rPr>
          <w:rFonts w:ascii="Times New Roman" w:eastAsia="宋体" w:hAnsi="Times New Roman" w:cs="Times New Roman"/>
          <w:sz w:val="21"/>
          <w:szCs w:val="22"/>
          <w14:ligatures w14:val="none"/>
        </w:rPr>
      </w:pPr>
      <w:r w:rsidRPr="002849E2">
        <w:rPr>
          <w:rFonts w:ascii="Times New Roman" w:eastAsia="宋体" w:hAnsi="Times New Roman" w:cs="Times New Roman"/>
          <w:sz w:val="21"/>
          <w:szCs w:val="22"/>
          <w14:ligatures w14:val="none"/>
        </w:rPr>
        <w:t>[</w:t>
      </w:r>
      <w:r w:rsidR="002A2DC7" w:rsidRPr="002849E2">
        <w:rPr>
          <w:rFonts w:ascii="Times New Roman" w:eastAsia="宋体" w:hAnsi="Times New Roman" w:cs="Times New Roman"/>
          <w:sz w:val="21"/>
          <w:szCs w:val="22"/>
          <w14:ligatures w14:val="none"/>
        </w:rPr>
        <w:t>8</w:t>
      </w:r>
      <w:r w:rsidRPr="002849E2">
        <w:rPr>
          <w:rFonts w:ascii="Times New Roman" w:eastAsia="宋体" w:hAnsi="Times New Roman" w:cs="Times New Roman"/>
          <w:sz w:val="21"/>
          <w:szCs w:val="22"/>
          <w14:ligatures w14:val="none"/>
        </w:rPr>
        <w:t>] Díaz-Tovar C-A, Gani R, Sarup B. Lipid technology: property prediction and process design/analysis in the edible oil and biodiesel industries. Fluid Phase Equilibr. 2011;302(1–2):284–293.</w:t>
      </w:r>
      <w:r w:rsidRPr="002849E2">
        <w:rPr>
          <w:rFonts w:ascii="Times New Roman" w:eastAsia="宋体" w:hAnsi="Times New Roman" w:cs="Times New Roman"/>
          <w:sz w:val="21"/>
          <w:szCs w:val="22"/>
          <w14:ligatures w14:val="none"/>
        </w:rPr>
        <w:br/>
        <w:t>[</w:t>
      </w:r>
      <w:r w:rsidR="002A2DC7" w:rsidRPr="002849E2">
        <w:rPr>
          <w:rFonts w:ascii="Times New Roman" w:eastAsia="宋体" w:hAnsi="Times New Roman" w:cs="Times New Roman"/>
          <w:sz w:val="21"/>
          <w:szCs w:val="22"/>
          <w14:ligatures w14:val="none"/>
        </w:rPr>
        <w:t>9</w:t>
      </w:r>
      <w:r w:rsidRPr="002849E2">
        <w:rPr>
          <w:rFonts w:ascii="Times New Roman" w:eastAsia="宋体" w:hAnsi="Times New Roman" w:cs="Times New Roman"/>
          <w:sz w:val="21"/>
          <w:szCs w:val="22"/>
          <w14:ligatures w14:val="none"/>
        </w:rPr>
        <w:t>] Klincewicz K, Reid RC. Estimation of critical properties with group contribution methods. AIChE J. 1984;30(1):137–142.</w:t>
      </w:r>
    </w:p>
    <w:p w14:paraId="65567FA0" w14:textId="1F8E7F16"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w:t>
      </w:r>
      <w:r w:rsidR="002A2DC7" w:rsidRPr="002849E2">
        <w:rPr>
          <w:rFonts w:ascii="Times New Roman" w:hAnsi="Times New Roman" w:cs="Times New Roman"/>
          <w:kern w:val="2"/>
          <w:sz w:val="21"/>
          <w:szCs w:val="22"/>
        </w:rPr>
        <w:t>10</w:t>
      </w:r>
      <w:r w:rsidRPr="002849E2">
        <w:rPr>
          <w:rFonts w:ascii="Times New Roman" w:hAnsi="Times New Roman" w:cs="Times New Roman"/>
          <w:kern w:val="2"/>
          <w:sz w:val="21"/>
          <w:szCs w:val="22"/>
        </w:rPr>
        <w:t>] Joback, K. G., &amp; Reid, R. C. (1987). Estimation of pure-component properties from group-contributions. Chemical Engineering Communications, 57(1-6), 233-243.</w:t>
      </w:r>
    </w:p>
    <w:p w14:paraId="426B0E91" w14:textId="41E4FF82"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w:t>
      </w:r>
      <w:r w:rsidR="002A2DC7" w:rsidRPr="002849E2">
        <w:rPr>
          <w:rFonts w:ascii="Times New Roman" w:hAnsi="Times New Roman" w:cs="Times New Roman"/>
          <w:kern w:val="2"/>
          <w:sz w:val="21"/>
          <w:szCs w:val="22"/>
        </w:rPr>
        <w:t>11</w:t>
      </w:r>
      <w:r w:rsidRPr="002849E2">
        <w:rPr>
          <w:rFonts w:ascii="Times New Roman" w:hAnsi="Times New Roman" w:cs="Times New Roman"/>
          <w:kern w:val="2"/>
          <w:sz w:val="21"/>
          <w:szCs w:val="22"/>
        </w:rPr>
        <w:t>] Eriani, R., Gani, R., &amp; Meirelles, A. J. A. (2009). Prediction of heat capacities and heats of vaporization of organic liquids by group contribution methods. Fluid Phase Equilibria, 283(1-2), 49-55.</w:t>
      </w:r>
    </w:p>
    <w:p w14:paraId="201AAAAB" w14:textId="4AEB2635"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w:t>
      </w:r>
      <w:r w:rsidR="002A2DC7" w:rsidRPr="002849E2">
        <w:rPr>
          <w:rFonts w:ascii="Times New Roman" w:hAnsi="Times New Roman" w:cs="Times New Roman"/>
          <w:kern w:val="2"/>
          <w:sz w:val="21"/>
          <w:szCs w:val="22"/>
        </w:rPr>
        <w:t>12</w:t>
      </w:r>
      <w:r w:rsidRPr="002849E2">
        <w:rPr>
          <w:rFonts w:ascii="Times New Roman" w:hAnsi="Times New Roman" w:cs="Times New Roman"/>
          <w:kern w:val="2"/>
          <w:sz w:val="21"/>
          <w:szCs w:val="22"/>
        </w:rPr>
        <w:t>] Nannoolal, Y., Rarey, J., &amp; Ramjugernath, D. (2004). Estimation of the vapour pressure of non-electrolyte organic compounds via group contributions and group interactions. Fluid Phase Equilibria, 226, 45-63.</w:t>
      </w:r>
    </w:p>
    <w:p w14:paraId="3A121B5E" w14:textId="13AD5085"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[1</w:t>
      </w:r>
      <w:r w:rsidR="002A2DC7" w:rsidRPr="002849E2">
        <w:rPr>
          <w:rFonts w:ascii="Times New Roman" w:hAnsi="Times New Roman" w:cs="Times New Roman"/>
          <w:kern w:val="2"/>
          <w:sz w:val="21"/>
          <w:szCs w:val="22"/>
        </w:rPr>
        <w:t>3</w:t>
      </w:r>
      <w:r w:rsidRPr="002849E2">
        <w:rPr>
          <w:rFonts w:ascii="Times New Roman" w:hAnsi="Times New Roman" w:cs="Times New Roman"/>
          <w:kern w:val="2"/>
          <w:sz w:val="21"/>
          <w:szCs w:val="22"/>
        </w:rPr>
        <w:t>] Ceriani, R., Gonçalves, C. B., Rabelo, J., Caruso, M., Cunha, A. C. C., Cavaleri, F. W., Batista, E. A. C., &amp; Meirelles, A. J. A. Group Contribution Model for Predicting Viscosity of Fatty Compounds. Journal of Chemical &amp; Engineering Data, 2007, 52(3), 965–972.</w:t>
      </w:r>
      <w:r w:rsidRPr="002849E2">
        <w:rPr>
          <w:rFonts w:ascii="Times New Roman" w:hAnsi="Times New Roman" w:cs="Times New Roman"/>
          <w:kern w:val="2"/>
          <w:sz w:val="21"/>
          <w:szCs w:val="22"/>
        </w:rPr>
        <w:br/>
        <w:t>[1</w:t>
      </w:r>
      <w:r w:rsidR="002A2DC7" w:rsidRPr="002849E2">
        <w:rPr>
          <w:rFonts w:ascii="Times New Roman" w:hAnsi="Times New Roman" w:cs="Times New Roman"/>
          <w:kern w:val="2"/>
          <w:sz w:val="21"/>
          <w:szCs w:val="22"/>
        </w:rPr>
        <w:t>4</w:t>
      </w:r>
      <w:r w:rsidRPr="002849E2">
        <w:rPr>
          <w:rFonts w:ascii="Times New Roman" w:hAnsi="Times New Roman" w:cs="Times New Roman"/>
          <w:kern w:val="2"/>
          <w:sz w:val="21"/>
          <w:szCs w:val="22"/>
        </w:rPr>
        <w:t>] Todeschini, R., &amp; Gramatica, P. (1997). The WHIM theory: new 3D molecular descriptors for QSAR in environmental modelling. SAR and QSAR in Environmental Research, 7(1-4), 89-115.</w:t>
      </w:r>
    </w:p>
    <w:p w14:paraId="594E92DE" w14:textId="65040AEF" w:rsidR="002A2DC7" w:rsidRPr="002849E2" w:rsidRDefault="002A2DC7" w:rsidP="002A2DC7">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[15] Sosnowska, A., Barycki, M., Jagiello, K., Haranczyk, M., Gajewicz, A., Kawai, T., Suzuki, N., &amp; Puzyn, T. (2014). Predicting enthalpy of vaporization for Persistent Organic Pollutants with Quantitative Structure—Property Relationship (QSPR) incorporating the influence of temperature on volatility. Atmospheric Environment, *87*, 10–18.</w:t>
      </w:r>
    </w:p>
    <w:p w14:paraId="02B44884" w14:textId="77777777" w:rsidR="002A2DC7" w:rsidRPr="002849E2" w:rsidRDefault="002A2DC7" w:rsidP="00827D2B">
      <w:pPr>
        <w:jc w:val="both"/>
        <w:rPr>
          <w:rFonts w:ascii="Times New Roman" w:hAnsi="Times New Roman" w:cs="Times New Roman"/>
          <w:kern w:val="2"/>
          <w:sz w:val="21"/>
          <w:szCs w:val="22"/>
        </w:rPr>
      </w:pPr>
    </w:p>
    <w:p w14:paraId="63B0B64B" w14:textId="790ACB7E"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[1</w:t>
      </w:r>
      <w:r w:rsidR="002A2DC7" w:rsidRPr="002849E2">
        <w:rPr>
          <w:rFonts w:ascii="Times New Roman" w:hAnsi="Times New Roman" w:cs="Times New Roman"/>
          <w:kern w:val="2"/>
          <w:sz w:val="21"/>
          <w:szCs w:val="22"/>
        </w:rPr>
        <w:t>6</w:t>
      </w:r>
      <w:r w:rsidRPr="002849E2">
        <w:rPr>
          <w:rFonts w:ascii="Times New Roman" w:hAnsi="Times New Roman" w:cs="Times New Roman"/>
          <w:kern w:val="2"/>
          <w:sz w:val="21"/>
          <w:szCs w:val="22"/>
        </w:rPr>
        <w:t>] Huang, X. Y., Chen, J. W., Gao, L. N., Ding, G. H., Zhao, Y. Z., &amp; Schramm, K. W. (2004). Data evaluations and quantitative predictive models for vapor pressures of polycyclic aromatic hydrocarbons at different temperatures. SAR and QSAR in Environmental Research, 15(2), 115-125.</w:t>
      </w:r>
    </w:p>
    <w:p w14:paraId="0D4E5096" w14:textId="264936CB"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[1</w:t>
      </w:r>
      <w:r w:rsidR="002A2DC7" w:rsidRPr="002849E2">
        <w:rPr>
          <w:rFonts w:ascii="Times New Roman" w:hAnsi="Times New Roman" w:cs="Times New Roman"/>
          <w:kern w:val="2"/>
          <w:sz w:val="21"/>
          <w:szCs w:val="22"/>
        </w:rPr>
        <w:t>7</w:t>
      </w:r>
      <w:r w:rsidRPr="002849E2">
        <w:rPr>
          <w:rFonts w:ascii="Times New Roman" w:hAnsi="Times New Roman" w:cs="Times New Roman"/>
          <w:kern w:val="2"/>
          <w:sz w:val="21"/>
          <w:szCs w:val="22"/>
        </w:rPr>
        <w:t>] Cheng, Z., Yang, B., Chen, Q., Gao, X., Tan, Y., Ma, Y., &amp; Shen, Z. (2018). A Quantitative-Structure-Activity-Relationship (QSAR) model for the reaction rate constants of organic compounds during the ozonation process at different temperatures. Chemical Engineering Journal, *353*, 288–296.</w:t>
      </w:r>
    </w:p>
    <w:p w14:paraId="25C94706" w14:textId="4C5EA412"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[1</w:t>
      </w:r>
      <w:r w:rsidR="002A2DC7" w:rsidRPr="002849E2">
        <w:rPr>
          <w:rFonts w:ascii="Times New Roman" w:hAnsi="Times New Roman" w:cs="Times New Roman"/>
          <w:kern w:val="2"/>
          <w:sz w:val="21"/>
          <w:szCs w:val="22"/>
        </w:rPr>
        <w:t>8</w:t>
      </w:r>
      <w:r w:rsidRPr="002849E2">
        <w:rPr>
          <w:rFonts w:ascii="Times New Roman" w:hAnsi="Times New Roman" w:cs="Times New Roman"/>
          <w:kern w:val="2"/>
          <w:sz w:val="21"/>
          <w:szCs w:val="22"/>
        </w:rPr>
        <w:t>] Yin, J., Jia, Q., Yan, F., &amp; Wang, Q. (2017). Predicting heat capacity of gas for diverse organic compounds at different temperatures. Fluid Phase Equilibria, *446*, 1–8.</w:t>
      </w:r>
    </w:p>
    <w:p w14:paraId="32DE4015" w14:textId="6E6DAC1C"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[1</w:t>
      </w:r>
      <w:r w:rsidR="002A2DC7" w:rsidRPr="002849E2">
        <w:rPr>
          <w:rFonts w:ascii="Times New Roman" w:hAnsi="Times New Roman" w:cs="Times New Roman"/>
          <w:kern w:val="2"/>
          <w:sz w:val="21"/>
          <w:szCs w:val="22"/>
        </w:rPr>
        <w:t>9</w:t>
      </w:r>
      <w:r w:rsidRPr="002849E2">
        <w:rPr>
          <w:rFonts w:ascii="Times New Roman" w:hAnsi="Times New Roman" w:cs="Times New Roman"/>
          <w:kern w:val="2"/>
          <w:sz w:val="21"/>
          <w:szCs w:val="22"/>
        </w:rPr>
        <w:t>] Shan, Y., Wu, Q., Yuan, H., &amp; Liu, W. (2024). Develop machine learning-based model and automated process for predicting liquid heat capacity of organics at different temperatures. Fluid Phase Equilibria, 584, 114132.</w:t>
      </w:r>
    </w:p>
    <w:p w14:paraId="134D2D0A" w14:textId="522373C9"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w:t>
      </w:r>
      <w:r w:rsidR="002A2DC7" w:rsidRPr="002849E2">
        <w:rPr>
          <w:rFonts w:ascii="Times New Roman" w:hAnsi="Times New Roman" w:cs="Times New Roman"/>
          <w:kern w:val="2"/>
          <w:sz w:val="21"/>
          <w:szCs w:val="22"/>
        </w:rPr>
        <w:t>20</w:t>
      </w:r>
      <w:r w:rsidRPr="002849E2">
        <w:rPr>
          <w:rFonts w:ascii="Times New Roman" w:hAnsi="Times New Roman" w:cs="Times New Roman"/>
          <w:kern w:val="2"/>
          <w:sz w:val="21"/>
          <w:szCs w:val="22"/>
        </w:rPr>
        <w:t>] Ye, Z., &amp; Ouyang, D. (2021). Prediction of small-molecule compound solubility in organic solvents by machine learning algorithms. Journal of Cheminformatics, *13*(1), 98.</w:t>
      </w:r>
    </w:p>
    <w:p w14:paraId="12C59015" w14:textId="7937D58A" w:rsidR="00827D2B" w:rsidRPr="002849E2" w:rsidRDefault="00827D2B"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w:t>
      </w:r>
      <w:r w:rsidR="002A2DC7" w:rsidRPr="002849E2">
        <w:rPr>
          <w:rFonts w:ascii="Times New Roman" w:hAnsi="Times New Roman" w:cs="Times New Roman"/>
          <w:kern w:val="2"/>
          <w:sz w:val="21"/>
          <w:szCs w:val="22"/>
        </w:rPr>
        <w:t>21</w:t>
      </w:r>
      <w:r w:rsidRPr="002849E2">
        <w:rPr>
          <w:rFonts w:ascii="Times New Roman" w:hAnsi="Times New Roman" w:cs="Times New Roman"/>
          <w:kern w:val="2"/>
          <w:sz w:val="21"/>
          <w:szCs w:val="22"/>
        </w:rPr>
        <w:t>] Rittig, J. G.; Ben Hicham, K.; Schweidtmann, A. M.; Dahmen, M.; Mitsos, A. Graph Neural Networks for Temperature-Dependent Activity Coefficient Prediction of Solutes in Ionic Liquids. Comput. Chem. Eng. 2023, *171*, 108153.</w:t>
      </w:r>
    </w:p>
    <w:p w14:paraId="403538FD" w14:textId="6FAD42DA" w:rsidR="00827D2B" w:rsidRPr="002849E2" w:rsidRDefault="00666A02" w:rsidP="00827D2B">
      <w:pPr>
        <w:jc w:val="both"/>
        <w:rPr>
          <w:rFonts w:ascii="Times New Roman" w:hAnsi="Times New Roman" w:cs="Times New Roman"/>
          <w:kern w:val="2"/>
          <w:sz w:val="21"/>
          <w:szCs w:val="22"/>
        </w:rPr>
      </w:pPr>
      <w:r w:rsidRPr="002849E2">
        <w:rPr>
          <w:rFonts w:ascii="Times New Roman" w:hAnsi="Times New Roman" w:cs="Times New Roman"/>
          <w:kern w:val="2"/>
          <w:sz w:val="21"/>
          <w:szCs w:val="22"/>
        </w:rPr>
        <w:t>[2</w:t>
      </w:r>
      <w:r w:rsidR="002A2DC7" w:rsidRPr="002849E2">
        <w:rPr>
          <w:rFonts w:ascii="Times New Roman" w:hAnsi="Times New Roman" w:cs="Times New Roman"/>
          <w:kern w:val="2"/>
          <w:sz w:val="21"/>
          <w:szCs w:val="22"/>
        </w:rPr>
        <w:t>2</w:t>
      </w:r>
      <w:r w:rsidRPr="002849E2">
        <w:rPr>
          <w:rFonts w:ascii="Times New Roman" w:hAnsi="Times New Roman" w:cs="Times New Roman"/>
          <w:kern w:val="2"/>
          <w:sz w:val="21"/>
          <w:szCs w:val="22"/>
        </w:rPr>
        <w:t>]</w:t>
      </w:r>
      <w:r w:rsidRPr="002849E2">
        <w:rPr>
          <w:rFonts w:ascii="Times New Roman" w:hAnsi="Times New Roman" w:cs="Times New Roman" w:hint="eastAsia"/>
          <w:kern w:val="2"/>
          <w:sz w:val="21"/>
          <w:szCs w:val="22"/>
        </w:rPr>
        <w:t>：</w:t>
      </w:r>
      <w:r w:rsidRPr="002849E2">
        <w:rPr>
          <w:rFonts w:ascii="Times New Roman" w:hAnsi="Times New Roman" w:cs="Times New Roman"/>
          <w:kern w:val="2"/>
          <w:sz w:val="21"/>
          <w:szCs w:val="22"/>
        </w:rPr>
        <w:t>Zobeiry, N.; Humfeld, K. D. A physics-informed machine learning approach for solving heat transfer problems in optimizing additive manufacturing processes. J. Manuf. Process. 2021, 68, 765-779.</w:t>
      </w:r>
    </w:p>
    <w:bookmarkEnd w:id="2"/>
    <w:p w14:paraId="1B792901" w14:textId="77777777" w:rsidR="009A7047" w:rsidRDefault="009A7047" w:rsidP="00827D2B">
      <w:pPr>
        <w:rPr>
          <w:rFonts w:hint="eastAsia"/>
        </w:rPr>
      </w:pPr>
    </w:p>
    <w:p w14:paraId="7AEEE296" w14:textId="0876ECAE" w:rsidR="009B258A" w:rsidRPr="009B258A" w:rsidRDefault="009B258A" w:rsidP="00827D2B">
      <w:pPr>
        <w:rPr>
          <w:rFonts w:hint="eastAsia"/>
        </w:rPr>
      </w:pPr>
    </w:p>
    <w:sectPr w:rsidR="009B258A" w:rsidRPr="009B258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bdulelah S. Alshehri" w:date="2025-12-16T17:13:00Z" w:initials="AA">
    <w:p w14:paraId="325B8732" w14:textId="77777777" w:rsidR="00381FD3" w:rsidRDefault="00381FD3" w:rsidP="00381FD3">
      <w:pPr>
        <w:pStyle w:val="afa"/>
        <w:rPr>
          <w:rFonts w:hint="eastAsia"/>
        </w:rPr>
      </w:pPr>
      <w:r>
        <w:rPr>
          <w:rStyle w:val="af9"/>
        </w:rPr>
        <w:annotationRef/>
      </w:r>
      <w:r>
        <w:t>I recommend removing the term black-box since it is an opinion and not a description of all ML models. For example, random forest can be interpreted and many neural networks. It can be discussed in the discussion but it is not a synonym of ML</w:t>
      </w:r>
    </w:p>
  </w:comment>
  <w:comment w:id="14" w:author="Abdulelah S. Alshehri" w:date="2025-12-16T16:50:00Z" w:initials="AA">
    <w:p w14:paraId="4B0C5DAA" w14:textId="2830AD90" w:rsidR="00FC45A0" w:rsidRDefault="00FC45A0" w:rsidP="00FC45A0">
      <w:pPr>
        <w:pStyle w:val="afa"/>
        <w:rPr>
          <w:rFonts w:hint="eastAsia"/>
        </w:rPr>
      </w:pPr>
      <w:r>
        <w:rPr>
          <w:rStyle w:val="af9"/>
        </w:rPr>
        <w:annotationRef/>
      </w:r>
      <w:r>
        <w:t>I am not sure what ‘alone’ means here. Are there results combining both?</w:t>
      </w:r>
    </w:p>
  </w:comment>
  <w:comment w:id="18" w:author="Abdulelah S. Alshehri" w:date="2025-12-16T16:52:00Z" w:initials="AA">
    <w:p w14:paraId="212A3E34" w14:textId="77777777" w:rsidR="00FC45A0" w:rsidRDefault="00FC45A0" w:rsidP="00FC45A0">
      <w:pPr>
        <w:pStyle w:val="afa"/>
        <w:rPr>
          <w:rFonts w:hint="eastAsia"/>
        </w:rPr>
      </w:pPr>
      <w:r>
        <w:rPr>
          <w:rStyle w:val="af9"/>
        </w:rPr>
        <w:annotationRef/>
      </w:r>
      <w:r>
        <w:t>I recommend adding a sentence here comparing the two strategies and saying which one is superior and perhaps explaining ‘why’.</w:t>
      </w:r>
    </w:p>
  </w:comment>
  <w:comment w:id="22" w:author="Abdulelah S. Alshehri" w:date="2025-12-16T16:58:00Z" w:initials="AA">
    <w:p w14:paraId="693AACC2" w14:textId="77777777" w:rsidR="00471903" w:rsidRDefault="00471903" w:rsidP="00471903">
      <w:pPr>
        <w:pStyle w:val="afa"/>
        <w:rPr>
          <w:rFonts w:hint="eastAsia"/>
        </w:rPr>
      </w:pPr>
      <w:r>
        <w:rPr>
          <w:rStyle w:val="af9"/>
        </w:rPr>
        <w:annotationRef/>
      </w:r>
      <w:r>
        <w:t xml:space="preserve">I think this can be best placed after the abstract, not within the intro. </w:t>
      </w:r>
    </w:p>
  </w:comment>
  <w:comment w:id="101" w:author="Abdulelah S. Alshehri" w:date="2025-12-16T16:55:00Z" w:initials="AA">
    <w:p w14:paraId="2B9A449C" w14:textId="77777777" w:rsidR="00FC45A0" w:rsidRDefault="00FC45A0" w:rsidP="00FC45A0">
      <w:pPr>
        <w:pStyle w:val="afa"/>
        <w:rPr>
          <w:rFonts w:hint="eastAsia"/>
        </w:rPr>
      </w:pPr>
      <w:r>
        <w:rPr>
          <w:rStyle w:val="af9"/>
        </w:rPr>
        <w:annotationRef/>
      </w:r>
      <w:r>
        <w:t>Reference supporting this statement can be helpful</w:t>
      </w:r>
    </w:p>
  </w:comment>
  <w:comment w:id="112" w:author="Abdulelah S. Alshehri" w:date="2025-12-16T16:56:00Z" w:initials="AA">
    <w:p w14:paraId="0962D358" w14:textId="77777777" w:rsidR="00FC45A0" w:rsidRDefault="00FC45A0" w:rsidP="00FC45A0">
      <w:pPr>
        <w:pStyle w:val="afa"/>
        <w:rPr>
          <w:rFonts w:hint="eastAsia"/>
        </w:rPr>
      </w:pPr>
      <w:r>
        <w:rPr>
          <w:rStyle w:val="af9"/>
        </w:rPr>
        <w:annotationRef/>
      </w:r>
      <w:r>
        <w:t>‘These properties can be categorized’ or ‘are commonly categorized’ would be a better statement</w:t>
      </w:r>
    </w:p>
  </w:comment>
  <w:comment w:id="127" w:author="Abdulelah S. Alshehri" w:date="2025-12-16T16:58:00Z" w:initials="AA">
    <w:p w14:paraId="1AF835F9" w14:textId="77777777" w:rsidR="00FC45A0" w:rsidRDefault="00FC45A0" w:rsidP="00FC45A0">
      <w:pPr>
        <w:pStyle w:val="afa"/>
        <w:rPr>
          <w:rFonts w:hint="eastAsia"/>
        </w:rPr>
      </w:pPr>
      <w:r>
        <w:rPr>
          <w:rStyle w:val="af9"/>
        </w:rPr>
        <w:annotationRef/>
      </w:r>
      <w:r>
        <w:t xml:space="preserve">I think this can be best placed after the abstract, not within the intro. </w:t>
      </w:r>
    </w:p>
  </w:comment>
  <w:comment w:id="304" w:author="Abdulelah S. Alshehri" w:date="2025-12-16T17:00:00Z" w:initials="AA">
    <w:p w14:paraId="44234A52" w14:textId="77777777" w:rsidR="00FC45A0" w:rsidRDefault="00FC45A0" w:rsidP="00FC45A0">
      <w:pPr>
        <w:pStyle w:val="afa"/>
        <w:rPr>
          <w:rFonts w:hint="eastAsia"/>
        </w:rPr>
      </w:pPr>
      <w:r>
        <w:rPr>
          <w:rStyle w:val="af9"/>
        </w:rPr>
        <w:annotationRef/>
      </w:r>
      <w:r>
        <w:t>All the materials here need to be supported by references</w:t>
      </w:r>
    </w:p>
  </w:comment>
  <w:comment w:id="384" w:author="Abdulelah S. Alshehri" w:date="2025-12-16T17:02:00Z" w:initials="AA">
    <w:p w14:paraId="469CABB2" w14:textId="77777777" w:rsidR="001807A0" w:rsidRDefault="001807A0" w:rsidP="001807A0">
      <w:pPr>
        <w:pStyle w:val="afa"/>
        <w:rPr>
          <w:rFonts w:hint="eastAsia"/>
        </w:rPr>
      </w:pPr>
      <w:r>
        <w:rPr>
          <w:rStyle w:val="af9"/>
        </w:rPr>
        <w:annotationRef/>
      </w:r>
      <w:r>
        <w:t xml:space="preserve">I suggest explaining how this data is collected. Google scholar? Web of Science? </w:t>
      </w:r>
    </w:p>
  </w:comment>
  <w:comment w:id="411" w:author="Abdulelah S. Alshehri" w:date="2025-12-16T17:45:00Z" w:initials="AA">
    <w:p w14:paraId="2C631323" w14:textId="77777777" w:rsidR="0076073D" w:rsidRDefault="0076073D" w:rsidP="0076073D">
      <w:pPr>
        <w:pStyle w:val="afa"/>
        <w:rPr>
          <w:rFonts w:hint="eastAsia"/>
        </w:rPr>
      </w:pPr>
      <w:r>
        <w:rPr>
          <w:rStyle w:val="af9"/>
        </w:rPr>
        <w:annotationRef/>
      </w:r>
      <w:r>
        <w:t xml:space="preserve">I recommend adding the contributions rather than organization here since organization is obvious for research articles and only useful for reviews. See example here: </w:t>
      </w:r>
      <w:hyperlink r:id="rId1" w:history="1">
        <w:r w:rsidRPr="0034247F">
          <w:rPr>
            <w:rStyle w:val="af8"/>
          </w:rPr>
          <w:t>https://pubs.acs.org/doi/full/10.1021/acs.jcim.4c00816</w:t>
        </w:r>
      </w:hyperlink>
      <w:r>
        <w:br/>
        <w:t>Also are we able to share the data and code on GitHub. It would be useful!</w:t>
      </w:r>
    </w:p>
  </w:comment>
  <w:comment w:id="425" w:author="Abdulelah S. Alshehri" w:date="2025-12-16T17:02:00Z" w:initials="AA">
    <w:p w14:paraId="3D5E5F42" w14:textId="6E17F8B6" w:rsidR="001807A0" w:rsidRDefault="001807A0" w:rsidP="001807A0">
      <w:pPr>
        <w:pStyle w:val="afa"/>
        <w:rPr>
          <w:rFonts w:hint="eastAsia"/>
        </w:rPr>
      </w:pPr>
      <w:r>
        <w:rPr>
          <w:rStyle w:val="af9"/>
        </w:rPr>
        <w:annotationRef/>
      </w:r>
      <w:r>
        <w:t xml:space="preserve">All the introduction </w:t>
      </w:r>
      <w:proofErr w:type="gramStart"/>
      <w:r>
        <w:t>need</w:t>
      </w:r>
      <w:proofErr w:type="gramEnd"/>
      <w:r>
        <w:t xml:space="preserve"> further references supporting claims and approaches of the literature </w:t>
      </w:r>
    </w:p>
  </w:comment>
  <w:comment w:id="456" w:author="Abdulelah S. Alshehri" w:date="2025-12-16T17:04:00Z" w:initials="AA">
    <w:p w14:paraId="6EFDDC31" w14:textId="77777777" w:rsidR="001807A0" w:rsidRDefault="001807A0" w:rsidP="001807A0">
      <w:pPr>
        <w:pStyle w:val="afa"/>
        <w:rPr>
          <w:rFonts w:hint="eastAsia"/>
        </w:rPr>
      </w:pPr>
      <w:r>
        <w:rPr>
          <w:rStyle w:val="af9"/>
        </w:rPr>
        <w:annotationRef/>
      </w:r>
      <w:r>
        <w:t>Multiple terms are redefined from the introduction (ML, GC, QSPR). Please check all throughout the paper</w:t>
      </w:r>
    </w:p>
  </w:comment>
  <w:comment w:id="549" w:author="Abdulelah S. Alshehri" w:date="2025-12-16T17:06:00Z" w:initials="AA">
    <w:p w14:paraId="169B429B" w14:textId="77777777" w:rsidR="001807A0" w:rsidRDefault="001807A0" w:rsidP="001807A0">
      <w:pPr>
        <w:pStyle w:val="afa"/>
        <w:numPr>
          <w:ilvl w:val="0"/>
          <w:numId w:val="17"/>
        </w:numPr>
        <w:rPr>
          <w:rFonts w:hint="eastAsia"/>
        </w:rPr>
      </w:pPr>
      <w:r>
        <w:rPr>
          <w:rStyle w:val="af9"/>
        </w:rPr>
        <w:annotationRef/>
      </w:r>
      <w:r>
        <w:t>Please add more explanation here. What are we looking at?</w:t>
      </w:r>
    </w:p>
    <w:p w14:paraId="5D56E6BC" w14:textId="77777777" w:rsidR="001807A0" w:rsidRDefault="001807A0" w:rsidP="001807A0">
      <w:pPr>
        <w:pStyle w:val="afa"/>
        <w:numPr>
          <w:ilvl w:val="0"/>
          <w:numId w:val="17"/>
        </w:numPr>
        <w:rPr>
          <w:rFonts w:hint="eastAsia"/>
        </w:rPr>
      </w:pPr>
      <w:r>
        <w:t>What are the x and y?</w:t>
      </w:r>
    </w:p>
    <w:p w14:paraId="3C85D848" w14:textId="77777777" w:rsidR="001807A0" w:rsidRDefault="001807A0" w:rsidP="001807A0">
      <w:pPr>
        <w:pStyle w:val="afa"/>
        <w:numPr>
          <w:ilvl w:val="0"/>
          <w:numId w:val="17"/>
        </w:numPr>
        <w:rPr>
          <w:rFonts w:hint="eastAsia"/>
        </w:rPr>
      </w:pPr>
      <w:r>
        <w:t>What is the difference between the first and second figures in the first row? They’re all heat capacity?</w:t>
      </w:r>
    </w:p>
  </w:comment>
  <w:comment w:id="563" w:author="Abdulelah S. Alshehri" w:date="2025-12-16T17:06:00Z" w:initials="AA">
    <w:p w14:paraId="0096F929" w14:textId="77777777" w:rsidR="001807A0" w:rsidRDefault="001807A0" w:rsidP="001807A0">
      <w:pPr>
        <w:pStyle w:val="afa"/>
        <w:rPr>
          <w:rFonts w:hint="eastAsia"/>
        </w:rPr>
      </w:pPr>
      <w:r>
        <w:rPr>
          <w:rStyle w:val="af9"/>
        </w:rPr>
        <w:annotationRef/>
      </w:r>
      <w:r>
        <w:t>Same issues</w:t>
      </w:r>
    </w:p>
  </w:comment>
  <w:comment w:id="576" w:author="Abdulelah S. Alshehri" w:date="2025-12-16T17:09:00Z" w:initials="AA">
    <w:p w14:paraId="15E19862" w14:textId="77777777" w:rsidR="001807A0" w:rsidRDefault="001807A0" w:rsidP="001807A0">
      <w:pPr>
        <w:pStyle w:val="afa"/>
        <w:rPr>
          <w:rFonts w:hint="eastAsia"/>
        </w:rPr>
      </w:pPr>
      <w:r>
        <w:rPr>
          <w:rStyle w:val="af9"/>
        </w:rPr>
        <w:annotationRef/>
      </w:r>
      <w:r>
        <w:t xml:space="preserve">I recommend that this figure is revised to make it clearer. See the ones here as an example: </w:t>
      </w:r>
      <w:r>
        <w:rPr>
          <w:color w:val="767676"/>
          <w:highlight w:val="white"/>
        </w:rPr>
        <w:t> </w:t>
      </w:r>
      <w:hyperlink r:id="rId2" w:history="1">
        <w:r w:rsidRPr="005A609C">
          <w:rPr>
            <w:rStyle w:val="af8"/>
            <w:highlight w:val="white"/>
          </w:rPr>
          <w:t>https://doi.org/10.1002/aic.17469</w:t>
        </w:r>
      </w:hyperlink>
    </w:p>
  </w:comment>
  <w:comment w:id="580" w:author="Abdulelah S. Alshehri" w:date="2025-12-16T17:15:00Z" w:initials="AA">
    <w:p w14:paraId="698E1C52" w14:textId="77777777" w:rsidR="00DD2D91" w:rsidRDefault="00DD2D91" w:rsidP="00DD2D91">
      <w:pPr>
        <w:pStyle w:val="afa"/>
        <w:rPr>
          <w:rFonts w:hint="eastAsia"/>
        </w:rPr>
      </w:pPr>
      <w:r>
        <w:rPr>
          <w:rStyle w:val="af9"/>
        </w:rPr>
        <w:annotationRef/>
      </w:r>
      <w:r>
        <w:t>The caption needs to be outside the table</w:t>
      </w:r>
    </w:p>
  </w:comment>
  <w:comment w:id="584" w:author="Abdulelah S. Alshehri" w:date="2025-12-16T17:15:00Z" w:initials="AA">
    <w:p w14:paraId="0201E728" w14:textId="77777777" w:rsidR="00381FD3" w:rsidRDefault="00381FD3" w:rsidP="00381FD3">
      <w:pPr>
        <w:pStyle w:val="afa"/>
        <w:rPr>
          <w:rFonts w:hint="eastAsia"/>
        </w:rPr>
      </w:pPr>
      <w:r>
        <w:rPr>
          <w:rStyle w:val="af9"/>
        </w:rPr>
        <w:annotationRef/>
      </w:r>
      <w:r>
        <w:t>The caption needs to be outside the table</w:t>
      </w:r>
    </w:p>
  </w:comment>
  <w:comment w:id="595" w:author="Abdulelah S. Alshehri" w:date="2025-12-16T17:10:00Z" w:initials="AA">
    <w:p w14:paraId="06E900E7" w14:textId="3FA7F2E6" w:rsidR="001807A0" w:rsidRDefault="001807A0" w:rsidP="001807A0">
      <w:pPr>
        <w:pStyle w:val="afa"/>
        <w:rPr>
          <w:rFonts w:hint="eastAsia"/>
        </w:rPr>
      </w:pPr>
      <w:r>
        <w:rPr>
          <w:rStyle w:val="af9"/>
        </w:rPr>
        <w:annotationRef/>
      </w:r>
      <w:r>
        <w:t>Please make sure that all sub and superscripts are applied</w:t>
      </w:r>
    </w:p>
  </w:comment>
  <w:comment w:id="625" w:author="Abdulelah S. Alshehri" w:date="2025-12-16T17:16:00Z" w:initials="AA">
    <w:p w14:paraId="25069E88" w14:textId="77777777" w:rsidR="00DD2D91" w:rsidRDefault="00DD2D91" w:rsidP="00DD2D91">
      <w:pPr>
        <w:pStyle w:val="afa"/>
        <w:rPr>
          <w:rFonts w:hint="eastAsia"/>
        </w:rPr>
      </w:pPr>
      <w:r>
        <w:rPr>
          <w:rStyle w:val="af9"/>
        </w:rPr>
        <w:annotationRef/>
      </w:r>
      <w:r>
        <w:t>Same issue for all tables</w:t>
      </w:r>
    </w:p>
  </w:comment>
  <w:comment w:id="630" w:author="Abdulelah S. Alshehri" w:date="2025-12-16T17:16:00Z" w:initials="AA">
    <w:p w14:paraId="796F2BC0" w14:textId="77777777" w:rsidR="00381FD3" w:rsidRDefault="00381FD3" w:rsidP="00381FD3">
      <w:pPr>
        <w:pStyle w:val="afa"/>
        <w:rPr>
          <w:rFonts w:hint="eastAsia"/>
        </w:rPr>
      </w:pPr>
      <w:r>
        <w:rPr>
          <w:rStyle w:val="af9"/>
        </w:rPr>
        <w:annotationRef/>
      </w:r>
      <w:r>
        <w:t>Same issue for all tables</w:t>
      </w:r>
    </w:p>
  </w:comment>
  <w:comment w:id="632" w:author="Abdulelah S. Alshehri" w:date="2025-12-16T17:18:00Z" w:initials="AA">
    <w:p w14:paraId="766BFE28" w14:textId="77777777" w:rsidR="00381FD3" w:rsidRDefault="00381FD3" w:rsidP="00381FD3">
      <w:pPr>
        <w:pStyle w:val="afa"/>
        <w:rPr>
          <w:rFonts w:hint="eastAsia"/>
        </w:rPr>
      </w:pPr>
      <w:r>
        <w:rPr>
          <w:rStyle w:val="af9"/>
        </w:rPr>
        <w:annotationRef/>
      </w:r>
      <w:r>
        <w:t>These numbers in the entire column seem perfect. Have you applied any filtration/processing of outliers? If so, please describe it</w:t>
      </w:r>
    </w:p>
  </w:comment>
  <w:comment w:id="655" w:author="Abdulelah S. Alshehri" w:date="2025-12-16T17:26:00Z" w:initials="AA">
    <w:p w14:paraId="19A31B6E" w14:textId="77777777" w:rsidR="002E7659" w:rsidRDefault="002E7659" w:rsidP="002E7659">
      <w:pPr>
        <w:pStyle w:val="afa"/>
        <w:rPr>
          <w:rFonts w:hint="eastAsia"/>
        </w:rPr>
      </w:pPr>
      <w:r>
        <w:rPr>
          <w:rStyle w:val="af9"/>
        </w:rPr>
        <w:annotationRef/>
      </w:r>
      <w:r>
        <w:t>Please define GC, GC+, ML, ML+, ML++, QSPR AND + in the caption. The reader should understand the table without reading the paper</w:t>
      </w:r>
    </w:p>
  </w:comment>
  <w:comment w:id="664" w:author="Abdulelah S. Alshehri" w:date="2025-12-16T17:26:00Z" w:initials="AA">
    <w:p w14:paraId="26F1A421" w14:textId="77777777" w:rsidR="00F2301C" w:rsidRDefault="00F2301C" w:rsidP="00F2301C">
      <w:pPr>
        <w:pStyle w:val="afa"/>
        <w:rPr>
          <w:rFonts w:hint="eastAsia"/>
        </w:rPr>
      </w:pPr>
      <w:r>
        <w:rPr>
          <w:rStyle w:val="af9"/>
        </w:rPr>
        <w:annotationRef/>
      </w:r>
      <w:r>
        <w:t>Please define GC, GC+, ML, ML+, ML++, QSPR AND + in the caption. The reader should understand the table without reading the paper</w:t>
      </w:r>
    </w:p>
  </w:comment>
  <w:comment w:id="671" w:author="Abdulelah S. Alshehri" w:date="2025-12-16T17:26:00Z" w:initials="AA">
    <w:p w14:paraId="29E4EDE7" w14:textId="77777777" w:rsidR="00A33E3D" w:rsidRDefault="00A33E3D" w:rsidP="00A33E3D">
      <w:pPr>
        <w:pStyle w:val="afa"/>
        <w:rPr>
          <w:rFonts w:hint="eastAsia"/>
        </w:rPr>
      </w:pPr>
      <w:r>
        <w:rPr>
          <w:rStyle w:val="af9"/>
        </w:rPr>
        <w:annotationRef/>
      </w:r>
      <w:r>
        <w:t>Please define GC, GC+, ML, ML+, ML++, QSPR AND + in the caption. The reader should understand the table without reading the paper</w:t>
      </w:r>
    </w:p>
  </w:comment>
  <w:comment w:id="673" w:author="Abdulelah S. Alshehri" w:date="2025-12-16T17:25:00Z" w:initials="AA">
    <w:p w14:paraId="332BA710" w14:textId="67201C73" w:rsidR="00A33E3D" w:rsidRDefault="00A33E3D" w:rsidP="00A33E3D">
      <w:pPr>
        <w:pStyle w:val="afa"/>
        <w:rPr>
          <w:rFonts w:hint="eastAsia"/>
        </w:rPr>
      </w:pPr>
      <w:r>
        <w:rPr>
          <w:rStyle w:val="af9"/>
        </w:rPr>
        <w:annotationRef/>
      </w:r>
      <w:r>
        <w:t>I suggest adding % of improvement and its averages across all strategies</w:t>
      </w:r>
    </w:p>
  </w:comment>
  <w:comment w:id="677" w:author="Abdulelah S. Alshehri" w:date="2025-12-16T17:26:00Z" w:initials="AA">
    <w:p w14:paraId="4172BC7D" w14:textId="77777777" w:rsidR="001B1145" w:rsidRDefault="001B1145" w:rsidP="001B1145">
      <w:pPr>
        <w:pStyle w:val="afa"/>
        <w:rPr>
          <w:rFonts w:hint="eastAsia"/>
        </w:rPr>
      </w:pPr>
      <w:r>
        <w:rPr>
          <w:rStyle w:val="af9"/>
        </w:rPr>
        <w:annotationRef/>
      </w:r>
      <w:r>
        <w:t>Same note from above</w:t>
      </w:r>
    </w:p>
  </w:comment>
  <w:comment w:id="684" w:author="Abdulelah S. Alshehri" w:date="2025-12-16T17:26:00Z" w:initials="AA">
    <w:p w14:paraId="62BCA793" w14:textId="77777777" w:rsidR="00A33E3D" w:rsidRDefault="00A33E3D" w:rsidP="00A33E3D">
      <w:pPr>
        <w:pStyle w:val="afa"/>
        <w:rPr>
          <w:rFonts w:hint="eastAsia"/>
        </w:rPr>
      </w:pPr>
      <w:r>
        <w:rPr>
          <w:rStyle w:val="af9"/>
        </w:rPr>
        <w:annotationRef/>
      </w:r>
      <w:r>
        <w:t>Same note from above</w:t>
      </w:r>
    </w:p>
  </w:comment>
  <w:comment w:id="1121" w:author="Abdulelah S. Alshehri" w:date="2025-12-16T17:35:00Z" w:initials="AA">
    <w:p w14:paraId="093B0708" w14:textId="77777777" w:rsidR="00825A19" w:rsidRDefault="00825A19" w:rsidP="00825A19">
      <w:pPr>
        <w:pStyle w:val="afa"/>
        <w:rPr>
          <w:rFonts w:hint="eastAsia"/>
        </w:rPr>
      </w:pPr>
      <w:r>
        <w:rPr>
          <w:rStyle w:val="af9"/>
        </w:rPr>
        <w:annotationRef/>
      </w:r>
      <w:r>
        <w:t xml:space="preserve">Please add a table on the overall improvement in a subsequent </w:t>
      </w:r>
      <w:proofErr w:type="gramStart"/>
      <w:r>
        <w:t>section  that</w:t>
      </w:r>
      <w:proofErr w:type="gramEnd"/>
      <w:r>
        <w:t xml:space="preserve"> compare the % improvement of different strategies to support the discussions below and add to it</w:t>
      </w:r>
    </w:p>
  </w:comment>
  <w:comment w:id="1132" w:author="Abdulelah S. Alshehri" w:date="2025-12-16T17:31:00Z" w:initials="AA">
    <w:p w14:paraId="0DD1539F" w14:textId="72349AC2" w:rsidR="00A33E3D" w:rsidRDefault="00A33E3D" w:rsidP="00A33E3D">
      <w:pPr>
        <w:pStyle w:val="afa"/>
        <w:rPr>
          <w:rFonts w:hint="eastAsia"/>
        </w:rPr>
      </w:pPr>
      <w:r>
        <w:rPr>
          <w:rStyle w:val="af9"/>
        </w:rPr>
        <w:annotationRef/>
      </w:r>
      <w:r>
        <w:t xml:space="preserve">General comment for all figures and tables: </w:t>
      </w:r>
      <w:r>
        <w:br/>
      </w:r>
      <w:r>
        <w:br/>
        <w:t xml:space="preserve">Figures are placed AFTER they are mentioned </w:t>
      </w:r>
    </w:p>
    <w:p w14:paraId="2F86E943" w14:textId="77777777" w:rsidR="00A33E3D" w:rsidRDefault="00A33E3D" w:rsidP="00A33E3D">
      <w:pPr>
        <w:pStyle w:val="afa"/>
        <w:rPr>
          <w:rFonts w:hint="eastAsia"/>
        </w:rPr>
      </w:pPr>
      <w:r>
        <w:t>Tables are placed BEFORE they are mentioned</w:t>
      </w:r>
    </w:p>
  </w:comment>
  <w:comment w:id="1135" w:author="Abdulelah S. Alshehri" w:date="2025-12-16T17:29:00Z" w:initials="AA">
    <w:p w14:paraId="1489C868" w14:textId="34DAE243" w:rsidR="00A33E3D" w:rsidRDefault="00A33E3D" w:rsidP="00A33E3D">
      <w:pPr>
        <w:pStyle w:val="afa"/>
        <w:rPr>
          <w:rFonts w:hint="eastAsia"/>
        </w:rPr>
      </w:pPr>
      <w:r>
        <w:rPr>
          <w:rStyle w:val="af9"/>
        </w:rPr>
        <w:annotationRef/>
      </w:r>
      <w:r>
        <w:t>Same notes from above. No axis labels as well</w:t>
      </w:r>
    </w:p>
  </w:comment>
  <w:comment w:id="1164" w:author="Abdulelah S. Alshehri" w:date="2025-12-16T17:21:00Z" w:initials="AA">
    <w:p w14:paraId="6B8B88AC" w14:textId="68628604" w:rsidR="00A33E3D" w:rsidRDefault="00A33E3D" w:rsidP="00A33E3D">
      <w:pPr>
        <w:pStyle w:val="afa"/>
        <w:rPr>
          <w:rFonts w:hint="eastAsia"/>
        </w:rPr>
      </w:pPr>
      <w:r>
        <w:rPr>
          <w:rStyle w:val="af9"/>
        </w:rPr>
        <w:annotationRef/>
      </w:r>
      <w:r>
        <w:t>This is defined 3 times in the paper</w:t>
      </w:r>
    </w:p>
  </w:comment>
  <w:comment w:id="1162" w:author="Abdulelah S. Alshehri" w:date="2025-12-16T17:34:00Z" w:initials="AA">
    <w:p w14:paraId="5EE7E50E" w14:textId="77777777" w:rsidR="00825A19" w:rsidRDefault="00825A19" w:rsidP="00825A19">
      <w:pPr>
        <w:pStyle w:val="afa"/>
        <w:rPr>
          <w:rFonts w:hint="eastAsia"/>
        </w:rPr>
      </w:pPr>
      <w:r>
        <w:rPr>
          <w:rStyle w:val="af9"/>
        </w:rPr>
        <w:annotationRef/>
      </w:r>
      <w:r>
        <w:t>This is the main conclusion that should be provided in the first paragraph, but also it should provide more quantitative details than the abstract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5B8732" w15:done="0"/>
  <w15:commentEx w15:paraId="4B0C5DAA" w15:done="0"/>
  <w15:commentEx w15:paraId="212A3E34" w15:done="0"/>
  <w15:commentEx w15:paraId="693AACC2" w15:done="0"/>
  <w15:commentEx w15:paraId="2B9A449C" w15:done="0"/>
  <w15:commentEx w15:paraId="0962D358" w15:done="0"/>
  <w15:commentEx w15:paraId="1AF835F9" w15:done="0"/>
  <w15:commentEx w15:paraId="44234A52" w15:done="0"/>
  <w15:commentEx w15:paraId="469CABB2" w15:done="0"/>
  <w15:commentEx w15:paraId="2C631323" w15:done="0"/>
  <w15:commentEx w15:paraId="3D5E5F42" w15:done="0"/>
  <w15:commentEx w15:paraId="6EFDDC31" w15:done="0"/>
  <w15:commentEx w15:paraId="3C85D848" w15:done="0"/>
  <w15:commentEx w15:paraId="0096F929" w15:done="0"/>
  <w15:commentEx w15:paraId="15E19862" w15:done="0"/>
  <w15:commentEx w15:paraId="698E1C52" w15:done="0"/>
  <w15:commentEx w15:paraId="0201E728" w15:done="0"/>
  <w15:commentEx w15:paraId="06E900E7" w15:done="0"/>
  <w15:commentEx w15:paraId="25069E88" w15:done="0"/>
  <w15:commentEx w15:paraId="796F2BC0" w15:done="0"/>
  <w15:commentEx w15:paraId="766BFE28" w15:done="0"/>
  <w15:commentEx w15:paraId="19A31B6E" w15:done="0"/>
  <w15:commentEx w15:paraId="26F1A421" w15:done="0"/>
  <w15:commentEx w15:paraId="29E4EDE7" w15:done="0"/>
  <w15:commentEx w15:paraId="332BA710" w15:done="0"/>
  <w15:commentEx w15:paraId="4172BC7D" w15:done="0"/>
  <w15:commentEx w15:paraId="62BCA793" w15:done="0"/>
  <w15:commentEx w15:paraId="093B0708" w15:done="0"/>
  <w15:commentEx w15:paraId="2F86E943" w15:done="0"/>
  <w15:commentEx w15:paraId="1489C868" w15:done="0"/>
  <w15:commentEx w15:paraId="6B8B88AC" w15:done="0"/>
  <w15:commentEx w15:paraId="5EE7E5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B1DDFF" w16cex:dateUtc="2025-12-16T14:13:00Z"/>
  <w16cex:commentExtensible w16cex:durableId="094C2FCD" w16cex:dateUtc="2025-12-16T13:50:00Z"/>
  <w16cex:commentExtensible w16cex:durableId="4229D34E" w16cex:dateUtc="2025-12-16T13:52:00Z"/>
  <w16cex:commentExtensible w16cex:durableId="21671FDF" w16cex:dateUtc="2025-12-16T13:58:00Z"/>
  <w16cex:commentExtensible w16cex:durableId="15E86F2F" w16cex:dateUtc="2025-12-16T13:55:00Z"/>
  <w16cex:commentExtensible w16cex:durableId="4EB0028B" w16cex:dateUtc="2025-12-16T13:56:00Z"/>
  <w16cex:commentExtensible w16cex:durableId="5349C782" w16cex:dateUtc="2025-12-16T13:58:00Z"/>
  <w16cex:commentExtensible w16cex:durableId="74295D92" w16cex:dateUtc="2025-12-16T14:00:00Z"/>
  <w16cex:commentExtensible w16cex:durableId="088DCBAD" w16cex:dateUtc="2025-12-16T14:02:00Z"/>
  <w16cex:commentExtensible w16cex:durableId="599660EA" w16cex:dateUtc="2025-12-16T14:45:00Z"/>
  <w16cex:commentExtensible w16cex:durableId="6C52E8F1" w16cex:dateUtc="2025-12-16T14:02:00Z"/>
  <w16cex:commentExtensible w16cex:durableId="201426A1" w16cex:dateUtc="2025-12-16T14:04:00Z"/>
  <w16cex:commentExtensible w16cex:durableId="43877B45" w16cex:dateUtc="2025-12-16T14:06:00Z"/>
  <w16cex:commentExtensible w16cex:durableId="7E1B86C9" w16cex:dateUtc="2025-12-16T14:06:00Z"/>
  <w16cex:commentExtensible w16cex:durableId="18A343A3" w16cex:dateUtc="2025-12-16T14:09:00Z"/>
  <w16cex:commentExtensible w16cex:durableId="56D33066" w16cex:dateUtc="2025-12-16T14:15:00Z"/>
  <w16cex:commentExtensible w16cex:durableId="0E0EE2F0" w16cex:dateUtc="2025-12-16T14:15:00Z"/>
  <w16cex:commentExtensible w16cex:durableId="2AEF50B8" w16cex:dateUtc="2025-12-16T14:10:00Z"/>
  <w16cex:commentExtensible w16cex:durableId="5C9B3BAC" w16cex:dateUtc="2025-12-16T14:16:00Z"/>
  <w16cex:commentExtensible w16cex:durableId="35EEE180" w16cex:dateUtc="2025-12-16T14:16:00Z"/>
  <w16cex:commentExtensible w16cex:durableId="3E8DC264" w16cex:dateUtc="2025-12-16T14:18:00Z"/>
  <w16cex:commentExtensible w16cex:durableId="548E7C81" w16cex:dateUtc="2025-12-16T14:26:00Z"/>
  <w16cex:commentExtensible w16cex:durableId="5DC984A5" w16cex:dateUtc="2025-12-16T14:26:00Z"/>
  <w16cex:commentExtensible w16cex:durableId="7A3C24EB" w16cex:dateUtc="2025-12-16T14:26:00Z"/>
  <w16cex:commentExtensible w16cex:durableId="4620DC5D" w16cex:dateUtc="2025-12-16T14:25:00Z"/>
  <w16cex:commentExtensible w16cex:durableId="1604C2F2" w16cex:dateUtc="2025-12-16T14:26:00Z"/>
  <w16cex:commentExtensible w16cex:durableId="6852A2B3" w16cex:dateUtc="2025-12-16T14:26:00Z"/>
  <w16cex:commentExtensible w16cex:durableId="6D2E330F" w16cex:dateUtc="2025-12-16T14:35:00Z"/>
  <w16cex:commentExtensible w16cex:durableId="13D4041C" w16cex:dateUtc="2025-12-16T14:31:00Z"/>
  <w16cex:commentExtensible w16cex:durableId="392C9EDA" w16cex:dateUtc="2025-12-16T14:29:00Z"/>
  <w16cex:commentExtensible w16cex:durableId="5A0FE5D1" w16cex:dateUtc="2025-12-16T14:21:00Z"/>
  <w16cex:commentExtensible w16cex:durableId="72CF493A" w16cex:dateUtc="2025-12-16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5B8732" w16cid:durableId="7DB1DDFF"/>
  <w16cid:commentId w16cid:paraId="4B0C5DAA" w16cid:durableId="094C2FCD"/>
  <w16cid:commentId w16cid:paraId="212A3E34" w16cid:durableId="4229D34E"/>
  <w16cid:commentId w16cid:paraId="693AACC2" w16cid:durableId="21671FDF"/>
  <w16cid:commentId w16cid:paraId="2B9A449C" w16cid:durableId="15E86F2F"/>
  <w16cid:commentId w16cid:paraId="0962D358" w16cid:durableId="4EB0028B"/>
  <w16cid:commentId w16cid:paraId="1AF835F9" w16cid:durableId="5349C782"/>
  <w16cid:commentId w16cid:paraId="44234A52" w16cid:durableId="74295D92"/>
  <w16cid:commentId w16cid:paraId="469CABB2" w16cid:durableId="088DCBAD"/>
  <w16cid:commentId w16cid:paraId="2C631323" w16cid:durableId="599660EA"/>
  <w16cid:commentId w16cid:paraId="3D5E5F42" w16cid:durableId="6C52E8F1"/>
  <w16cid:commentId w16cid:paraId="6EFDDC31" w16cid:durableId="201426A1"/>
  <w16cid:commentId w16cid:paraId="3C85D848" w16cid:durableId="43877B45"/>
  <w16cid:commentId w16cid:paraId="0096F929" w16cid:durableId="7E1B86C9"/>
  <w16cid:commentId w16cid:paraId="15E19862" w16cid:durableId="18A343A3"/>
  <w16cid:commentId w16cid:paraId="698E1C52" w16cid:durableId="56D33066"/>
  <w16cid:commentId w16cid:paraId="0201E728" w16cid:durableId="0E0EE2F0"/>
  <w16cid:commentId w16cid:paraId="06E900E7" w16cid:durableId="2AEF50B8"/>
  <w16cid:commentId w16cid:paraId="25069E88" w16cid:durableId="5C9B3BAC"/>
  <w16cid:commentId w16cid:paraId="796F2BC0" w16cid:durableId="35EEE180"/>
  <w16cid:commentId w16cid:paraId="766BFE28" w16cid:durableId="3E8DC264"/>
  <w16cid:commentId w16cid:paraId="19A31B6E" w16cid:durableId="548E7C81"/>
  <w16cid:commentId w16cid:paraId="26F1A421" w16cid:durableId="5DC984A5"/>
  <w16cid:commentId w16cid:paraId="29E4EDE7" w16cid:durableId="7A3C24EB"/>
  <w16cid:commentId w16cid:paraId="332BA710" w16cid:durableId="4620DC5D"/>
  <w16cid:commentId w16cid:paraId="4172BC7D" w16cid:durableId="1604C2F2"/>
  <w16cid:commentId w16cid:paraId="62BCA793" w16cid:durableId="6852A2B3"/>
  <w16cid:commentId w16cid:paraId="093B0708" w16cid:durableId="6D2E330F"/>
  <w16cid:commentId w16cid:paraId="2F86E943" w16cid:durableId="13D4041C"/>
  <w16cid:commentId w16cid:paraId="1489C868" w16cid:durableId="392C9EDA"/>
  <w16cid:commentId w16cid:paraId="6B8B88AC" w16cid:durableId="5A0FE5D1"/>
  <w16cid:commentId w16cid:paraId="5EE7E50E" w16cid:durableId="72CF49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2D2FE" w14:textId="77777777" w:rsidR="002D3CA6" w:rsidRDefault="002D3CA6" w:rsidP="0002553E">
      <w:pPr>
        <w:rPr>
          <w:rFonts w:hint="eastAsia"/>
        </w:rPr>
      </w:pPr>
      <w:r>
        <w:separator/>
      </w:r>
    </w:p>
  </w:endnote>
  <w:endnote w:type="continuationSeparator" w:id="0">
    <w:p w14:paraId="41C06635" w14:textId="77777777" w:rsidR="002D3CA6" w:rsidRDefault="002D3CA6" w:rsidP="000255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A3042" w14:textId="77777777" w:rsidR="002D3CA6" w:rsidRDefault="002D3CA6" w:rsidP="0002553E">
      <w:pPr>
        <w:rPr>
          <w:rFonts w:hint="eastAsia"/>
        </w:rPr>
      </w:pPr>
      <w:r>
        <w:separator/>
      </w:r>
    </w:p>
  </w:footnote>
  <w:footnote w:type="continuationSeparator" w:id="0">
    <w:p w14:paraId="702F4BE9" w14:textId="77777777" w:rsidR="002D3CA6" w:rsidRDefault="002D3CA6" w:rsidP="0002553E">
      <w:pPr>
        <w:rPr>
          <w:rFonts w:hint="eastAsia"/>
        </w:rPr>
      </w:pPr>
      <w:r>
        <w:continuationSeparator/>
      </w:r>
    </w:p>
  </w:footnote>
  <w:footnote w:id="1">
    <w:p w14:paraId="4DCFEB7D" w14:textId="77777777" w:rsidR="00827D2B" w:rsidRPr="00700708" w:rsidRDefault="00827D2B" w:rsidP="00827D2B">
      <w:pPr>
        <w:pStyle w:val="af"/>
        <w:ind w:right="240" w:firstLineChars="0" w:firstLine="0"/>
        <w:rPr>
          <w:rFonts w:ascii="Times New Roman" w:hAnsi="Times New Roman" w:cs="Times New Roman"/>
        </w:rPr>
      </w:pPr>
      <w:r w:rsidRPr="00700708">
        <w:rPr>
          <w:rStyle w:val="af0"/>
        </w:rPr>
        <w:sym w:font="Symbol" w:char="F02A"/>
      </w:r>
      <w:r w:rsidRPr="00700708">
        <w:rPr>
          <w:rFonts w:ascii="Times New Roman" w:hAnsi="Times New Roman" w:cs="Times New Roman"/>
        </w:rPr>
        <w:t xml:space="preserve"> Corresponding author. </w:t>
      </w:r>
    </w:p>
    <w:p w14:paraId="3C89F8E5" w14:textId="77777777" w:rsidR="00827D2B" w:rsidRPr="00ED56D4" w:rsidRDefault="00827D2B" w:rsidP="00827D2B">
      <w:pPr>
        <w:pStyle w:val="af"/>
        <w:ind w:right="240" w:firstLineChars="0" w:firstLine="0"/>
        <w:rPr>
          <w:rFonts w:ascii="Times New Roman" w:hAnsi="Times New Roman" w:cs="Times New Roman"/>
        </w:rPr>
      </w:pPr>
      <w:r w:rsidRPr="00700708">
        <w:rPr>
          <w:rFonts w:ascii="Times New Roman" w:hAnsi="Times New Roman" w:cs="Times New Roman"/>
        </w:rPr>
        <w:t>E-mail address: anjantula@zju.edu.cn.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250B"/>
    <w:multiLevelType w:val="multilevel"/>
    <w:tmpl w:val="B608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24EA8"/>
    <w:multiLevelType w:val="hybridMultilevel"/>
    <w:tmpl w:val="9B1AD914"/>
    <w:lvl w:ilvl="0" w:tplc="0409000F">
      <w:start w:val="1"/>
      <w:numFmt w:val="decimal"/>
      <w:lvlText w:val="%1."/>
      <w:lvlJc w:val="left"/>
      <w:pPr>
        <w:ind w:left="724" w:hanging="440"/>
      </w:p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2" w15:restartNumberingAfterBreak="0">
    <w:nsid w:val="0C8B672E"/>
    <w:multiLevelType w:val="hybridMultilevel"/>
    <w:tmpl w:val="350C6B96"/>
    <w:lvl w:ilvl="0" w:tplc="F66C16C8">
      <w:start w:val="1"/>
      <w:numFmt w:val="decimal"/>
      <w:lvlText w:val="%1."/>
      <w:lvlJc w:val="left"/>
      <w:pPr>
        <w:ind w:left="1020" w:hanging="360"/>
      </w:pPr>
    </w:lvl>
    <w:lvl w:ilvl="1" w:tplc="4490C8F2">
      <w:start w:val="1"/>
      <w:numFmt w:val="decimal"/>
      <w:lvlText w:val="%2."/>
      <w:lvlJc w:val="left"/>
      <w:pPr>
        <w:ind w:left="1020" w:hanging="360"/>
      </w:pPr>
    </w:lvl>
    <w:lvl w:ilvl="2" w:tplc="9B1ACBDC">
      <w:start w:val="1"/>
      <w:numFmt w:val="decimal"/>
      <w:lvlText w:val="%3."/>
      <w:lvlJc w:val="left"/>
      <w:pPr>
        <w:ind w:left="1020" w:hanging="360"/>
      </w:pPr>
    </w:lvl>
    <w:lvl w:ilvl="3" w:tplc="71262FD2">
      <w:start w:val="1"/>
      <w:numFmt w:val="decimal"/>
      <w:lvlText w:val="%4."/>
      <w:lvlJc w:val="left"/>
      <w:pPr>
        <w:ind w:left="1020" w:hanging="360"/>
      </w:pPr>
    </w:lvl>
    <w:lvl w:ilvl="4" w:tplc="E81AF440">
      <w:start w:val="1"/>
      <w:numFmt w:val="decimal"/>
      <w:lvlText w:val="%5."/>
      <w:lvlJc w:val="left"/>
      <w:pPr>
        <w:ind w:left="1020" w:hanging="360"/>
      </w:pPr>
    </w:lvl>
    <w:lvl w:ilvl="5" w:tplc="C1F6A696">
      <w:start w:val="1"/>
      <w:numFmt w:val="decimal"/>
      <w:lvlText w:val="%6."/>
      <w:lvlJc w:val="left"/>
      <w:pPr>
        <w:ind w:left="1020" w:hanging="360"/>
      </w:pPr>
    </w:lvl>
    <w:lvl w:ilvl="6" w:tplc="7C1E3174">
      <w:start w:val="1"/>
      <w:numFmt w:val="decimal"/>
      <w:lvlText w:val="%7."/>
      <w:lvlJc w:val="left"/>
      <w:pPr>
        <w:ind w:left="1020" w:hanging="360"/>
      </w:pPr>
    </w:lvl>
    <w:lvl w:ilvl="7" w:tplc="BCCC80E2">
      <w:start w:val="1"/>
      <w:numFmt w:val="decimal"/>
      <w:lvlText w:val="%8."/>
      <w:lvlJc w:val="left"/>
      <w:pPr>
        <w:ind w:left="1020" w:hanging="360"/>
      </w:pPr>
    </w:lvl>
    <w:lvl w:ilvl="8" w:tplc="F8FA24E4">
      <w:start w:val="1"/>
      <w:numFmt w:val="decimal"/>
      <w:lvlText w:val="%9."/>
      <w:lvlJc w:val="left"/>
      <w:pPr>
        <w:ind w:left="1020" w:hanging="360"/>
      </w:pPr>
    </w:lvl>
  </w:abstractNum>
  <w:abstractNum w:abstractNumId="3" w15:restartNumberingAfterBreak="0">
    <w:nsid w:val="151033CA"/>
    <w:multiLevelType w:val="hybridMultilevel"/>
    <w:tmpl w:val="05C472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0418D9"/>
    <w:multiLevelType w:val="multilevel"/>
    <w:tmpl w:val="C72689AA"/>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5" w15:restartNumberingAfterBreak="0">
    <w:nsid w:val="1E7E7892"/>
    <w:multiLevelType w:val="multilevel"/>
    <w:tmpl w:val="8772AB32"/>
    <w:lvl w:ilvl="0">
      <w:start w:val="2"/>
      <w:numFmt w:val="decimal"/>
      <w:lvlText w:val="%1"/>
      <w:lvlJc w:val="left"/>
      <w:pPr>
        <w:ind w:left="450" w:hanging="450"/>
      </w:pPr>
      <w:rPr>
        <w:rFonts w:hint="default"/>
        <w:b w:val="0"/>
        <w:sz w:val="22"/>
      </w:rPr>
    </w:lvl>
    <w:lvl w:ilvl="1">
      <w:start w:val="1"/>
      <w:numFmt w:val="decimal"/>
      <w:lvlText w:val="%1.%2"/>
      <w:lvlJc w:val="left"/>
      <w:pPr>
        <w:ind w:left="450" w:hanging="450"/>
      </w:pPr>
      <w:rPr>
        <w:rFonts w:hint="default"/>
        <w:b w:val="0"/>
        <w:sz w:val="22"/>
      </w:rPr>
    </w:lvl>
    <w:lvl w:ilvl="2">
      <w:start w:val="1"/>
      <w:numFmt w:val="decimal"/>
      <w:lvlText w:val="%1.%2.%3"/>
      <w:lvlJc w:val="left"/>
      <w:pPr>
        <w:ind w:left="862" w:hanging="720"/>
      </w:pPr>
      <w:rPr>
        <w:rFonts w:hint="default"/>
        <w:b w:val="0"/>
        <w:sz w:val="22"/>
      </w:rPr>
    </w:lvl>
    <w:lvl w:ilvl="3">
      <w:start w:val="1"/>
      <w:numFmt w:val="decimal"/>
      <w:lvlText w:val="%1.%2.%3.%4"/>
      <w:lvlJc w:val="left"/>
      <w:pPr>
        <w:ind w:left="1080" w:hanging="1080"/>
      </w:pPr>
      <w:rPr>
        <w:rFonts w:hint="default"/>
        <w:b w:val="0"/>
        <w:sz w:val="22"/>
      </w:rPr>
    </w:lvl>
    <w:lvl w:ilvl="4">
      <w:start w:val="1"/>
      <w:numFmt w:val="decimal"/>
      <w:lvlText w:val="%1.%2.%3.%4.%5"/>
      <w:lvlJc w:val="left"/>
      <w:pPr>
        <w:ind w:left="1080" w:hanging="1080"/>
      </w:pPr>
      <w:rPr>
        <w:rFonts w:hint="default"/>
        <w:b w:val="0"/>
        <w:sz w:val="22"/>
      </w:rPr>
    </w:lvl>
    <w:lvl w:ilvl="5">
      <w:start w:val="1"/>
      <w:numFmt w:val="decimal"/>
      <w:lvlText w:val="%1.%2.%3.%4.%5.%6"/>
      <w:lvlJc w:val="left"/>
      <w:pPr>
        <w:ind w:left="1440" w:hanging="1440"/>
      </w:pPr>
      <w:rPr>
        <w:rFonts w:hint="default"/>
        <w:b w:val="0"/>
        <w:sz w:val="22"/>
      </w:rPr>
    </w:lvl>
    <w:lvl w:ilvl="6">
      <w:start w:val="1"/>
      <w:numFmt w:val="decimal"/>
      <w:lvlText w:val="%1.%2.%3.%4.%5.%6.%7"/>
      <w:lvlJc w:val="left"/>
      <w:pPr>
        <w:ind w:left="1440" w:hanging="1440"/>
      </w:pPr>
      <w:rPr>
        <w:rFonts w:hint="default"/>
        <w:b w:val="0"/>
        <w:sz w:val="22"/>
      </w:rPr>
    </w:lvl>
    <w:lvl w:ilvl="7">
      <w:start w:val="1"/>
      <w:numFmt w:val="decimal"/>
      <w:lvlText w:val="%1.%2.%3.%4.%5.%6.%7.%8"/>
      <w:lvlJc w:val="left"/>
      <w:pPr>
        <w:ind w:left="1800" w:hanging="1800"/>
      </w:pPr>
      <w:rPr>
        <w:rFonts w:hint="default"/>
        <w:b w:val="0"/>
        <w:sz w:val="22"/>
      </w:rPr>
    </w:lvl>
    <w:lvl w:ilvl="8">
      <w:start w:val="1"/>
      <w:numFmt w:val="decimal"/>
      <w:lvlText w:val="%1.%2.%3.%4.%5.%6.%7.%8.%9"/>
      <w:lvlJc w:val="left"/>
      <w:pPr>
        <w:ind w:left="2160" w:hanging="2160"/>
      </w:pPr>
      <w:rPr>
        <w:rFonts w:hint="default"/>
        <w:b w:val="0"/>
        <w:sz w:val="22"/>
      </w:rPr>
    </w:lvl>
  </w:abstractNum>
  <w:abstractNum w:abstractNumId="6" w15:restartNumberingAfterBreak="0">
    <w:nsid w:val="1F303B02"/>
    <w:multiLevelType w:val="hybridMultilevel"/>
    <w:tmpl w:val="13EA543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76A5708"/>
    <w:multiLevelType w:val="multilevel"/>
    <w:tmpl w:val="2FE6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518D0"/>
    <w:multiLevelType w:val="multilevel"/>
    <w:tmpl w:val="49B8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F68BD"/>
    <w:multiLevelType w:val="hybridMultilevel"/>
    <w:tmpl w:val="D196038C"/>
    <w:lvl w:ilvl="0" w:tplc="CA26B81E">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DCB63B9"/>
    <w:multiLevelType w:val="hybridMultilevel"/>
    <w:tmpl w:val="4B88363A"/>
    <w:lvl w:ilvl="0" w:tplc="BF547134">
      <w:start w:val="1"/>
      <w:numFmt w:val="upperLetter"/>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4D743025"/>
    <w:multiLevelType w:val="multilevel"/>
    <w:tmpl w:val="5446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D43E83"/>
    <w:multiLevelType w:val="multilevel"/>
    <w:tmpl w:val="8E7E14E4"/>
    <w:lvl w:ilvl="0">
      <w:start w:val="1"/>
      <w:numFmt w:val="decimal"/>
      <w:lvlText w:val="%1."/>
      <w:lvlJc w:val="left"/>
      <w:pPr>
        <w:ind w:left="644" w:hanging="360"/>
      </w:pPr>
      <w:rPr>
        <w:rFonts w:hint="default"/>
        <w:color w:val="000000" w:themeColor="text1"/>
      </w:rPr>
    </w:lvl>
    <w:lvl w:ilvl="1">
      <w:start w:val="1"/>
      <w:numFmt w:val="decimal"/>
      <w:isLgl/>
      <w:lvlText w:val="%1.%2"/>
      <w:lvlJc w:val="left"/>
      <w:pPr>
        <w:ind w:left="1201" w:hanging="420"/>
      </w:pPr>
      <w:rPr>
        <w:rFonts w:hint="default"/>
      </w:rPr>
    </w:lvl>
    <w:lvl w:ilvl="2">
      <w:start w:val="1"/>
      <w:numFmt w:val="decimal"/>
      <w:isLgl/>
      <w:lvlText w:val="%1.%2.%3"/>
      <w:lvlJc w:val="left"/>
      <w:pPr>
        <w:ind w:left="2141" w:hanging="720"/>
      </w:pPr>
      <w:rPr>
        <w:rFonts w:hint="default"/>
      </w:rPr>
    </w:lvl>
    <w:lvl w:ilvl="3">
      <w:start w:val="1"/>
      <w:numFmt w:val="decimal"/>
      <w:isLgl/>
      <w:lvlText w:val="%1.%2.%3.%4"/>
      <w:lvlJc w:val="left"/>
      <w:pPr>
        <w:ind w:left="3141" w:hanging="1080"/>
      </w:pPr>
      <w:rPr>
        <w:rFonts w:hint="default"/>
      </w:rPr>
    </w:lvl>
    <w:lvl w:ilvl="4">
      <w:start w:val="1"/>
      <w:numFmt w:val="decimal"/>
      <w:isLgl/>
      <w:lvlText w:val="%1.%2.%3.%4.%5"/>
      <w:lvlJc w:val="left"/>
      <w:pPr>
        <w:ind w:left="3781" w:hanging="1080"/>
      </w:pPr>
      <w:rPr>
        <w:rFonts w:hint="default"/>
      </w:rPr>
    </w:lvl>
    <w:lvl w:ilvl="5">
      <w:start w:val="1"/>
      <w:numFmt w:val="decimal"/>
      <w:isLgl/>
      <w:lvlText w:val="%1.%2.%3.%4.%5.%6"/>
      <w:lvlJc w:val="left"/>
      <w:pPr>
        <w:ind w:left="4781" w:hanging="1440"/>
      </w:pPr>
      <w:rPr>
        <w:rFonts w:hint="default"/>
      </w:rPr>
    </w:lvl>
    <w:lvl w:ilvl="6">
      <w:start w:val="1"/>
      <w:numFmt w:val="decimal"/>
      <w:isLgl/>
      <w:lvlText w:val="%1.%2.%3.%4.%5.%6.%7"/>
      <w:lvlJc w:val="left"/>
      <w:pPr>
        <w:ind w:left="5421" w:hanging="1440"/>
      </w:pPr>
      <w:rPr>
        <w:rFonts w:hint="default"/>
      </w:rPr>
    </w:lvl>
    <w:lvl w:ilvl="7">
      <w:start w:val="1"/>
      <w:numFmt w:val="decimal"/>
      <w:isLgl/>
      <w:lvlText w:val="%1.%2.%3.%4.%5.%6.%7.%8"/>
      <w:lvlJc w:val="left"/>
      <w:pPr>
        <w:ind w:left="6421" w:hanging="1800"/>
      </w:pPr>
      <w:rPr>
        <w:rFonts w:hint="default"/>
      </w:rPr>
    </w:lvl>
    <w:lvl w:ilvl="8">
      <w:start w:val="1"/>
      <w:numFmt w:val="decimal"/>
      <w:isLgl/>
      <w:lvlText w:val="%1.%2.%3.%4.%5.%6.%7.%8.%9"/>
      <w:lvlJc w:val="left"/>
      <w:pPr>
        <w:ind w:left="7421" w:hanging="2160"/>
      </w:pPr>
      <w:rPr>
        <w:rFonts w:hint="default"/>
      </w:rPr>
    </w:lvl>
  </w:abstractNum>
  <w:abstractNum w:abstractNumId="13" w15:restartNumberingAfterBreak="0">
    <w:nsid w:val="60FB3F75"/>
    <w:multiLevelType w:val="multilevel"/>
    <w:tmpl w:val="380ED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61266C"/>
    <w:multiLevelType w:val="multilevel"/>
    <w:tmpl w:val="591C0F7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FF566DB"/>
    <w:multiLevelType w:val="hybridMultilevel"/>
    <w:tmpl w:val="6E6EF46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3D172B7"/>
    <w:multiLevelType w:val="hybridMultilevel"/>
    <w:tmpl w:val="A8D69794"/>
    <w:lvl w:ilvl="0" w:tplc="93AE09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6461CB6"/>
    <w:multiLevelType w:val="multilevel"/>
    <w:tmpl w:val="5570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A3B2E"/>
    <w:multiLevelType w:val="multilevel"/>
    <w:tmpl w:val="57D2744C"/>
    <w:lvl w:ilvl="0">
      <w:start w:val="2"/>
      <w:numFmt w:val="decimal"/>
      <w:lvlText w:val="%1"/>
      <w:lvlJc w:val="left"/>
      <w:pPr>
        <w:ind w:left="450" w:hanging="450"/>
      </w:pPr>
      <w:rPr>
        <w:rFonts w:hint="default"/>
        <w:b w:val="0"/>
        <w:sz w:val="22"/>
      </w:rPr>
    </w:lvl>
    <w:lvl w:ilvl="1">
      <w:start w:val="1"/>
      <w:numFmt w:val="decimal"/>
      <w:lvlText w:val="%1.%2"/>
      <w:lvlJc w:val="left"/>
      <w:pPr>
        <w:ind w:left="450" w:hanging="450"/>
      </w:pPr>
      <w:rPr>
        <w:rFonts w:hint="default"/>
        <w:b w:val="0"/>
        <w:sz w:val="22"/>
      </w:rPr>
    </w:lvl>
    <w:lvl w:ilvl="2">
      <w:start w:val="2"/>
      <w:numFmt w:val="decimal"/>
      <w:lvlText w:val="%1.%2.%3"/>
      <w:lvlJc w:val="left"/>
      <w:pPr>
        <w:ind w:left="1004" w:hanging="720"/>
      </w:pPr>
      <w:rPr>
        <w:rFonts w:hint="default"/>
        <w:b w:val="0"/>
        <w:sz w:val="22"/>
      </w:rPr>
    </w:lvl>
    <w:lvl w:ilvl="3">
      <w:start w:val="1"/>
      <w:numFmt w:val="decimal"/>
      <w:lvlText w:val="%1.%2.%3.%4"/>
      <w:lvlJc w:val="left"/>
      <w:pPr>
        <w:ind w:left="1080" w:hanging="1080"/>
      </w:pPr>
      <w:rPr>
        <w:rFonts w:hint="default"/>
        <w:b w:val="0"/>
        <w:sz w:val="22"/>
      </w:rPr>
    </w:lvl>
    <w:lvl w:ilvl="4">
      <w:start w:val="1"/>
      <w:numFmt w:val="decimal"/>
      <w:lvlText w:val="%1.%2.%3.%4.%5"/>
      <w:lvlJc w:val="left"/>
      <w:pPr>
        <w:ind w:left="1080" w:hanging="1080"/>
      </w:pPr>
      <w:rPr>
        <w:rFonts w:hint="default"/>
        <w:b w:val="0"/>
        <w:sz w:val="22"/>
      </w:rPr>
    </w:lvl>
    <w:lvl w:ilvl="5">
      <w:start w:val="1"/>
      <w:numFmt w:val="decimal"/>
      <w:lvlText w:val="%1.%2.%3.%4.%5.%6"/>
      <w:lvlJc w:val="left"/>
      <w:pPr>
        <w:ind w:left="1440" w:hanging="1440"/>
      </w:pPr>
      <w:rPr>
        <w:rFonts w:hint="default"/>
        <w:b w:val="0"/>
        <w:sz w:val="22"/>
      </w:rPr>
    </w:lvl>
    <w:lvl w:ilvl="6">
      <w:start w:val="1"/>
      <w:numFmt w:val="decimal"/>
      <w:lvlText w:val="%1.%2.%3.%4.%5.%6.%7"/>
      <w:lvlJc w:val="left"/>
      <w:pPr>
        <w:ind w:left="1440" w:hanging="1440"/>
      </w:pPr>
      <w:rPr>
        <w:rFonts w:hint="default"/>
        <w:b w:val="0"/>
        <w:sz w:val="22"/>
      </w:rPr>
    </w:lvl>
    <w:lvl w:ilvl="7">
      <w:start w:val="1"/>
      <w:numFmt w:val="decimal"/>
      <w:lvlText w:val="%1.%2.%3.%4.%5.%6.%7.%8"/>
      <w:lvlJc w:val="left"/>
      <w:pPr>
        <w:ind w:left="1800" w:hanging="1800"/>
      </w:pPr>
      <w:rPr>
        <w:rFonts w:hint="default"/>
        <w:b w:val="0"/>
        <w:sz w:val="22"/>
      </w:rPr>
    </w:lvl>
    <w:lvl w:ilvl="8">
      <w:start w:val="1"/>
      <w:numFmt w:val="decimal"/>
      <w:lvlText w:val="%1.%2.%3.%4.%5.%6.%7.%8.%9"/>
      <w:lvlJc w:val="left"/>
      <w:pPr>
        <w:ind w:left="2160" w:hanging="2160"/>
      </w:pPr>
      <w:rPr>
        <w:rFonts w:hint="default"/>
        <w:b w:val="0"/>
        <w:sz w:val="22"/>
      </w:rPr>
    </w:lvl>
  </w:abstractNum>
  <w:num w:numId="1" w16cid:durableId="1680160385">
    <w:abstractNumId w:val="12"/>
  </w:num>
  <w:num w:numId="2" w16cid:durableId="1309824472">
    <w:abstractNumId w:val="9"/>
  </w:num>
  <w:num w:numId="3" w16cid:durableId="310604141">
    <w:abstractNumId w:val="10"/>
  </w:num>
  <w:num w:numId="4" w16cid:durableId="396515225">
    <w:abstractNumId w:val="11"/>
  </w:num>
  <w:num w:numId="5" w16cid:durableId="710962935">
    <w:abstractNumId w:val="17"/>
  </w:num>
  <w:num w:numId="6" w16cid:durableId="1950159253">
    <w:abstractNumId w:val="4"/>
  </w:num>
  <w:num w:numId="7" w16cid:durableId="1902670064">
    <w:abstractNumId w:val="1"/>
  </w:num>
  <w:num w:numId="8" w16cid:durableId="567962233">
    <w:abstractNumId w:val="15"/>
  </w:num>
  <w:num w:numId="9" w16cid:durableId="428235355">
    <w:abstractNumId w:val="6"/>
  </w:num>
  <w:num w:numId="10" w16cid:durableId="137067369">
    <w:abstractNumId w:val="5"/>
  </w:num>
  <w:num w:numId="11" w16cid:durableId="238633744">
    <w:abstractNumId w:val="18"/>
  </w:num>
  <w:num w:numId="12" w16cid:durableId="142240904">
    <w:abstractNumId w:val="14"/>
  </w:num>
  <w:num w:numId="13" w16cid:durableId="1552422142">
    <w:abstractNumId w:val="3"/>
  </w:num>
  <w:num w:numId="14" w16cid:durableId="708142341">
    <w:abstractNumId w:val="16"/>
  </w:num>
  <w:num w:numId="15" w16cid:durableId="2082100090">
    <w:abstractNumId w:val="13"/>
  </w:num>
  <w:num w:numId="16" w16cid:durableId="1799758350">
    <w:abstractNumId w:val="8"/>
  </w:num>
  <w:num w:numId="17" w16cid:durableId="1602103525">
    <w:abstractNumId w:val="2"/>
  </w:num>
  <w:num w:numId="18" w16cid:durableId="2137022851">
    <w:abstractNumId w:val="7"/>
  </w:num>
  <w:num w:numId="19" w16cid:durableId="10058652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ulelah S. Alshehri">
    <w15:presenceInfo w15:providerId="AD" w15:userId="S::aalshehri9@KSU.EDU.SA::e7872b20-7f02-40f9-b6c9-868283923fd8"/>
  </w15:person>
  <w15:person w15:author="帅 张">
    <w15:presenceInfo w15:providerId="Windows Live" w15:userId="7e218cd6752518fa"/>
  </w15:person>
  <w15:person w15:author="Anjan Tula">
    <w15:presenceInfo w15:providerId="Windows Live" w15:userId="b9412bd8625bdd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3E"/>
    <w:rsid w:val="00013D1A"/>
    <w:rsid w:val="000204F7"/>
    <w:rsid w:val="0002553E"/>
    <w:rsid w:val="00025AE4"/>
    <w:rsid w:val="0002773D"/>
    <w:rsid w:val="00031E7D"/>
    <w:rsid w:val="000468A3"/>
    <w:rsid w:val="00055950"/>
    <w:rsid w:val="00076D8B"/>
    <w:rsid w:val="0008075F"/>
    <w:rsid w:val="00085772"/>
    <w:rsid w:val="00095B94"/>
    <w:rsid w:val="000A0DB3"/>
    <w:rsid w:val="000B46D0"/>
    <w:rsid w:val="000C2460"/>
    <w:rsid w:val="000D685D"/>
    <w:rsid w:val="000E2E90"/>
    <w:rsid w:val="000E2FB8"/>
    <w:rsid w:val="000E417D"/>
    <w:rsid w:val="000F4CA1"/>
    <w:rsid w:val="001006C7"/>
    <w:rsid w:val="00102B5D"/>
    <w:rsid w:val="001202BC"/>
    <w:rsid w:val="0012714A"/>
    <w:rsid w:val="0013680B"/>
    <w:rsid w:val="00144A28"/>
    <w:rsid w:val="00176416"/>
    <w:rsid w:val="001807A0"/>
    <w:rsid w:val="0018340D"/>
    <w:rsid w:val="0018365D"/>
    <w:rsid w:val="001906F0"/>
    <w:rsid w:val="001B1145"/>
    <w:rsid w:val="001E35C5"/>
    <w:rsid w:val="001F3F71"/>
    <w:rsid w:val="0020137D"/>
    <w:rsid w:val="00221798"/>
    <w:rsid w:val="00232C56"/>
    <w:rsid w:val="0025102C"/>
    <w:rsid w:val="002849E2"/>
    <w:rsid w:val="00296338"/>
    <w:rsid w:val="002A2DC7"/>
    <w:rsid w:val="002B268A"/>
    <w:rsid w:val="002C7352"/>
    <w:rsid w:val="002D3CA6"/>
    <w:rsid w:val="002E121F"/>
    <w:rsid w:val="002E2F94"/>
    <w:rsid w:val="002E6184"/>
    <w:rsid w:val="002E7659"/>
    <w:rsid w:val="002F018A"/>
    <w:rsid w:val="003054C7"/>
    <w:rsid w:val="00311D7B"/>
    <w:rsid w:val="00322335"/>
    <w:rsid w:val="00381FD3"/>
    <w:rsid w:val="00383096"/>
    <w:rsid w:val="0039115B"/>
    <w:rsid w:val="003951BD"/>
    <w:rsid w:val="003A487C"/>
    <w:rsid w:val="003C2D8B"/>
    <w:rsid w:val="003C4D7A"/>
    <w:rsid w:val="003E1489"/>
    <w:rsid w:val="003E6AB6"/>
    <w:rsid w:val="00410D35"/>
    <w:rsid w:val="004305F6"/>
    <w:rsid w:val="00471903"/>
    <w:rsid w:val="00482D79"/>
    <w:rsid w:val="004B08E0"/>
    <w:rsid w:val="004B3A2C"/>
    <w:rsid w:val="004D0082"/>
    <w:rsid w:val="004F1096"/>
    <w:rsid w:val="00502628"/>
    <w:rsid w:val="00504A65"/>
    <w:rsid w:val="0052291C"/>
    <w:rsid w:val="00536355"/>
    <w:rsid w:val="00541B8B"/>
    <w:rsid w:val="005778C3"/>
    <w:rsid w:val="00580650"/>
    <w:rsid w:val="00582247"/>
    <w:rsid w:val="00593339"/>
    <w:rsid w:val="00595CA6"/>
    <w:rsid w:val="005965FF"/>
    <w:rsid w:val="005A24F6"/>
    <w:rsid w:val="005C765C"/>
    <w:rsid w:val="005E2996"/>
    <w:rsid w:val="006004BC"/>
    <w:rsid w:val="00616D7E"/>
    <w:rsid w:val="00617B26"/>
    <w:rsid w:val="00620912"/>
    <w:rsid w:val="00626977"/>
    <w:rsid w:val="00653548"/>
    <w:rsid w:val="00666A02"/>
    <w:rsid w:val="0066764F"/>
    <w:rsid w:val="00685BFA"/>
    <w:rsid w:val="00692E10"/>
    <w:rsid w:val="00696FCB"/>
    <w:rsid w:val="006A1AF7"/>
    <w:rsid w:val="006B0135"/>
    <w:rsid w:val="006C54FA"/>
    <w:rsid w:val="006C7DBA"/>
    <w:rsid w:val="006E14C7"/>
    <w:rsid w:val="006E2693"/>
    <w:rsid w:val="006E32A0"/>
    <w:rsid w:val="006F03AE"/>
    <w:rsid w:val="00701DAA"/>
    <w:rsid w:val="00724F7C"/>
    <w:rsid w:val="00726596"/>
    <w:rsid w:val="00732184"/>
    <w:rsid w:val="00742F65"/>
    <w:rsid w:val="00745455"/>
    <w:rsid w:val="0075576A"/>
    <w:rsid w:val="0076073D"/>
    <w:rsid w:val="00765D62"/>
    <w:rsid w:val="00785B91"/>
    <w:rsid w:val="00787154"/>
    <w:rsid w:val="0079025B"/>
    <w:rsid w:val="007A591D"/>
    <w:rsid w:val="007B1108"/>
    <w:rsid w:val="007B69B8"/>
    <w:rsid w:val="007C08F0"/>
    <w:rsid w:val="007E3B7C"/>
    <w:rsid w:val="007F0A3C"/>
    <w:rsid w:val="00801EA0"/>
    <w:rsid w:val="00825A19"/>
    <w:rsid w:val="00827D2B"/>
    <w:rsid w:val="0083302B"/>
    <w:rsid w:val="0084442B"/>
    <w:rsid w:val="0084784C"/>
    <w:rsid w:val="00852CDC"/>
    <w:rsid w:val="008661F9"/>
    <w:rsid w:val="008770B0"/>
    <w:rsid w:val="008816D8"/>
    <w:rsid w:val="00894BFE"/>
    <w:rsid w:val="008B658E"/>
    <w:rsid w:val="008B7E6A"/>
    <w:rsid w:val="008C0BB7"/>
    <w:rsid w:val="008E19C7"/>
    <w:rsid w:val="008F23E4"/>
    <w:rsid w:val="00905A84"/>
    <w:rsid w:val="00914011"/>
    <w:rsid w:val="00930623"/>
    <w:rsid w:val="0093355D"/>
    <w:rsid w:val="009419EF"/>
    <w:rsid w:val="00966E98"/>
    <w:rsid w:val="00973EFB"/>
    <w:rsid w:val="009847F1"/>
    <w:rsid w:val="00995724"/>
    <w:rsid w:val="009A1F93"/>
    <w:rsid w:val="009A7047"/>
    <w:rsid w:val="009B258A"/>
    <w:rsid w:val="009B3709"/>
    <w:rsid w:val="009D74E6"/>
    <w:rsid w:val="00A0615D"/>
    <w:rsid w:val="00A1472A"/>
    <w:rsid w:val="00A3162D"/>
    <w:rsid w:val="00A33E3D"/>
    <w:rsid w:val="00A35236"/>
    <w:rsid w:val="00A6298F"/>
    <w:rsid w:val="00A62F61"/>
    <w:rsid w:val="00A8354E"/>
    <w:rsid w:val="00AB0C44"/>
    <w:rsid w:val="00AC51F4"/>
    <w:rsid w:val="00AF13D7"/>
    <w:rsid w:val="00AF41B5"/>
    <w:rsid w:val="00B1051E"/>
    <w:rsid w:val="00B205CF"/>
    <w:rsid w:val="00B31C41"/>
    <w:rsid w:val="00B569BE"/>
    <w:rsid w:val="00B739F9"/>
    <w:rsid w:val="00B77FE2"/>
    <w:rsid w:val="00B86C9B"/>
    <w:rsid w:val="00BC3D02"/>
    <w:rsid w:val="00BC62D0"/>
    <w:rsid w:val="00BD7E5B"/>
    <w:rsid w:val="00BE7411"/>
    <w:rsid w:val="00C03000"/>
    <w:rsid w:val="00C6266A"/>
    <w:rsid w:val="00C66259"/>
    <w:rsid w:val="00C83250"/>
    <w:rsid w:val="00C84E78"/>
    <w:rsid w:val="00C90F7F"/>
    <w:rsid w:val="00CE68ED"/>
    <w:rsid w:val="00CF0A29"/>
    <w:rsid w:val="00D03978"/>
    <w:rsid w:val="00D2468A"/>
    <w:rsid w:val="00D346F5"/>
    <w:rsid w:val="00D55886"/>
    <w:rsid w:val="00D57AD1"/>
    <w:rsid w:val="00D703AD"/>
    <w:rsid w:val="00D91D9B"/>
    <w:rsid w:val="00D96313"/>
    <w:rsid w:val="00DB2F62"/>
    <w:rsid w:val="00DB5A1E"/>
    <w:rsid w:val="00DD2D91"/>
    <w:rsid w:val="00E00650"/>
    <w:rsid w:val="00E07D40"/>
    <w:rsid w:val="00E27794"/>
    <w:rsid w:val="00E31D3D"/>
    <w:rsid w:val="00E34E5B"/>
    <w:rsid w:val="00E411B4"/>
    <w:rsid w:val="00E44D56"/>
    <w:rsid w:val="00E4658B"/>
    <w:rsid w:val="00E502D8"/>
    <w:rsid w:val="00E60571"/>
    <w:rsid w:val="00E90585"/>
    <w:rsid w:val="00E96970"/>
    <w:rsid w:val="00EA7FC9"/>
    <w:rsid w:val="00EB0B1E"/>
    <w:rsid w:val="00EC0FC8"/>
    <w:rsid w:val="00ED28FC"/>
    <w:rsid w:val="00ED2DDA"/>
    <w:rsid w:val="00EE1F69"/>
    <w:rsid w:val="00EF77EB"/>
    <w:rsid w:val="00F02D52"/>
    <w:rsid w:val="00F03468"/>
    <w:rsid w:val="00F05F9F"/>
    <w:rsid w:val="00F11FAE"/>
    <w:rsid w:val="00F2301C"/>
    <w:rsid w:val="00F67474"/>
    <w:rsid w:val="00F752C8"/>
    <w:rsid w:val="00FC45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160F0"/>
  <w15:chartTrackingRefBased/>
  <w15:docId w15:val="{8C6D0DE6-FFA9-4D57-B923-2C63874C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7D2B"/>
    <w:pPr>
      <w:spacing w:after="0" w:line="240" w:lineRule="auto"/>
    </w:pPr>
    <w:rPr>
      <w:rFonts w:ascii="宋体" w:eastAsia="宋体" w:hAnsi="宋体" w:cs="宋体"/>
      <w:kern w:val="0"/>
      <w:sz w:val="24"/>
      <w14:ligatures w14:val="none"/>
    </w:rPr>
  </w:style>
  <w:style w:type="paragraph" w:styleId="1">
    <w:name w:val="heading 1"/>
    <w:basedOn w:val="a"/>
    <w:next w:val="a"/>
    <w:link w:val="10"/>
    <w:qFormat/>
    <w:rsid w:val="0002553E"/>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unhideWhenUsed/>
    <w:qFormat/>
    <w:rsid w:val="0002553E"/>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unhideWhenUsed/>
    <w:qFormat/>
    <w:rsid w:val="0002553E"/>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unhideWhenUsed/>
    <w:qFormat/>
    <w:rsid w:val="0002553E"/>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02553E"/>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02553E"/>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02553E"/>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02553E"/>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02553E"/>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0255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255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255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2553E"/>
    <w:rPr>
      <w:rFonts w:cstheme="majorBidi"/>
      <w:color w:val="0F4761" w:themeColor="accent1" w:themeShade="BF"/>
      <w:sz w:val="28"/>
      <w:szCs w:val="28"/>
    </w:rPr>
  </w:style>
  <w:style w:type="character" w:customStyle="1" w:styleId="50">
    <w:name w:val="标题 5 字符"/>
    <w:basedOn w:val="a0"/>
    <w:link w:val="5"/>
    <w:uiPriority w:val="9"/>
    <w:semiHidden/>
    <w:rsid w:val="0002553E"/>
    <w:rPr>
      <w:rFonts w:cstheme="majorBidi"/>
      <w:color w:val="0F4761" w:themeColor="accent1" w:themeShade="BF"/>
      <w:sz w:val="24"/>
    </w:rPr>
  </w:style>
  <w:style w:type="character" w:customStyle="1" w:styleId="60">
    <w:name w:val="标题 6 字符"/>
    <w:basedOn w:val="a0"/>
    <w:link w:val="6"/>
    <w:uiPriority w:val="9"/>
    <w:semiHidden/>
    <w:rsid w:val="0002553E"/>
    <w:rPr>
      <w:rFonts w:cstheme="majorBidi"/>
      <w:b/>
      <w:bCs/>
      <w:color w:val="0F4761" w:themeColor="accent1" w:themeShade="BF"/>
    </w:rPr>
  </w:style>
  <w:style w:type="character" w:customStyle="1" w:styleId="70">
    <w:name w:val="标题 7 字符"/>
    <w:basedOn w:val="a0"/>
    <w:link w:val="7"/>
    <w:uiPriority w:val="9"/>
    <w:semiHidden/>
    <w:rsid w:val="0002553E"/>
    <w:rPr>
      <w:rFonts w:cstheme="majorBidi"/>
      <w:b/>
      <w:bCs/>
      <w:color w:val="595959" w:themeColor="text1" w:themeTint="A6"/>
    </w:rPr>
  </w:style>
  <w:style w:type="character" w:customStyle="1" w:styleId="80">
    <w:name w:val="标题 8 字符"/>
    <w:basedOn w:val="a0"/>
    <w:link w:val="8"/>
    <w:uiPriority w:val="9"/>
    <w:semiHidden/>
    <w:rsid w:val="0002553E"/>
    <w:rPr>
      <w:rFonts w:cstheme="majorBidi"/>
      <w:color w:val="595959" w:themeColor="text1" w:themeTint="A6"/>
    </w:rPr>
  </w:style>
  <w:style w:type="character" w:customStyle="1" w:styleId="90">
    <w:name w:val="标题 9 字符"/>
    <w:basedOn w:val="a0"/>
    <w:link w:val="9"/>
    <w:uiPriority w:val="9"/>
    <w:semiHidden/>
    <w:rsid w:val="0002553E"/>
    <w:rPr>
      <w:rFonts w:eastAsiaTheme="majorEastAsia" w:cstheme="majorBidi"/>
      <w:color w:val="595959" w:themeColor="text1" w:themeTint="A6"/>
    </w:rPr>
  </w:style>
  <w:style w:type="paragraph" w:styleId="a3">
    <w:name w:val="Title"/>
    <w:basedOn w:val="a"/>
    <w:next w:val="a"/>
    <w:link w:val="a4"/>
    <w:uiPriority w:val="10"/>
    <w:qFormat/>
    <w:rsid w:val="0002553E"/>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0255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553E"/>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0255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553E"/>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02553E"/>
    <w:rPr>
      <w:i/>
      <w:iCs/>
      <w:color w:val="404040" w:themeColor="text1" w:themeTint="BF"/>
    </w:rPr>
  </w:style>
  <w:style w:type="paragraph" w:styleId="a9">
    <w:name w:val="List Paragraph"/>
    <w:basedOn w:val="a"/>
    <w:uiPriority w:val="34"/>
    <w:qFormat/>
    <w:rsid w:val="0002553E"/>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02553E"/>
    <w:rPr>
      <w:i/>
      <w:iCs/>
      <w:color w:val="0F4761" w:themeColor="accent1" w:themeShade="BF"/>
    </w:rPr>
  </w:style>
  <w:style w:type="paragraph" w:styleId="ab">
    <w:name w:val="Intense Quote"/>
    <w:basedOn w:val="a"/>
    <w:next w:val="a"/>
    <w:link w:val="ac"/>
    <w:uiPriority w:val="30"/>
    <w:qFormat/>
    <w:rsid w:val="0002553E"/>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02553E"/>
    <w:rPr>
      <w:i/>
      <w:iCs/>
      <w:color w:val="0F4761" w:themeColor="accent1" w:themeShade="BF"/>
    </w:rPr>
  </w:style>
  <w:style w:type="character" w:styleId="ad">
    <w:name w:val="Intense Reference"/>
    <w:basedOn w:val="a0"/>
    <w:uiPriority w:val="32"/>
    <w:qFormat/>
    <w:rsid w:val="0002553E"/>
    <w:rPr>
      <w:b/>
      <w:bCs/>
      <w:smallCaps/>
      <w:color w:val="0F4761" w:themeColor="accent1" w:themeShade="BF"/>
      <w:spacing w:val="5"/>
    </w:rPr>
  </w:style>
  <w:style w:type="character" w:customStyle="1" w:styleId="ae">
    <w:name w:val="脚注文本 字符"/>
    <w:link w:val="af"/>
    <w:rsid w:val="0002553E"/>
    <w:rPr>
      <w:sz w:val="18"/>
      <w:szCs w:val="18"/>
    </w:rPr>
  </w:style>
  <w:style w:type="paragraph" w:styleId="af">
    <w:name w:val="footnote text"/>
    <w:basedOn w:val="a"/>
    <w:link w:val="ae"/>
    <w:rsid w:val="0002553E"/>
    <w:pPr>
      <w:widowControl w:val="0"/>
      <w:snapToGrid w:val="0"/>
      <w:spacing w:line="480" w:lineRule="auto"/>
      <w:ind w:rightChars="100" w:right="220" w:firstLineChars="200" w:firstLine="440"/>
    </w:pPr>
    <w:rPr>
      <w:rFonts w:asciiTheme="minorHAnsi" w:eastAsiaTheme="minorEastAsia" w:hAnsiTheme="minorHAnsi" w:cstheme="minorBidi"/>
      <w:kern w:val="2"/>
      <w:sz w:val="18"/>
      <w:szCs w:val="18"/>
      <w14:ligatures w14:val="standardContextual"/>
    </w:rPr>
  </w:style>
  <w:style w:type="character" w:customStyle="1" w:styleId="11">
    <w:name w:val="脚注文本 字符1"/>
    <w:basedOn w:val="a0"/>
    <w:uiPriority w:val="99"/>
    <w:semiHidden/>
    <w:rsid w:val="0002553E"/>
    <w:rPr>
      <w:sz w:val="18"/>
      <w:szCs w:val="18"/>
    </w:rPr>
  </w:style>
  <w:style w:type="character" w:styleId="af0">
    <w:name w:val="footnote reference"/>
    <w:basedOn w:val="a0"/>
    <w:uiPriority w:val="99"/>
    <w:semiHidden/>
    <w:unhideWhenUsed/>
    <w:rsid w:val="0002553E"/>
    <w:rPr>
      <w:vertAlign w:val="superscript"/>
    </w:rPr>
  </w:style>
  <w:style w:type="paragraph" w:styleId="af1">
    <w:name w:val="header"/>
    <w:basedOn w:val="a"/>
    <w:link w:val="af2"/>
    <w:uiPriority w:val="99"/>
    <w:unhideWhenUsed/>
    <w:rsid w:val="0002553E"/>
    <w:pPr>
      <w:widowControl w:val="0"/>
      <w:tabs>
        <w:tab w:val="center" w:pos="4153"/>
        <w:tab w:val="right" w:pos="8306"/>
      </w:tabs>
      <w:snapToGrid w:val="0"/>
      <w:spacing w:after="160"/>
      <w:jc w:val="center"/>
    </w:pPr>
    <w:rPr>
      <w:rFonts w:asciiTheme="minorHAnsi" w:eastAsiaTheme="minorEastAsia" w:hAnsiTheme="minorHAnsi" w:cstheme="minorBidi"/>
      <w:kern w:val="2"/>
      <w:sz w:val="18"/>
      <w:szCs w:val="18"/>
      <w14:ligatures w14:val="standardContextual"/>
    </w:rPr>
  </w:style>
  <w:style w:type="character" w:customStyle="1" w:styleId="af2">
    <w:name w:val="页眉 字符"/>
    <w:basedOn w:val="a0"/>
    <w:link w:val="af1"/>
    <w:uiPriority w:val="99"/>
    <w:rsid w:val="0002553E"/>
    <w:rPr>
      <w:sz w:val="18"/>
      <w:szCs w:val="18"/>
    </w:rPr>
  </w:style>
  <w:style w:type="paragraph" w:styleId="af3">
    <w:name w:val="footer"/>
    <w:basedOn w:val="a"/>
    <w:link w:val="af4"/>
    <w:uiPriority w:val="99"/>
    <w:unhideWhenUsed/>
    <w:rsid w:val="0002553E"/>
    <w:pPr>
      <w:widowControl w:val="0"/>
      <w:tabs>
        <w:tab w:val="center" w:pos="4153"/>
        <w:tab w:val="right" w:pos="8306"/>
      </w:tabs>
      <w:snapToGrid w:val="0"/>
      <w:spacing w:after="160"/>
    </w:pPr>
    <w:rPr>
      <w:rFonts w:asciiTheme="minorHAnsi" w:eastAsiaTheme="minorEastAsia" w:hAnsiTheme="minorHAnsi" w:cstheme="minorBidi"/>
      <w:kern w:val="2"/>
      <w:sz w:val="18"/>
      <w:szCs w:val="18"/>
      <w14:ligatures w14:val="standardContextual"/>
    </w:rPr>
  </w:style>
  <w:style w:type="character" w:customStyle="1" w:styleId="af4">
    <w:name w:val="页脚 字符"/>
    <w:basedOn w:val="a0"/>
    <w:link w:val="af3"/>
    <w:uiPriority w:val="99"/>
    <w:rsid w:val="0002553E"/>
    <w:rPr>
      <w:sz w:val="18"/>
      <w:szCs w:val="18"/>
    </w:rPr>
  </w:style>
  <w:style w:type="character" w:styleId="af5">
    <w:name w:val="Placeholder Text"/>
    <w:basedOn w:val="a0"/>
    <w:uiPriority w:val="99"/>
    <w:semiHidden/>
    <w:rsid w:val="0002553E"/>
    <w:rPr>
      <w:color w:val="666666"/>
    </w:rPr>
  </w:style>
  <w:style w:type="paragraph" w:styleId="af6">
    <w:name w:val="Normal (Web)"/>
    <w:basedOn w:val="a"/>
    <w:uiPriority w:val="99"/>
    <w:semiHidden/>
    <w:unhideWhenUsed/>
    <w:rsid w:val="0002553E"/>
    <w:pPr>
      <w:spacing w:before="100" w:beforeAutospacing="1" w:after="100" w:afterAutospacing="1"/>
    </w:pPr>
  </w:style>
  <w:style w:type="table" w:styleId="af7">
    <w:name w:val="Table Grid"/>
    <w:basedOn w:val="a1"/>
    <w:uiPriority w:val="39"/>
    <w:rsid w:val="00025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02553E"/>
    <w:rPr>
      <w:color w:val="467886" w:themeColor="hyperlink"/>
      <w:u w:val="single"/>
    </w:rPr>
  </w:style>
  <w:style w:type="character" w:customStyle="1" w:styleId="12">
    <w:name w:val="未处理的提及1"/>
    <w:basedOn w:val="a0"/>
    <w:uiPriority w:val="99"/>
    <w:semiHidden/>
    <w:unhideWhenUsed/>
    <w:rsid w:val="0002553E"/>
    <w:rPr>
      <w:color w:val="605E5C"/>
      <w:shd w:val="clear" w:color="auto" w:fill="E1DFDD"/>
    </w:rPr>
  </w:style>
  <w:style w:type="character" w:styleId="af9">
    <w:name w:val="annotation reference"/>
    <w:basedOn w:val="a0"/>
    <w:uiPriority w:val="99"/>
    <w:semiHidden/>
    <w:unhideWhenUsed/>
    <w:rsid w:val="0002553E"/>
    <w:rPr>
      <w:sz w:val="16"/>
      <w:szCs w:val="16"/>
    </w:rPr>
  </w:style>
  <w:style w:type="paragraph" w:styleId="afa">
    <w:name w:val="annotation text"/>
    <w:basedOn w:val="a"/>
    <w:link w:val="afb"/>
    <w:uiPriority w:val="99"/>
    <w:unhideWhenUsed/>
    <w:rsid w:val="0002553E"/>
    <w:pPr>
      <w:widowControl w:val="0"/>
      <w:spacing w:after="160"/>
    </w:pPr>
    <w:rPr>
      <w:rFonts w:asciiTheme="minorHAnsi" w:eastAsiaTheme="minorEastAsia" w:hAnsiTheme="minorHAnsi" w:cstheme="minorBidi"/>
      <w:kern w:val="2"/>
      <w:sz w:val="20"/>
      <w:szCs w:val="20"/>
      <w14:ligatures w14:val="standardContextual"/>
    </w:rPr>
  </w:style>
  <w:style w:type="character" w:customStyle="1" w:styleId="afb">
    <w:name w:val="批注文字 字符"/>
    <w:basedOn w:val="a0"/>
    <w:link w:val="afa"/>
    <w:uiPriority w:val="99"/>
    <w:rsid w:val="0002553E"/>
    <w:rPr>
      <w:sz w:val="20"/>
      <w:szCs w:val="20"/>
    </w:rPr>
  </w:style>
  <w:style w:type="paragraph" w:styleId="afc">
    <w:name w:val="annotation subject"/>
    <w:basedOn w:val="afa"/>
    <w:next w:val="afa"/>
    <w:link w:val="afd"/>
    <w:uiPriority w:val="99"/>
    <w:semiHidden/>
    <w:unhideWhenUsed/>
    <w:rsid w:val="0002553E"/>
    <w:rPr>
      <w:b/>
      <w:bCs/>
    </w:rPr>
  </w:style>
  <w:style w:type="character" w:customStyle="1" w:styleId="afd">
    <w:name w:val="批注主题 字符"/>
    <w:basedOn w:val="afb"/>
    <w:link w:val="afc"/>
    <w:uiPriority w:val="99"/>
    <w:semiHidden/>
    <w:rsid w:val="0002553E"/>
    <w:rPr>
      <w:b/>
      <w:bCs/>
      <w:sz w:val="20"/>
      <w:szCs w:val="20"/>
    </w:rPr>
  </w:style>
  <w:style w:type="paragraph" w:styleId="afe">
    <w:name w:val="Balloon Text"/>
    <w:basedOn w:val="a"/>
    <w:link w:val="aff"/>
    <w:uiPriority w:val="99"/>
    <w:semiHidden/>
    <w:unhideWhenUsed/>
    <w:rsid w:val="0002553E"/>
    <w:pPr>
      <w:widowControl w:val="0"/>
    </w:pPr>
    <w:rPr>
      <w:rFonts w:asciiTheme="minorHAnsi" w:eastAsiaTheme="minorEastAsia" w:hAnsiTheme="minorHAnsi" w:cstheme="minorBidi"/>
      <w:kern w:val="2"/>
      <w:sz w:val="18"/>
      <w:szCs w:val="18"/>
      <w14:ligatures w14:val="standardContextual"/>
    </w:rPr>
  </w:style>
  <w:style w:type="character" w:customStyle="1" w:styleId="aff">
    <w:name w:val="批注框文本 字符"/>
    <w:basedOn w:val="a0"/>
    <w:link w:val="afe"/>
    <w:uiPriority w:val="99"/>
    <w:semiHidden/>
    <w:rsid w:val="0002553E"/>
    <w:rPr>
      <w:sz w:val="18"/>
      <w:szCs w:val="18"/>
    </w:rPr>
  </w:style>
  <w:style w:type="character" w:styleId="aff0">
    <w:name w:val="Emphasis"/>
    <w:basedOn w:val="a0"/>
    <w:uiPriority w:val="20"/>
    <w:qFormat/>
    <w:rsid w:val="0002553E"/>
    <w:rPr>
      <w:i/>
      <w:iCs/>
    </w:rPr>
  </w:style>
  <w:style w:type="character" w:styleId="aff1">
    <w:name w:val="Strong"/>
    <w:basedOn w:val="a0"/>
    <w:uiPriority w:val="22"/>
    <w:qFormat/>
    <w:rsid w:val="0002553E"/>
    <w:rPr>
      <w:b/>
      <w:bCs/>
    </w:rPr>
  </w:style>
  <w:style w:type="character" w:customStyle="1" w:styleId="ds-markdown-html">
    <w:name w:val="ds-markdown-html"/>
    <w:basedOn w:val="a0"/>
    <w:rsid w:val="0002553E"/>
  </w:style>
  <w:style w:type="paragraph" w:styleId="aff2">
    <w:name w:val="Revision"/>
    <w:hidden/>
    <w:uiPriority w:val="99"/>
    <w:semiHidden/>
    <w:rsid w:val="0002553E"/>
    <w:pPr>
      <w:spacing w:after="0" w:line="240" w:lineRule="auto"/>
    </w:pPr>
  </w:style>
  <w:style w:type="character" w:customStyle="1" w:styleId="click-sent">
    <w:name w:val="click-sent"/>
    <w:basedOn w:val="a0"/>
    <w:rsid w:val="00827D2B"/>
  </w:style>
  <w:style w:type="character" w:styleId="aff3">
    <w:name w:val="Unresolved Mention"/>
    <w:basedOn w:val="a0"/>
    <w:uiPriority w:val="99"/>
    <w:semiHidden/>
    <w:unhideWhenUsed/>
    <w:rsid w:val="0083302B"/>
    <w:rPr>
      <w:color w:val="605E5C"/>
      <w:shd w:val="clear" w:color="auto" w:fill="E1DFDD"/>
    </w:rPr>
  </w:style>
  <w:style w:type="paragraph" w:styleId="aff4">
    <w:name w:val="No Spacing"/>
    <w:uiPriority w:val="1"/>
    <w:qFormat/>
    <w:rsid w:val="000C2460"/>
    <w:pPr>
      <w:spacing w:after="0"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i.org/10.1002/aic.17469" TargetMode="External"/><Relationship Id="rId1" Type="http://schemas.openxmlformats.org/officeDocument/2006/relationships/hyperlink" Target="https://pubs.acs.org/doi/full/10.1021/acs.jcim.4c0081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1" i="0" u="none" strike="noStrike" kern="1200" spc="0" baseline="0" dirty="0">
                <a:solidFill>
                  <a:prstClr val="black">
                    <a:lumMod val="65000"/>
                    <a:lumOff val="35000"/>
                  </a:prstClr>
                </a:solidFill>
              </a:rPr>
              <a:t>Study Counts of </a:t>
            </a:r>
            <a:r>
              <a:rPr lang="en-US" altLang="zh-CN" sz="1200" b="1" i="0" u="none" strike="noStrike" kern="1200" spc="0" baseline="0" dirty="0">
                <a:solidFill>
                  <a:prstClr val="black">
                    <a:lumMod val="65000"/>
                    <a:lumOff val="35000"/>
                  </a:prstClr>
                </a:solidFill>
              </a:rPr>
              <a:t>Property</a:t>
            </a:r>
            <a:r>
              <a:rPr lang="en-US" altLang="zh-CN" sz="1400" b="1" i="0" u="none" strike="noStrike" kern="1200" spc="0" baseline="0" dirty="0">
                <a:solidFill>
                  <a:prstClr val="black">
                    <a:lumMod val="65000"/>
                    <a:lumOff val="35000"/>
                  </a:prstClr>
                </a:solidFill>
              </a:rPr>
              <a:t> Prediction (2020–2024)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1"/>
          <c:order val="0"/>
          <c:tx>
            <c:strRef>
              <c:f>Sheet1!$C$6</c:f>
              <c:strCache>
                <c:ptCount val="1"/>
                <c:pt idx="0">
                  <c:v>Single Point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Sheet1!$B$7:$B$11</c:f>
              <c:numCache>
                <c:formatCode>General</c:formatCode>
                <c:ptCount val="5"/>
                <c:pt idx="0">
                  <c:v>2020</c:v>
                </c:pt>
                <c:pt idx="1">
                  <c:v>2021</c:v>
                </c:pt>
                <c:pt idx="2">
                  <c:v>2022</c:v>
                </c:pt>
                <c:pt idx="3">
                  <c:v>2023</c:v>
                </c:pt>
                <c:pt idx="4">
                  <c:v>2024</c:v>
                </c:pt>
              </c:numCache>
            </c:numRef>
          </c:cat>
          <c:val>
            <c:numRef>
              <c:f>Sheet1!$C$7:$C$11</c:f>
              <c:numCache>
                <c:formatCode>General</c:formatCode>
                <c:ptCount val="5"/>
                <c:pt idx="0">
                  <c:v>5787</c:v>
                </c:pt>
                <c:pt idx="1">
                  <c:v>6037</c:v>
                </c:pt>
                <c:pt idx="2">
                  <c:v>6281</c:v>
                </c:pt>
                <c:pt idx="3">
                  <c:v>6336</c:v>
                </c:pt>
                <c:pt idx="4">
                  <c:v>6613</c:v>
                </c:pt>
              </c:numCache>
            </c:numRef>
          </c:val>
          <c:extLst>
            <c:ext xmlns:c16="http://schemas.microsoft.com/office/drawing/2014/chart" uri="{C3380CC4-5D6E-409C-BE32-E72D297353CC}">
              <c16:uniqueId val="{00000000-7128-49CD-BFAC-AF2FF64D85B1}"/>
            </c:ext>
          </c:extLst>
        </c:ser>
        <c:ser>
          <c:idx val="2"/>
          <c:order val="1"/>
          <c:tx>
            <c:strRef>
              <c:f>Sheet1!$D$6</c:f>
              <c:strCache>
                <c:ptCount val="1"/>
                <c:pt idx="0">
                  <c:v>Temperature Dependent</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Sheet1!$B$7:$B$11</c:f>
              <c:numCache>
                <c:formatCode>General</c:formatCode>
                <c:ptCount val="5"/>
                <c:pt idx="0">
                  <c:v>2020</c:v>
                </c:pt>
                <c:pt idx="1">
                  <c:v>2021</c:v>
                </c:pt>
                <c:pt idx="2">
                  <c:v>2022</c:v>
                </c:pt>
                <c:pt idx="3">
                  <c:v>2023</c:v>
                </c:pt>
                <c:pt idx="4">
                  <c:v>2024</c:v>
                </c:pt>
              </c:numCache>
            </c:numRef>
          </c:cat>
          <c:val>
            <c:numRef>
              <c:f>Sheet1!$D$7:$D$11</c:f>
              <c:numCache>
                <c:formatCode>General</c:formatCode>
                <c:ptCount val="5"/>
                <c:pt idx="0">
                  <c:v>265</c:v>
                </c:pt>
                <c:pt idx="1">
                  <c:v>235</c:v>
                </c:pt>
                <c:pt idx="2">
                  <c:v>287</c:v>
                </c:pt>
                <c:pt idx="3">
                  <c:v>276</c:v>
                </c:pt>
                <c:pt idx="4">
                  <c:v>281</c:v>
                </c:pt>
              </c:numCache>
            </c:numRef>
          </c:val>
          <c:extLst>
            <c:ext xmlns:c16="http://schemas.microsoft.com/office/drawing/2014/chart" uri="{C3380CC4-5D6E-409C-BE32-E72D297353CC}">
              <c16:uniqueId val="{00000001-7128-49CD-BFAC-AF2FF64D85B1}"/>
            </c:ext>
          </c:extLst>
        </c:ser>
        <c:dLbls>
          <c:dLblPos val="outEnd"/>
          <c:showLegendKey val="0"/>
          <c:showVal val="1"/>
          <c:showCatName val="0"/>
          <c:showSerName val="0"/>
          <c:showPercent val="0"/>
          <c:showBubbleSize val="0"/>
        </c:dLbls>
        <c:gapWidth val="219"/>
        <c:overlap val="-27"/>
        <c:axId val="1574559439"/>
        <c:axId val="1574558479"/>
      </c:barChart>
      <c:catAx>
        <c:axId val="15745594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74558479"/>
        <c:crosses val="autoZero"/>
        <c:auto val="1"/>
        <c:lblAlgn val="ctr"/>
        <c:lblOffset val="100"/>
        <c:noMultiLvlLbl val="0"/>
      </c:catAx>
      <c:valAx>
        <c:axId val="15745584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745594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D7A12-0175-4893-B6F5-9D2F13586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3948</TotalTime>
  <Pages>35</Pages>
  <Words>9179</Words>
  <Characters>57650</Characters>
  <Application>Microsoft Office Word</Application>
  <DocSecurity>0</DocSecurity>
  <Lines>1647</Lines>
  <Paragraphs>968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帅 张</dc:creator>
  <cp:keywords/>
  <dc:description/>
  <cp:lastModifiedBy>帅 张</cp:lastModifiedBy>
  <cp:revision>12</cp:revision>
  <dcterms:created xsi:type="dcterms:W3CDTF">2025-11-29T05:46:00Z</dcterms:created>
  <dcterms:modified xsi:type="dcterms:W3CDTF">2025-12-22T15:50:00Z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d43102d0-9fcf-42c5-b715-2d86d1d650bc</vt:lpwstr>
  </property>
</Properties>
</file>